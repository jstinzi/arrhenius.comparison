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23538B77"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4"/>
      <w:commentRangeStart w:id="5"/>
      <w:del w:id="6" w:author="Joseph Stinziano" w:date="2020-03-25T07:59:00Z">
        <w:r w:rsidRPr="005C3801" w:rsidDel="00C45F83">
          <w:rPr>
            <w:rFonts w:cstheme="minorHAnsi"/>
            <w:sz w:val="24"/>
            <w:szCs w:val="24"/>
            <w:lang w:val="en-CA"/>
          </w:rPr>
          <w:delText xml:space="preserve">photosynthetic </w:delText>
        </w:r>
      </w:del>
      <w:r w:rsidRPr="005C3801">
        <w:rPr>
          <w:rFonts w:cstheme="minorHAnsi"/>
          <w:sz w:val="24"/>
          <w:szCs w:val="24"/>
          <w:lang w:val="en-CA"/>
        </w:rPr>
        <w:t>temperature response</w:t>
      </w:r>
      <w:commentRangeEnd w:id="4"/>
      <w:r w:rsidR="005B6359">
        <w:rPr>
          <w:rStyle w:val="CommentReference"/>
        </w:rPr>
        <w:commentReference w:id="4"/>
      </w:r>
      <w:commentRangeEnd w:id="5"/>
      <w:r w:rsidR="00A30E6B">
        <w:rPr>
          <w:rStyle w:val="CommentReference"/>
        </w:rPr>
        <w:commentReference w:id="5"/>
      </w:r>
      <w:r w:rsidRPr="005C3801">
        <w:rPr>
          <w:rFonts w:cstheme="minorHAnsi"/>
          <w:sz w:val="24"/>
          <w:szCs w:val="24"/>
          <w:lang w:val="en-CA"/>
        </w:rPr>
        <w:t>s</w:t>
      </w:r>
      <w:ins w:id="7" w:author="Joseph Stinziano" w:date="2020-03-25T07:59:00Z">
        <w:r w:rsidR="00C45F83">
          <w:rPr>
            <w:rFonts w:cstheme="minorHAnsi"/>
            <w:sz w:val="24"/>
            <w:szCs w:val="24"/>
            <w:lang w:val="en-CA"/>
          </w:rPr>
          <w:t xml:space="preserve"> of photosynthetic capacity</w:t>
        </w:r>
      </w:ins>
      <w:r w:rsidRPr="005C3801">
        <w:rPr>
          <w:rFonts w:cstheme="minorHAnsi"/>
          <w:sz w:val="24"/>
          <w:szCs w:val="24"/>
          <w:lang w:val="en-CA"/>
        </w:rPr>
        <w:t xml:space="preserve"> in large scale modeling efforts uses a modified Arrhenius equation. We rederived the modified Arrhenius equation from the source </w:t>
      </w:r>
      <w:r w:rsidR="001A0869">
        <w:rPr>
          <w:rFonts w:cstheme="minorHAnsi"/>
          <w:sz w:val="24"/>
          <w:szCs w:val="24"/>
          <w:lang w:val="en-CA"/>
        </w:rPr>
        <w:t xml:space="preserve">publication </w:t>
      </w:r>
      <w:r w:rsidRPr="005C3801">
        <w:rPr>
          <w:rFonts w:cstheme="minorHAnsi"/>
          <w:sz w:val="24"/>
          <w:szCs w:val="24"/>
          <w:lang w:val="en-CA"/>
        </w:rPr>
        <w:t>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r w:rsidR="005C3801" w:rsidRPr="005C3801">
        <w:rPr>
          <w:rFonts w:cstheme="minorHAnsi"/>
          <w:sz w:val="24"/>
          <w:szCs w:val="24"/>
          <w:lang w:val="en-CA"/>
        </w:rPr>
        <w:t xml:space="preserve">. </w:t>
      </w:r>
      <w:del w:id="8" w:author="Joseph Stinziano" w:date="2020-03-25T08:27:00Z">
        <w:r w:rsidR="005C3801" w:rsidRPr="005C3801" w:rsidDel="002F4467">
          <w:rPr>
            <w:rFonts w:cstheme="minorHAnsi"/>
            <w:sz w:val="24"/>
            <w:szCs w:val="24"/>
            <w:lang w:val="en-CA"/>
          </w:rPr>
          <w:delText>We argue that</w:delText>
        </w:r>
        <w:r w:rsidR="000C5E11" w:rsidDel="002F4467">
          <w:rPr>
            <w:rFonts w:cstheme="minorHAnsi"/>
            <w:sz w:val="24"/>
            <w:szCs w:val="24"/>
            <w:lang w:val="en-CA"/>
          </w:rPr>
          <w:delText xml:space="preserve"> </w:delText>
        </w:r>
        <w:r w:rsidR="005C3801" w:rsidRPr="005C3801" w:rsidDel="002F4467">
          <w:rPr>
            <w:rFonts w:cstheme="minorHAnsi"/>
            <w:sz w:val="24"/>
            <w:szCs w:val="24"/>
            <w:lang w:val="en-CA"/>
          </w:rPr>
          <w:delText xml:space="preserve">it is time to move beyond the modified Arrhenius paradigm since the current implementation is categorically incorrect and </w:delText>
        </w:r>
        <w:r w:rsidR="00950F33" w:rsidDel="002F4467">
          <w:rPr>
            <w:rFonts w:cstheme="minorHAnsi"/>
            <w:sz w:val="24"/>
            <w:szCs w:val="24"/>
            <w:lang w:val="en-CA"/>
          </w:rPr>
          <w:delText xml:space="preserve">to </w:delText>
        </w:r>
        <w:r w:rsidR="005C3801" w:rsidRPr="005C3801" w:rsidDel="002F4467">
          <w:rPr>
            <w:rFonts w:cstheme="minorHAnsi"/>
            <w:sz w:val="24"/>
            <w:szCs w:val="24"/>
            <w:lang w:val="en-CA"/>
          </w:rPr>
          <w:delText>use more thermodynamically-grounded temperature response equations</w:delText>
        </w:r>
        <w:r w:rsidR="000C5E11" w:rsidDel="002F4467">
          <w:rPr>
            <w:rFonts w:cstheme="minorHAnsi"/>
            <w:sz w:val="24"/>
            <w:szCs w:val="24"/>
            <w:lang w:val="en-CA"/>
          </w:rPr>
          <w:delText xml:space="preserve"> </w:delText>
        </w:r>
        <w:commentRangeStart w:id="9"/>
        <w:commentRangeStart w:id="10"/>
        <w:r w:rsidR="000C5E11" w:rsidDel="002F4467">
          <w:rPr>
            <w:rFonts w:cstheme="minorHAnsi"/>
            <w:sz w:val="24"/>
            <w:szCs w:val="24"/>
            <w:lang w:val="en-CA"/>
          </w:rPr>
          <w:delText>going forward</w:delText>
        </w:r>
        <w:commentRangeEnd w:id="9"/>
        <w:r w:rsidR="005B6359" w:rsidDel="002F4467">
          <w:rPr>
            <w:rStyle w:val="CommentReference"/>
          </w:rPr>
          <w:commentReference w:id="9"/>
        </w:r>
      </w:del>
      <w:commentRangeEnd w:id="10"/>
      <w:r w:rsidR="002F4467">
        <w:rPr>
          <w:rStyle w:val="CommentReference"/>
        </w:rPr>
        <w:commentReference w:id="10"/>
      </w:r>
      <w:del w:id="11" w:author="Joseph Stinziano" w:date="2020-03-25T08:27:00Z">
        <w:r w:rsidR="005C3801" w:rsidRPr="005C3801" w:rsidDel="002F4467">
          <w:rPr>
            <w:rFonts w:cstheme="minorHAnsi"/>
            <w:sz w:val="24"/>
            <w:szCs w:val="24"/>
            <w:lang w:val="en-CA"/>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0CE98F73"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12"/>
      <w:commentRangeStart w:id="13"/>
      <w:r w:rsidRPr="005C3801">
        <w:rPr>
          <w:rFonts w:cstheme="minorHAnsi"/>
          <w:sz w:val="24"/>
          <w:szCs w:val="24"/>
          <w:lang w:val="en-CA"/>
        </w:rPr>
        <w:t>removing</w:t>
      </w:r>
      <w:commentRangeEnd w:id="12"/>
      <w:r w:rsidR="005B6359">
        <w:rPr>
          <w:rStyle w:val="CommentReference"/>
        </w:rPr>
        <w:commentReference w:id="12"/>
      </w:r>
      <w:commentRangeEnd w:id="13"/>
      <w:r w:rsidR="00A30E6B">
        <w:rPr>
          <w:rStyle w:val="CommentReference"/>
        </w:rPr>
        <w:commentReference w:id="13"/>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14" w:author="Joseph Stinziano" w:date="2020-03-25T07:59:00Z">
        <w:r w:rsidR="00C45F83">
          <w:rPr>
            <w:rFonts w:cstheme="minorHAnsi"/>
            <w:sz w:val="24"/>
            <w:szCs w:val="24"/>
            <w:lang w:val="en-CA"/>
          </w:rPr>
          <w:t>fro</w:t>
        </w:r>
      </w:ins>
      <w:ins w:id="15" w:author="Joseph Stinziano" w:date="2020-03-25T08:00:00Z">
        <w:r w:rsidR="00C45F83">
          <w:rPr>
            <w:rFonts w:cstheme="minorHAnsi"/>
            <w:sz w:val="24"/>
            <w:szCs w:val="24"/>
            <w:lang w:val="en-CA"/>
          </w:rPr>
          <w:t>m the atmospher</w:t>
        </w:r>
      </w:ins>
      <w:ins w:id="16" w:author="Joseph Stinziano" w:date="2020-03-25T08:11:00Z">
        <w:r w:rsidR="00A30E6B">
          <w:rPr>
            <w:rFonts w:cstheme="minorHAnsi"/>
            <w:sz w:val="24"/>
            <w:szCs w:val="24"/>
            <w:lang w:val="en-CA"/>
          </w:rPr>
          <w:t>e</w:t>
        </w:r>
      </w:ins>
      <w:ins w:id="17"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18" w:author="Joseph Stinziano" w:date="2020-03-25T08:00:00Z">
        <w:r w:rsidR="00C45F83">
          <w:rPr>
            <w:rFonts w:cstheme="minorHAnsi"/>
            <w:sz w:val="24"/>
            <w:szCs w:val="24"/>
          </w:rPr>
          <w:t>back to the atmosphere</w:t>
        </w:r>
      </w:ins>
      <w:ins w:id="19" w:author="Joseph Stinziano" w:date="2020-03-25T08:11:00Z">
        <w:r w:rsidR="00A30E6B">
          <w:rPr>
            <w:rFonts w:cstheme="minorHAnsi"/>
            <w:sz w:val="24"/>
            <w:szCs w:val="24"/>
          </w:rPr>
          <w:t xml:space="preserve"> </w:t>
        </w:r>
      </w:ins>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xml:space="preserve">). </w:t>
      </w:r>
      <w:commentRangeStart w:id="20"/>
      <w:r w:rsidRPr="005C3801">
        <w:rPr>
          <w:rFonts w:cstheme="minorHAnsi"/>
          <w:sz w:val="24"/>
          <w:szCs w:val="24"/>
        </w:rPr>
        <w:t>Given the temperature sensitivity of these large carbon fluxes</w:t>
      </w:r>
      <w:commentRangeEnd w:id="20"/>
      <w:r w:rsidR="005B6359">
        <w:rPr>
          <w:rStyle w:val="CommentReference"/>
        </w:rPr>
        <w:commentReference w:id="20"/>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594D43BF"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del w:id="21" w:author="Joseph Stinziano" w:date="2020-03-25T11:48:00Z">
                <w:rPr>
                  <w:rFonts w:ascii="Cambria Math" w:hAnsi="Cambria Math" w:cstheme="minorHAnsi"/>
                  <w:i/>
                  <w:sz w:val="24"/>
                  <w:szCs w:val="24"/>
                  <w:lang w:val="en-CA"/>
                </w:rPr>
              </w:del>
            </m:ctrlPr>
          </m:sSupPr>
          <m:e>
            <m:r>
              <w:del w:id="22" w:author="Joseph Stinziano" w:date="2020-03-25T11:48:00Z">
                <w:rPr>
                  <w:rFonts w:ascii="Cambria Math" w:hAnsi="Cambria Math" w:cstheme="minorHAnsi"/>
                  <w:sz w:val="24"/>
                  <w:szCs w:val="24"/>
                  <w:lang w:val="en-CA"/>
                </w:rPr>
                <m:t>e</m:t>
              </w:del>
            </m:r>
          </m:e>
          <m:sup>
            <m:f>
              <m:fPr>
                <m:ctrlPr>
                  <w:del w:id="23" w:author="Joseph Stinziano" w:date="2020-03-25T11:48:00Z">
                    <w:rPr>
                      <w:rFonts w:ascii="Cambria Math" w:hAnsi="Cambria Math" w:cstheme="minorHAnsi"/>
                      <w:i/>
                      <w:sz w:val="24"/>
                      <w:szCs w:val="24"/>
                      <w:lang w:val="en-CA"/>
                    </w:rPr>
                  </w:del>
                </m:ctrlPr>
              </m:fPr>
              <m:num>
                <m:sSub>
                  <m:sSubPr>
                    <m:ctrlPr>
                      <w:del w:id="24" w:author="Joseph Stinziano" w:date="2020-03-25T11:48:00Z">
                        <w:rPr>
                          <w:rFonts w:ascii="Cambria Math" w:hAnsi="Cambria Math" w:cstheme="minorHAnsi"/>
                          <w:i/>
                          <w:sz w:val="24"/>
                          <w:szCs w:val="24"/>
                          <w:lang w:val="en-CA"/>
                        </w:rPr>
                      </w:del>
                    </m:ctrlPr>
                  </m:sSubPr>
                  <m:e>
                    <m:r>
                      <w:del w:id="25" w:author="Joseph Stinziano" w:date="2020-03-25T11:48:00Z">
                        <w:rPr>
                          <w:rFonts w:ascii="Cambria Math" w:hAnsi="Cambria Math" w:cstheme="minorHAnsi"/>
                          <w:sz w:val="24"/>
                          <w:szCs w:val="24"/>
                          <w:lang w:val="en-CA"/>
                        </w:rPr>
                        <m:t>-E</m:t>
                      </w:del>
                    </m:r>
                  </m:e>
                  <m:sub>
                    <m:r>
                      <w:del w:id="26" w:author="Joseph Stinziano" w:date="2020-03-25T11:48:00Z">
                        <w:rPr>
                          <w:rFonts w:ascii="Cambria Math" w:hAnsi="Cambria Math" w:cstheme="minorHAnsi"/>
                          <w:sz w:val="24"/>
                          <w:szCs w:val="24"/>
                          <w:lang w:val="en-CA"/>
                        </w:rPr>
                        <m:t>a</m:t>
                      </w:del>
                    </m:r>
                  </m:sub>
                </m:sSub>
              </m:num>
              <m:den>
                <m:r>
                  <w:del w:id="27"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28" w:author="Joseph Stinziano" w:date="2020-03-25T11:47:00Z">
                    <w:rPr>
                      <w:rFonts w:ascii="Cambria Math" w:hAnsi="Cambria Math" w:cstheme="minorHAnsi"/>
                      <w:i/>
                      <w:sz w:val="24"/>
                      <w:szCs w:val="24"/>
                      <w:lang w:val="en-CA"/>
                    </w:rPr>
                  </w:ins>
                </m:ctrlPr>
              </m:dPr>
              <m:e>
                <m:f>
                  <m:fPr>
                    <m:ctrlPr>
                      <w:ins w:id="29" w:author="Joseph Stinziano" w:date="2020-03-25T11:47:00Z">
                        <w:rPr>
                          <w:rFonts w:ascii="Cambria Math" w:hAnsi="Cambria Math" w:cstheme="minorHAnsi"/>
                          <w:i/>
                          <w:sz w:val="24"/>
                          <w:szCs w:val="24"/>
                          <w:lang w:val="en-CA"/>
                        </w:rPr>
                      </w:ins>
                    </m:ctrlPr>
                  </m:fPr>
                  <m:num>
                    <m:sSub>
                      <m:sSubPr>
                        <m:ctrlPr>
                          <w:ins w:id="30" w:author="Joseph Stinziano" w:date="2020-03-25T11:47:00Z">
                            <w:rPr>
                              <w:rFonts w:ascii="Cambria Math" w:hAnsi="Cambria Math" w:cstheme="minorHAnsi"/>
                              <w:i/>
                              <w:sz w:val="24"/>
                              <w:szCs w:val="24"/>
                              <w:lang w:val="en-CA"/>
                            </w:rPr>
                          </w:ins>
                        </m:ctrlPr>
                      </m:sSubPr>
                      <m:e>
                        <m:r>
                          <w:ins w:id="31" w:author="Joseph Stinziano" w:date="2020-03-25T11:47:00Z">
                            <w:rPr>
                              <w:rFonts w:ascii="Cambria Math" w:hAnsi="Cambria Math" w:cstheme="minorHAnsi"/>
                              <w:sz w:val="24"/>
                              <w:szCs w:val="24"/>
                              <w:lang w:val="en-CA"/>
                            </w:rPr>
                            <m:t>-E</m:t>
                          </w:ins>
                        </m:r>
                      </m:e>
                      <m:sub>
                        <m:r>
                          <w:ins w:id="32" w:author="Joseph Stinziano" w:date="2020-03-25T11:47:00Z">
                            <w:rPr>
                              <w:rFonts w:ascii="Cambria Math" w:hAnsi="Cambria Math" w:cstheme="minorHAnsi"/>
                              <w:sz w:val="24"/>
                              <w:szCs w:val="24"/>
                              <w:lang w:val="en-CA"/>
                            </w:rPr>
                            <m:t>a</m:t>
                          </w:ins>
                        </m:r>
                      </m:sub>
                    </m:sSub>
                  </m:num>
                  <m:den>
                    <m:r>
                      <w:ins w:id="33"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34"/>
      <w:commentRangeStart w:id="35"/>
      <w:r>
        <w:rPr>
          <w:rFonts w:eastAsiaTheme="minorEastAsia" w:cstheme="minorHAnsi"/>
          <w:sz w:val="24"/>
          <w:szCs w:val="24"/>
          <w:lang w:val="en-CA"/>
        </w:rPr>
        <w:t>Equation 1</w:t>
      </w:r>
      <w:commentRangeEnd w:id="34"/>
      <w:r w:rsidR="005B6359">
        <w:rPr>
          <w:rStyle w:val="CommentReference"/>
        </w:rPr>
        <w:commentReference w:id="34"/>
      </w:r>
      <w:commentRangeEnd w:id="35"/>
      <w:r w:rsidR="00A30E6B">
        <w:rPr>
          <w:rStyle w:val="CommentReference"/>
        </w:rPr>
        <w:commentReference w:id="35"/>
      </w:r>
      <w:ins w:id="36" w:author="Joseph Stinziano" w:date="2020-03-25T08:11:00Z">
        <w:r w:rsidR="00A30E6B">
          <w:rPr>
            <w:rFonts w:eastAsiaTheme="minorEastAsia" w:cstheme="minorHAnsi"/>
            <w:sz w:val="24"/>
            <w:szCs w:val="24"/>
            <w:lang w:val="en-CA"/>
          </w:rPr>
          <w:t xml:space="preserve">, </w:t>
        </w:r>
      </w:ins>
      <w:ins w:id="37" w:author="Joseph Stinziano" w:date="2020-03-25T08:00:00Z">
        <w:r w:rsidR="00C45F83">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591236D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38" w:author="Joseph Stinziano" w:date="2020-03-25T11:48:00Z">
                <w:rPr>
                  <w:rFonts w:ascii="Cambria Math" w:hAnsi="Cambria Math" w:cstheme="minorHAnsi"/>
                  <w:i/>
                  <w:sz w:val="24"/>
                  <w:szCs w:val="24"/>
                  <w:lang w:val="en-CA"/>
                </w:rPr>
              </w:del>
            </m:ctrlPr>
          </m:sSupPr>
          <m:e>
            <m:r>
              <w:del w:id="39" w:author="Joseph Stinziano" w:date="2020-03-25T11:48:00Z">
                <w:rPr>
                  <w:rFonts w:ascii="Cambria Math" w:hAnsi="Cambria Math" w:cstheme="minorHAnsi"/>
                  <w:sz w:val="24"/>
                  <w:szCs w:val="24"/>
                  <w:lang w:val="en-CA"/>
                </w:rPr>
                <m:t>e</m:t>
              </w:del>
            </m:r>
          </m:e>
          <m:sup>
            <m:d>
              <m:dPr>
                <m:begChr m:val="["/>
                <m:endChr m:val="]"/>
                <m:ctrlPr>
                  <w:del w:id="40" w:author="Joseph Stinziano" w:date="2020-03-25T11:48:00Z">
                    <w:rPr>
                      <w:rFonts w:ascii="Cambria Math" w:hAnsi="Cambria Math" w:cstheme="minorHAnsi"/>
                      <w:i/>
                      <w:sz w:val="24"/>
                      <w:szCs w:val="24"/>
                      <w:lang w:val="en-CA"/>
                    </w:rPr>
                  </w:del>
                </m:ctrlPr>
              </m:dPr>
              <m:e>
                <m:f>
                  <m:fPr>
                    <m:ctrlPr>
                      <w:del w:id="41" w:author="Joseph Stinziano" w:date="2020-03-25T11:48:00Z">
                        <w:rPr>
                          <w:rFonts w:ascii="Cambria Math" w:hAnsi="Cambria Math" w:cstheme="minorHAnsi"/>
                          <w:i/>
                          <w:sz w:val="24"/>
                          <w:szCs w:val="24"/>
                          <w:lang w:val="en-CA"/>
                        </w:rPr>
                      </w:del>
                    </m:ctrlPr>
                  </m:fPr>
                  <m:num>
                    <m:sSub>
                      <m:sSubPr>
                        <m:ctrlPr>
                          <w:del w:id="42" w:author="Joseph Stinziano" w:date="2020-03-25T11:48:00Z">
                            <w:rPr>
                              <w:rFonts w:ascii="Cambria Math" w:hAnsi="Cambria Math" w:cstheme="minorHAnsi"/>
                              <w:i/>
                              <w:sz w:val="24"/>
                              <w:szCs w:val="24"/>
                              <w:lang w:val="en-CA"/>
                            </w:rPr>
                          </w:del>
                        </m:ctrlPr>
                      </m:sSubPr>
                      <m:e>
                        <m:r>
                          <w:del w:id="43" w:author="Joseph Stinziano" w:date="2020-03-25T11:48:00Z">
                            <w:rPr>
                              <w:rFonts w:ascii="Cambria Math" w:hAnsi="Cambria Math" w:cstheme="minorHAnsi"/>
                              <w:sz w:val="24"/>
                              <w:szCs w:val="24"/>
                              <w:lang w:val="en-CA"/>
                            </w:rPr>
                            <m:t>E</m:t>
                          </w:del>
                        </m:r>
                      </m:e>
                      <m:sub>
                        <m:r>
                          <w:del w:id="44" w:author="Joseph Stinziano" w:date="2020-03-25T11:48:00Z">
                            <w:rPr>
                              <w:rFonts w:ascii="Cambria Math" w:hAnsi="Cambria Math" w:cstheme="minorHAnsi"/>
                              <w:sz w:val="24"/>
                              <w:szCs w:val="24"/>
                              <w:lang w:val="en-CA"/>
                            </w:rPr>
                            <m:t>a</m:t>
                          </w:del>
                        </m:r>
                      </m:sub>
                    </m:sSub>
                    <m:d>
                      <m:dPr>
                        <m:ctrlPr>
                          <w:del w:id="45" w:author="Joseph Stinziano" w:date="2020-03-25T11:48:00Z">
                            <w:rPr>
                              <w:rFonts w:ascii="Cambria Math" w:hAnsi="Cambria Math" w:cstheme="minorHAnsi"/>
                              <w:i/>
                              <w:sz w:val="24"/>
                              <w:szCs w:val="24"/>
                              <w:lang w:val="en-CA"/>
                            </w:rPr>
                          </w:del>
                        </m:ctrlPr>
                      </m:dPr>
                      <m:e>
                        <m:r>
                          <w:del w:id="46" w:author="Joseph Stinziano" w:date="2020-03-25T11:48:00Z">
                            <w:rPr>
                              <w:rFonts w:ascii="Cambria Math" w:hAnsi="Cambria Math" w:cstheme="minorHAnsi"/>
                              <w:sz w:val="24"/>
                              <w:szCs w:val="24"/>
                              <w:lang w:val="en-CA"/>
                            </w:rPr>
                            <m:t>T-298.15</m:t>
                          </w:del>
                        </m:r>
                      </m:e>
                    </m:d>
                  </m:num>
                  <m:den>
                    <m:r>
                      <w:del w:id="47"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48" w:author="Joseph Stinziano" w:date="2020-03-25T11:48:00Z">
                    <w:rPr>
                      <w:rFonts w:ascii="Cambria Math" w:hAnsi="Cambria Math" w:cstheme="minorHAnsi"/>
                      <w:i/>
                      <w:sz w:val="24"/>
                      <w:szCs w:val="24"/>
                      <w:lang w:val="en-CA"/>
                    </w:rPr>
                  </w:ins>
                </m:ctrlPr>
              </m:dPr>
              <m:e>
                <m:f>
                  <m:fPr>
                    <m:ctrlPr>
                      <w:ins w:id="49" w:author="Joseph Stinziano" w:date="2020-03-25T11:48:00Z">
                        <w:rPr>
                          <w:rFonts w:ascii="Cambria Math" w:hAnsi="Cambria Math" w:cstheme="minorHAnsi"/>
                          <w:i/>
                          <w:sz w:val="24"/>
                          <w:szCs w:val="24"/>
                          <w:lang w:val="en-CA"/>
                        </w:rPr>
                      </w:ins>
                    </m:ctrlPr>
                  </m:fPr>
                  <m:num>
                    <m:sSub>
                      <m:sSubPr>
                        <m:ctrlPr>
                          <w:ins w:id="50" w:author="Joseph Stinziano" w:date="2020-03-25T11:48:00Z">
                            <w:rPr>
                              <w:rFonts w:ascii="Cambria Math" w:hAnsi="Cambria Math" w:cstheme="minorHAnsi"/>
                              <w:i/>
                              <w:sz w:val="24"/>
                              <w:szCs w:val="24"/>
                              <w:lang w:val="en-CA"/>
                            </w:rPr>
                          </w:ins>
                        </m:ctrlPr>
                      </m:sSubPr>
                      <m:e>
                        <m:r>
                          <w:ins w:id="51" w:author="Joseph Stinziano" w:date="2020-03-25T11:48:00Z">
                            <w:rPr>
                              <w:rFonts w:ascii="Cambria Math" w:hAnsi="Cambria Math" w:cstheme="minorHAnsi"/>
                              <w:sz w:val="24"/>
                              <w:szCs w:val="24"/>
                              <w:lang w:val="en-CA"/>
                            </w:rPr>
                            <m:t>E</m:t>
                          </w:ins>
                        </m:r>
                      </m:e>
                      <m:sub>
                        <m:r>
                          <w:ins w:id="52" w:author="Joseph Stinziano" w:date="2020-03-25T11:48:00Z">
                            <w:rPr>
                              <w:rFonts w:ascii="Cambria Math" w:hAnsi="Cambria Math" w:cstheme="minorHAnsi"/>
                              <w:sz w:val="24"/>
                              <w:szCs w:val="24"/>
                              <w:lang w:val="en-CA"/>
                            </w:rPr>
                            <m:t>a</m:t>
                          </w:ins>
                        </m:r>
                      </m:sub>
                    </m:sSub>
                    <m:d>
                      <m:dPr>
                        <m:ctrlPr>
                          <w:ins w:id="53" w:author="Joseph Stinziano" w:date="2020-03-25T11:48:00Z">
                            <w:rPr>
                              <w:rFonts w:ascii="Cambria Math" w:hAnsi="Cambria Math" w:cstheme="minorHAnsi"/>
                              <w:i/>
                              <w:sz w:val="24"/>
                              <w:szCs w:val="24"/>
                              <w:lang w:val="en-CA"/>
                            </w:rPr>
                          </w:ins>
                        </m:ctrlPr>
                      </m:dPr>
                      <m:e>
                        <m:r>
                          <w:ins w:id="54" w:author="Joseph Stinziano" w:date="2020-03-25T11:48:00Z">
                            <w:rPr>
                              <w:rFonts w:ascii="Cambria Math" w:hAnsi="Cambria Math" w:cstheme="minorHAnsi"/>
                              <w:sz w:val="24"/>
                              <w:szCs w:val="24"/>
                              <w:lang w:val="en-CA"/>
                            </w:rPr>
                            <m:t>T-298.15</m:t>
                          </w:ins>
                        </m:r>
                      </m:e>
                    </m:d>
                  </m:num>
                  <m:den>
                    <m:r>
                      <w:ins w:id="55"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56"/>
      <w:commentRangeStart w:id="57"/>
      <w:r w:rsidRPr="005C3801">
        <w:rPr>
          <w:rFonts w:cstheme="minorHAnsi"/>
          <w:sz w:val="24"/>
          <w:szCs w:val="24"/>
          <w:lang w:val="en-CA"/>
        </w:rPr>
        <w:t>temperature</w:t>
      </w:r>
      <w:ins w:id="58"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56"/>
      <w:r w:rsidR="00603FB1">
        <w:rPr>
          <w:rStyle w:val="CommentReference"/>
        </w:rPr>
        <w:commentReference w:id="56"/>
      </w:r>
      <w:commentRangeEnd w:id="57"/>
      <w:r w:rsidR="00A30E6B">
        <w:rPr>
          <w:rStyle w:val="CommentReference"/>
        </w:rPr>
        <w:commentReference w:id="57"/>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59" w:author="Joseph Stinziano" w:date="2020-03-25T11:48:00Z">
                <w:rPr>
                  <w:rFonts w:ascii="Cambria Math" w:hAnsi="Cambria Math" w:cstheme="minorHAnsi"/>
                  <w:i/>
                  <w:sz w:val="24"/>
                  <w:szCs w:val="24"/>
                  <w:lang w:val="en-CA"/>
                </w:rPr>
              </w:del>
            </m:ctrlPr>
          </m:sSupPr>
          <m:e>
            <m:r>
              <w:del w:id="60" w:author="Joseph Stinziano" w:date="2020-03-25T11:48:00Z">
                <w:rPr>
                  <w:rFonts w:ascii="Cambria Math" w:hAnsi="Cambria Math" w:cstheme="minorHAnsi"/>
                  <w:sz w:val="24"/>
                  <w:szCs w:val="24"/>
                  <w:lang w:val="en-CA"/>
                </w:rPr>
                <m:t>e</m:t>
              </w:del>
            </m:r>
          </m:e>
          <m:sup>
            <m:d>
              <m:dPr>
                <m:begChr m:val="["/>
                <m:endChr m:val="]"/>
                <m:ctrlPr>
                  <w:del w:id="61" w:author="Joseph Stinziano" w:date="2020-03-25T11:48:00Z">
                    <w:rPr>
                      <w:rFonts w:ascii="Cambria Math" w:hAnsi="Cambria Math" w:cstheme="minorHAnsi"/>
                      <w:i/>
                      <w:sz w:val="24"/>
                      <w:szCs w:val="24"/>
                      <w:lang w:val="en-CA"/>
                    </w:rPr>
                  </w:del>
                </m:ctrlPr>
              </m:dPr>
              <m:e>
                <m:f>
                  <m:fPr>
                    <m:ctrlPr>
                      <w:del w:id="62" w:author="Joseph Stinziano" w:date="2020-03-25T11:48:00Z">
                        <w:rPr>
                          <w:rFonts w:ascii="Cambria Math" w:hAnsi="Cambria Math" w:cstheme="minorHAnsi"/>
                          <w:i/>
                          <w:sz w:val="24"/>
                          <w:szCs w:val="24"/>
                          <w:lang w:val="en-CA"/>
                        </w:rPr>
                      </w:del>
                    </m:ctrlPr>
                  </m:fPr>
                  <m:num>
                    <m:sSub>
                      <m:sSubPr>
                        <m:ctrlPr>
                          <w:del w:id="63" w:author="Joseph Stinziano" w:date="2020-03-25T11:48:00Z">
                            <w:rPr>
                              <w:rFonts w:ascii="Cambria Math" w:hAnsi="Cambria Math" w:cstheme="minorHAnsi"/>
                              <w:i/>
                              <w:sz w:val="24"/>
                              <w:szCs w:val="24"/>
                              <w:lang w:val="en-CA"/>
                            </w:rPr>
                          </w:del>
                        </m:ctrlPr>
                      </m:sSubPr>
                      <m:e>
                        <m:r>
                          <w:del w:id="64" w:author="Joseph Stinziano" w:date="2020-03-25T11:48:00Z">
                            <w:rPr>
                              <w:rFonts w:ascii="Cambria Math" w:hAnsi="Cambria Math" w:cstheme="minorHAnsi"/>
                              <w:sz w:val="24"/>
                              <w:szCs w:val="24"/>
                              <w:lang w:val="en-CA"/>
                            </w:rPr>
                            <m:t>E</m:t>
                          </w:del>
                        </m:r>
                      </m:e>
                      <m:sub>
                        <m:r>
                          <w:del w:id="65" w:author="Joseph Stinziano" w:date="2020-03-25T11:48:00Z">
                            <w:rPr>
                              <w:rFonts w:ascii="Cambria Math" w:hAnsi="Cambria Math" w:cstheme="minorHAnsi"/>
                              <w:sz w:val="24"/>
                              <w:szCs w:val="24"/>
                              <w:lang w:val="en-CA"/>
                            </w:rPr>
                            <m:t>a</m:t>
                          </w:del>
                        </m:r>
                      </m:sub>
                    </m:sSub>
                    <m:r>
                      <w:del w:id="66" w:author="Joseph Stinziano" w:date="2020-03-25T11:48:00Z">
                        <w:rPr>
                          <w:rFonts w:ascii="Cambria Math" w:hAnsi="Cambria Math" w:cstheme="minorHAnsi"/>
                          <w:sz w:val="24"/>
                          <w:szCs w:val="24"/>
                          <w:lang w:val="en-CA"/>
                        </w:rPr>
                        <m:t>(T-298.15)</m:t>
                      </w:del>
                    </m:r>
                  </m:num>
                  <m:den>
                    <m:r>
                      <w:del w:id="67" w:author="Joseph Stinziano" w:date="2020-03-25T11:48:00Z">
                        <w:rPr>
                          <w:rFonts w:ascii="Cambria Math" w:hAnsi="Cambria Math" w:cstheme="minorHAnsi"/>
                          <w:sz w:val="24"/>
                          <w:szCs w:val="24"/>
                          <w:lang w:val="en-CA"/>
                        </w:rPr>
                        <m:t>RT298.15</m:t>
                      </w:del>
                    </m:r>
                  </m:den>
                </m:f>
              </m:e>
            </m:d>
          </m:sup>
        </m:sSup>
        <m:func>
          <m:funcPr>
            <m:ctrlPr>
              <w:ins w:id="68" w:author="Joseph Stinziano" w:date="2020-03-25T11:48:00Z">
                <w:rPr>
                  <w:rFonts w:ascii="Cambria Math" w:hAnsi="Cambria Math" w:cstheme="minorHAnsi"/>
                  <w:i/>
                  <w:sz w:val="24"/>
                  <w:szCs w:val="24"/>
                  <w:lang w:val="en-CA"/>
                </w:rPr>
              </w:ins>
            </m:ctrlPr>
          </m:funcPr>
          <m:fName>
            <m:r>
              <w:ins w:id="69" w:author="Joseph Stinziano" w:date="2020-03-25T11:48:00Z">
                <m:rPr>
                  <m:sty m:val="p"/>
                </m:rPr>
                <w:rPr>
                  <w:rFonts w:ascii="Cambria Math" w:hAnsi="Cambria Math" w:cstheme="minorHAnsi"/>
                  <w:sz w:val="24"/>
                  <w:szCs w:val="24"/>
                  <w:lang w:val="en-CA"/>
                </w:rPr>
                <m:t>exp</m:t>
              </w:ins>
            </m:r>
          </m:fName>
          <m:e>
            <m:d>
              <m:dPr>
                <m:begChr m:val="["/>
                <m:endChr m:val="]"/>
                <m:ctrlPr>
                  <w:ins w:id="70" w:author="Joseph Stinziano" w:date="2020-03-25T11:48:00Z">
                    <w:rPr>
                      <w:rFonts w:ascii="Cambria Math" w:hAnsi="Cambria Math" w:cstheme="minorHAnsi"/>
                      <w:i/>
                      <w:sz w:val="24"/>
                      <w:szCs w:val="24"/>
                      <w:lang w:val="en-CA"/>
                    </w:rPr>
                  </w:ins>
                </m:ctrlPr>
              </m:dPr>
              <m:e>
                <m:f>
                  <m:fPr>
                    <m:ctrlPr>
                      <w:ins w:id="71" w:author="Joseph Stinziano" w:date="2020-03-25T11:48:00Z">
                        <w:rPr>
                          <w:rFonts w:ascii="Cambria Math" w:hAnsi="Cambria Math" w:cstheme="minorHAnsi"/>
                          <w:i/>
                          <w:sz w:val="24"/>
                          <w:szCs w:val="24"/>
                          <w:lang w:val="en-CA"/>
                        </w:rPr>
                      </w:ins>
                    </m:ctrlPr>
                  </m:fPr>
                  <m:num>
                    <m:sSub>
                      <m:sSubPr>
                        <m:ctrlPr>
                          <w:ins w:id="72" w:author="Joseph Stinziano" w:date="2020-03-25T11:48:00Z">
                            <w:rPr>
                              <w:rFonts w:ascii="Cambria Math" w:hAnsi="Cambria Math" w:cstheme="minorHAnsi"/>
                              <w:i/>
                              <w:sz w:val="24"/>
                              <w:szCs w:val="24"/>
                              <w:lang w:val="en-CA"/>
                            </w:rPr>
                          </w:ins>
                        </m:ctrlPr>
                      </m:sSubPr>
                      <m:e>
                        <m:r>
                          <w:ins w:id="73" w:author="Joseph Stinziano" w:date="2020-03-25T11:48:00Z">
                            <w:rPr>
                              <w:rFonts w:ascii="Cambria Math" w:hAnsi="Cambria Math" w:cstheme="minorHAnsi"/>
                              <w:sz w:val="24"/>
                              <w:szCs w:val="24"/>
                              <w:lang w:val="en-CA"/>
                            </w:rPr>
                            <m:t>E</m:t>
                          </w:ins>
                        </m:r>
                      </m:e>
                      <m:sub>
                        <m:r>
                          <w:ins w:id="74" w:author="Joseph Stinziano" w:date="2020-03-25T11:48:00Z">
                            <w:rPr>
                              <w:rFonts w:ascii="Cambria Math" w:hAnsi="Cambria Math" w:cstheme="minorHAnsi"/>
                              <w:sz w:val="24"/>
                              <w:szCs w:val="24"/>
                              <w:lang w:val="en-CA"/>
                            </w:rPr>
                            <m:t>a</m:t>
                          </w:ins>
                        </m:r>
                      </m:sub>
                    </m:sSub>
                    <m:d>
                      <m:dPr>
                        <m:ctrlPr>
                          <w:ins w:id="75" w:author="Joseph Stinziano" w:date="2020-03-25T11:48:00Z">
                            <w:rPr>
                              <w:rFonts w:ascii="Cambria Math" w:hAnsi="Cambria Math" w:cstheme="minorHAnsi"/>
                              <w:i/>
                              <w:sz w:val="24"/>
                              <w:szCs w:val="24"/>
                              <w:lang w:val="en-CA"/>
                            </w:rPr>
                          </w:ins>
                        </m:ctrlPr>
                      </m:dPr>
                      <m:e>
                        <m:r>
                          <w:ins w:id="76" w:author="Joseph Stinziano" w:date="2020-03-25T11:48:00Z">
                            <w:rPr>
                              <w:rFonts w:ascii="Cambria Math" w:hAnsi="Cambria Math" w:cstheme="minorHAnsi"/>
                              <w:sz w:val="24"/>
                              <w:szCs w:val="24"/>
                              <w:lang w:val="en-CA"/>
                            </w:rPr>
                            <m:t>T-298.15</m:t>
                          </w:ins>
                        </m:r>
                      </m:e>
                    </m:d>
                  </m:num>
                  <m:den>
                    <m:r>
                      <w:ins w:id="77"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78" w:author="Joseph Stinziano" w:date="2020-03-25T11:49:00Z">
                        <w:rPr>
                          <w:rFonts w:ascii="Cambria Math" w:hAnsi="Cambria Math" w:cstheme="minorHAnsi"/>
                          <w:i/>
                          <w:sz w:val="24"/>
                          <w:szCs w:val="24"/>
                          <w:lang w:val="en-CA"/>
                        </w:rPr>
                      </w:del>
                    </m:ctrlPr>
                  </m:sSupPr>
                  <m:e>
                    <m:r>
                      <w:del w:id="79" w:author="Joseph Stinziano" w:date="2020-03-25T11:49:00Z">
                        <w:rPr>
                          <w:rFonts w:ascii="Cambria Math" w:hAnsi="Cambria Math" w:cstheme="minorHAnsi"/>
                          <w:sz w:val="24"/>
                          <w:szCs w:val="24"/>
                          <w:lang w:val="en-CA"/>
                        </w:rPr>
                        <m:t>e</m:t>
                      </w:del>
                    </m:r>
                  </m:e>
                  <m:sup>
                    <m:f>
                      <m:fPr>
                        <m:ctrlPr>
                          <w:del w:id="80" w:author="Joseph Stinziano" w:date="2020-03-25T11:49:00Z">
                            <w:rPr>
                              <w:rFonts w:ascii="Cambria Math" w:hAnsi="Cambria Math" w:cstheme="minorHAnsi"/>
                              <w:i/>
                              <w:sz w:val="24"/>
                              <w:szCs w:val="24"/>
                              <w:lang w:val="en-CA"/>
                            </w:rPr>
                          </w:del>
                        </m:ctrlPr>
                      </m:fPr>
                      <m:num>
                        <m:r>
                          <w:del w:id="81" w:author="Joseph Stinziano" w:date="2020-03-25T11:49:00Z">
                            <w:rPr>
                              <w:rFonts w:ascii="Cambria Math" w:hAnsi="Cambria Math" w:cstheme="minorHAnsi"/>
                              <w:sz w:val="24"/>
                              <w:szCs w:val="24"/>
                              <w:lang w:val="en-CA"/>
                            </w:rPr>
                            <m:t>298.15ΔS-</m:t>
                          </w:del>
                        </m:r>
                        <m:sSub>
                          <m:sSubPr>
                            <m:ctrlPr>
                              <w:del w:id="82" w:author="Joseph Stinziano" w:date="2020-03-25T11:49:00Z">
                                <w:rPr>
                                  <w:rFonts w:ascii="Cambria Math" w:hAnsi="Cambria Math" w:cstheme="minorHAnsi"/>
                                  <w:i/>
                                  <w:sz w:val="24"/>
                                  <w:szCs w:val="24"/>
                                  <w:lang w:val="en-CA"/>
                                </w:rPr>
                              </w:del>
                            </m:ctrlPr>
                          </m:sSubPr>
                          <m:e>
                            <m:r>
                              <w:del w:id="83" w:author="Joseph Stinziano" w:date="2020-03-25T11:49:00Z">
                                <w:rPr>
                                  <w:rFonts w:ascii="Cambria Math" w:hAnsi="Cambria Math" w:cstheme="minorHAnsi"/>
                                  <w:sz w:val="24"/>
                                  <w:szCs w:val="24"/>
                                  <w:lang w:val="en-CA"/>
                                </w:rPr>
                                <m:t>H</m:t>
                              </w:del>
                            </m:r>
                          </m:e>
                          <m:sub>
                            <m:r>
                              <w:del w:id="84" w:author="Joseph Stinziano" w:date="2020-03-25T11:49:00Z">
                                <w:rPr>
                                  <w:rFonts w:ascii="Cambria Math" w:hAnsi="Cambria Math" w:cstheme="minorHAnsi"/>
                                  <w:sz w:val="24"/>
                                  <w:szCs w:val="24"/>
                                  <w:lang w:val="en-CA"/>
                                </w:rPr>
                                <m:t>d</m:t>
                              </w:del>
                            </m:r>
                          </m:sub>
                        </m:sSub>
                      </m:num>
                      <m:den>
                        <m:r>
                          <w:del w:id="85"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86" w:author="Joseph Stinziano" w:date="2020-03-25T11:48:00Z">
                            <w:rPr>
                              <w:rFonts w:ascii="Cambria Math" w:hAnsi="Cambria Math" w:cstheme="minorHAnsi"/>
                              <w:i/>
                              <w:sz w:val="24"/>
                              <w:szCs w:val="24"/>
                              <w:lang w:val="en-CA"/>
                            </w:rPr>
                          </w:ins>
                        </m:ctrlPr>
                      </m:dPr>
                      <m:e>
                        <m:f>
                          <m:fPr>
                            <m:ctrlPr>
                              <w:ins w:id="87" w:author="Joseph Stinziano" w:date="2020-03-25T11:49:00Z">
                                <w:rPr>
                                  <w:rFonts w:ascii="Cambria Math" w:hAnsi="Cambria Math" w:cstheme="minorHAnsi"/>
                                  <w:i/>
                                  <w:sz w:val="24"/>
                                  <w:szCs w:val="24"/>
                                  <w:lang w:val="en-CA"/>
                                </w:rPr>
                              </w:ins>
                            </m:ctrlPr>
                          </m:fPr>
                          <m:num>
                            <m:r>
                              <w:ins w:id="88" w:author="Joseph Stinziano" w:date="2020-03-25T11:49:00Z">
                                <w:rPr>
                                  <w:rFonts w:ascii="Cambria Math" w:hAnsi="Cambria Math" w:cstheme="minorHAnsi"/>
                                  <w:sz w:val="24"/>
                                  <w:szCs w:val="24"/>
                                  <w:lang w:val="en-CA"/>
                                </w:rPr>
                                <m:t>298.15ΔS-</m:t>
                              </w:ins>
                            </m:r>
                            <m:sSub>
                              <m:sSubPr>
                                <m:ctrlPr>
                                  <w:ins w:id="89" w:author="Joseph Stinziano" w:date="2020-03-25T11:49:00Z">
                                    <w:rPr>
                                      <w:rFonts w:ascii="Cambria Math" w:hAnsi="Cambria Math" w:cstheme="minorHAnsi"/>
                                      <w:i/>
                                      <w:sz w:val="24"/>
                                      <w:szCs w:val="24"/>
                                      <w:lang w:val="en-CA"/>
                                    </w:rPr>
                                  </w:ins>
                                </m:ctrlPr>
                              </m:sSubPr>
                              <m:e>
                                <m:r>
                                  <w:ins w:id="90" w:author="Joseph Stinziano" w:date="2020-03-25T11:49:00Z">
                                    <w:rPr>
                                      <w:rFonts w:ascii="Cambria Math" w:hAnsi="Cambria Math" w:cstheme="minorHAnsi"/>
                                      <w:sz w:val="24"/>
                                      <w:szCs w:val="24"/>
                                      <w:lang w:val="en-CA"/>
                                    </w:rPr>
                                    <m:t>H</m:t>
                                  </w:ins>
                                </m:r>
                              </m:e>
                              <m:sub>
                                <m:r>
                                  <w:ins w:id="91" w:author="Joseph Stinziano" w:date="2020-03-25T11:49:00Z">
                                    <w:rPr>
                                      <w:rFonts w:ascii="Cambria Math" w:hAnsi="Cambria Math" w:cstheme="minorHAnsi"/>
                                      <w:sz w:val="24"/>
                                      <w:szCs w:val="24"/>
                                      <w:lang w:val="en-CA"/>
                                    </w:rPr>
                                    <m:t>d</m:t>
                                  </w:ins>
                                </m:r>
                              </m:sub>
                            </m:sSub>
                          </m:num>
                          <m:den>
                            <m:r>
                              <w:ins w:id="92"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93" w:author="Joseph Stinziano" w:date="2020-03-25T11:49:00Z">
                        <w:rPr>
                          <w:rFonts w:ascii="Cambria Math" w:hAnsi="Cambria Math" w:cstheme="minorHAnsi"/>
                          <w:i/>
                          <w:sz w:val="24"/>
                          <w:szCs w:val="24"/>
                          <w:lang w:val="en-CA"/>
                        </w:rPr>
                      </w:del>
                    </m:ctrlPr>
                  </m:sSupPr>
                  <m:e>
                    <m:r>
                      <w:del w:id="94" w:author="Joseph Stinziano" w:date="2020-03-25T11:49:00Z">
                        <w:rPr>
                          <w:rFonts w:ascii="Cambria Math" w:hAnsi="Cambria Math" w:cstheme="minorHAnsi"/>
                          <w:sz w:val="24"/>
                          <w:szCs w:val="24"/>
                          <w:lang w:val="en-CA"/>
                        </w:rPr>
                        <m:t>e</m:t>
                      </w:del>
                    </m:r>
                  </m:e>
                  <m:sup>
                    <m:f>
                      <m:fPr>
                        <m:ctrlPr>
                          <w:del w:id="95" w:author="Joseph Stinziano" w:date="2020-03-25T11:49:00Z">
                            <w:rPr>
                              <w:rFonts w:ascii="Cambria Math" w:hAnsi="Cambria Math" w:cstheme="minorHAnsi"/>
                              <w:i/>
                              <w:sz w:val="24"/>
                              <w:szCs w:val="24"/>
                              <w:lang w:val="en-CA"/>
                            </w:rPr>
                          </w:del>
                        </m:ctrlPr>
                      </m:fPr>
                      <m:num>
                        <m:r>
                          <w:del w:id="96" w:author="Joseph Stinziano" w:date="2020-03-25T11:49:00Z">
                            <w:rPr>
                              <w:rFonts w:ascii="Cambria Math" w:hAnsi="Cambria Math" w:cstheme="minorHAnsi"/>
                              <w:sz w:val="24"/>
                              <w:szCs w:val="24"/>
                              <w:lang w:val="en-CA"/>
                            </w:rPr>
                            <m:t>TΔS-</m:t>
                          </w:del>
                        </m:r>
                        <m:sSub>
                          <m:sSubPr>
                            <m:ctrlPr>
                              <w:del w:id="97" w:author="Joseph Stinziano" w:date="2020-03-25T11:49:00Z">
                                <w:rPr>
                                  <w:rFonts w:ascii="Cambria Math" w:hAnsi="Cambria Math" w:cstheme="minorHAnsi"/>
                                  <w:i/>
                                  <w:sz w:val="24"/>
                                  <w:szCs w:val="24"/>
                                  <w:lang w:val="en-CA"/>
                                </w:rPr>
                              </w:del>
                            </m:ctrlPr>
                          </m:sSubPr>
                          <m:e>
                            <m:r>
                              <w:del w:id="98" w:author="Joseph Stinziano" w:date="2020-03-25T11:49:00Z">
                                <w:rPr>
                                  <w:rFonts w:ascii="Cambria Math" w:hAnsi="Cambria Math" w:cstheme="minorHAnsi"/>
                                  <w:sz w:val="24"/>
                                  <w:szCs w:val="24"/>
                                  <w:lang w:val="en-CA"/>
                                </w:rPr>
                                <m:t>H</m:t>
                              </w:del>
                            </m:r>
                          </m:e>
                          <m:sub>
                            <m:r>
                              <w:del w:id="99" w:author="Joseph Stinziano" w:date="2020-03-25T11:49:00Z">
                                <w:rPr>
                                  <w:rFonts w:ascii="Cambria Math" w:hAnsi="Cambria Math" w:cstheme="minorHAnsi"/>
                                  <w:sz w:val="24"/>
                                  <w:szCs w:val="24"/>
                                  <w:lang w:val="en-CA"/>
                                </w:rPr>
                                <m:t>d</m:t>
                              </w:del>
                            </m:r>
                          </m:sub>
                        </m:sSub>
                      </m:num>
                      <m:den>
                        <m:r>
                          <w:del w:id="100"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01" w:author="Joseph Stinziano" w:date="2020-03-25T11:49:00Z">
                            <w:rPr>
                              <w:rFonts w:ascii="Cambria Math" w:hAnsi="Cambria Math" w:cstheme="minorHAnsi"/>
                              <w:i/>
                              <w:sz w:val="24"/>
                              <w:szCs w:val="24"/>
                              <w:lang w:val="en-CA"/>
                            </w:rPr>
                          </w:ins>
                        </m:ctrlPr>
                      </m:dPr>
                      <m:e>
                        <m:f>
                          <m:fPr>
                            <m:ctrlPr>
                              <w:ins w:id="102" w:author="Joseph Stinziano" w:date="2020-03-25T11:49:00Z">
                                <w:rPr>
                                  <w:rFonts w:ascii="Cambria Math" w:hAnsi="Cambria Math" w:cstheme="minorHAnsi"/>
                                  <w:i/>
                                  <w:sz w:val="24"/>
                                  <w:szCs w:val="24"/>
                                  <w:lang w:val="en-CA"/>
                                </w:rPr>
                              </w:ins>
                            </m:ctrlPr>
                          </m:fPr>
                          <m:num>
                            <m:r>
                              <w:ins w:id="103" w:author="Joseph Stinziano" w:date="2020-03-25T11:49:00Z">
                                <w:rPr>
                                  <w:rFonts w:ascii="Cambria Math" w:hAnsi="Cambria Math" w:cstheme="minorHAnsi"/>
                                  <w:sz w:val="24"/>
                                  <w:szCs w:val="24"/>
                                  <w:lang w:val="en-CA"/>
                                </w:rPr>
                                <m:t>TΔS-</m:t>
                              </w:ins>
                            </m:r>
                            <m:sSub>
                              <m:sSubPr>
                                <m:ctrlPr>
                                  <w:ins w:id="104" w:author="Joseph Stinziano" w:date="2020-03-25T11:49:00Z">
                                    <w:rPr>
                                      <w:rFonts w:ascii="Cambria Math" w:hAnsi="Cambria Math" w:cstheme="minorHAnsi"/>
                                      <w:i/>
                                      <w:sz w:val="24"/>
                                      <w:szCs w:val="24"/>
                                      <w:lang w:val="en-CA"/>
                                    </w:rPr>
                                  </w:ins>
                                </m:ctrlPr>
                              </m:sSubPr>
                              <m:e>
                                <m:r>
                                  <w:ins w:id="105" w:author="Joseph Stinziano" w:date="2020-03-25T11:49:00Z">
                                    <w:rPr>
                                      <w:rFonts w:ascii="Cambria Math" w:hAnsi="Cambria Math" w:cstheme="minorHAnsi"/>
                                      <w:sz w:val="24"/>
                                      <w:szCs w:val="24"/>
                                      <w:lang w:val="en-CA"/>
                                    </w:rPr>
                                    <m:t>H</m:t>
                                  </w:ins>
                                </m:r>
                              </m:e>
                              <m:sub>
                                <m:r>
                                  <w:ins w:id="106" w:author="Joseph Stinziano" w:date="2020-03-25T11:49:00Z">
                                    <w:rPr>
                                      <w:rFonts w:ascii="Cambria Math" w:hAnsi="Cambria Math" w:cstheme="minorHAnsi"/>
                                      <w:sz w:val="24"/>
                                      <w:szCs w:val="24"/>
                                      <w:lang w:val="en-CA"/>
                                    </w:rPr>
                                    <m:t>d</m:t>
                                  </w:ins>
                                </m:r>
                              </m:sub>
                            </m:sSub>
                          </m:num>
                          <m:den>
                            <m:r>
                              <w:ins w:id="107"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08"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2B791F7" w:rsidR="00A82413" w:rsidRPr="005C3801" w:rsidRDefault="00A82413" w:rsidP="002B0AA8">
      <w:pPr>
        <w:spacing w:after="0" w:line="360" w:lineRule="auto"/>
        <w:rPr>
          <w:rFonts w:cstheme="minorHAnsi"/>
          <w:sz w:val="24"/>
          <w:szCs w:val="24"/>
          <w:lang w:val="en-CA"/>
        </w:rPr>
      </w:pPr>
      <w:commentRangeStart w:id="109"/>
      <w:commentRangeStart w:id="110"/>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111"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12" w:author="Joseph Stinziano" w:date="2020-03-26T08:23:00Z">
        <w:r w:rsidR="00312155">
          <w:rPr>
            <w:rFonts w:cstheme="minorHAnsi"/>
            <w:sz w:val="24"/>
            <w:szCs w:val="24"/>
            <w:lang w:val="en-CA"/>
          </w:rPr>
          <w:t>(</w:t>
        </w:r>
      </w:ins>
      <w:ins w:id="113" w:author="Joseph Stinziano" w:date="2020-03-26T08:30:00Z">
        <w:r w:rsidR="00312155">
          <w:rPr>
            <w:rFonts w:cstheme="minorHAnsi"/>
            <w:sz w:val="24"/>
            <w:szCs w:val="24"/>
            <w:lang w:val="en-CA"/>
          </w:rPr>
          <w:t>i.e.</w:t>
        </w:r>
      </w:ins>
      <w:ins w:id="114" w:author="Joseph Stinziano" w:date="2020-03-26T08:23:00Z">
        <w:r w:rsidR="00312155">
          <w:rPr>
            <w:rFonts w:cstheme="minorHAnsi"/>
            <w:sz w:val="24"/>
            <w:szCs w:val="24"/>
            <w:lang w:val="en-CA"/>
          </w:rPr>
          <w:t xml:space="preserve"> </w:t>
        </w:r>
      </w:ins>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del w:id="115"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16" w:author="Joseph Stinziano" w:date="2020-03-26T08:30:00Z">
        <w:r w:rsidR="00312155">
          <w:rPr>
            <w:rFonts w:cstheme="minorHAnsi"/>
            <w:sz w:val="24"/>
            <w:szCs w:val="24"/>
            <w:lang w:val="en-CA"/>
          </w:rPr>
          <w:t>; see Rogers et al., 2017 for a review of models</w:t>
        </w:r>
      </w:ins>
      <w:ins w:id="117" w:author="Joseph Stinziano" w:date="2020-03-26T08:31:00Z">
        <w:r w:rsidR="00312155">
          <w:rPr>
            <w:rFonts w:cstheme="minorHAnsi"/>
            <w:sz w:val="24"/>
            <w:szCs w:val="24"/>
            <w:lang w:val="en-CA"/>
          </w:rPr>
          <w:t xml:space="preserve"> using Equation 3</w:t>
        </w:r>
      </w:ins>
      <w:ins w:id="118" w:author="Joseph Stinziano" w:date="2020-03-26T08:23:00Z">
        <w:r w:rsidR="00312155">
          <w:rPr>
            <w:rFonts w:cstheme="minorHAnsi"/>
            <w:sz w:val="24"/>
            <w:szCs w:val="24"/>
            <w:lang w:val="en-CA"/>
          </w:rPr>
          <w:t>)</w:t>
        </w:r>
      </w:ins>
      <w:r w:rsidR="00903345">
        <w:rPr>
          <w:rFonts w:cstheme="minorHAnsi"/>
          <w:sz w:val="24"/>
          <w:szCs w:val="24"/>
          <w:lang w:val="en-CA"/>
        </w:rPr>
        <w:t>.</w:t>
      </w:r>
      <w:commentRangeEnd w:id="109"/>
      <w:r w:rsidR="005B6359">
        <w:rPr>
          <w:rStyle w:val="CommentReference"/>
        </w:rPr>
        <w:commentReference w:id="109"/>
      </w:r>
      <w:commentRangeEnd w:id="110"/>
      <w:r w:rsidR="00312155">
        <w:rPr>
          <w:rStyle w:val="CommentReference"/>
        </w:rPr>
        <w:commentReference w:id="110"/>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119"/>
      <w:commentRangeStart w:id="120"/>
      <w:del w:id="121" w:author="Joseph Stinziano" w:date="2020-03-25T08:01:00Z">
        <w:r w:rsidR="002C483E" w:rsidRPr="005C3801" w:rsidDel="00C45F83">
          <w:rPr>
            <w:rFonts w:cstheme="minorHAnsi"/>
            <w:sz w:val="24"/>
            <w:szCs w:val="24"/>
            <w:lang w:val="en-CA"/>
          </w:rPr>
          <w:delText>state of the Earth system</w:delText>
        </w:r>
      </w:del>
      <w:ins w:id="122"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119"/>
      <w:r w:rsidR="005B6359">
        <w:rPr>
          <w:rStyle w:val="CommentReference"/>
        </w:rPr>
        <w:commentReference w:id="119"/>
      </w:r>
      <w:commentRangeEnd w:id="120"/>
      <w:r w:rsidR="00A30E6B">
        <w:rPr>
          <w:rStyle w:val="CommentReference"/>
        </w:rPr>
        <w:commentReference w:id="120"/>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5A4A6EE4"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23" w:author="Joseph Stinziano" w:date="2020-03-26T08:49:00Z">
        <w:r w:rsidRPr="005C3801" w:rsidDel="00C13563">
          <w:rPr>
            <w:rFonts w:cstheme="minorHAnsi"/>
            <w:sz w:val="24"/>
            <w:szCs w:val="24"/>
            <w:lang w:val="en-CA"/>
          </w:rPr>
          <w:delText xml:space="preserve">its </w:delText>
        </w:r>
      </w:del>
      <w:ins w:id="124"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25" w:author="Joseph Stinziano" w:date="2020-03-26T08:49:00Z">
        <w:r w:rsidR="00C13563">
          <w:rPr>
            <w:rFonts w:cstheme="minorHAnsi"/>
            <w:sz w:val="24"/>
            <w:szCs w:val="24"/>
            <w:lang w:val="en-CA"/>
          </w:rPr>
          <w:t xml:space="preserve"> of Equation 3 in modeling photosynthetic capacity (e.g.</w:t>
        </w:r>
      </w:ins>
      <w:ins w:id="126" w:author="Joseph Stinziano" w:date="2020-03-26T08:50:00Z">
        <w:r w:rsidR="00C13563">
          <w:rPr>
            <w:rFonts w:cstheme="minorHAnsi"/>
            <w:sz w:val="24"/>
            <w:szCs w:val="24"/>
            <w:lang w:val="en-CA"/>
          </w:rPr>
          <w:t xml:space="preserve">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et al.,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127"/>
      <w:commentRangeStart w:id="128"/>
      <w:del w:id="129" w:author="Joseph Stinziano" w:date="2020-03-26T08:34:00Z">
        <w:r w:rsidR="00937030" w:rsidRPr="005C3801" w:rsidDel="009C5B9D">
          <w:rPr>
            <w:rFonts w:cstheme="minorHAnsi"/>
            <w:sz w:val="24"/>
            <w:szCs w:val="24"/>
            <w:lang w:val="en-CA"/>
          </w:rPr>
          <w:delText>in calculations covering</w:delText>
        </w:r>
      </w:del>
      <w:ins w:id="130" w:author="Joseph Stinziano" w:date="2020-03-26T08:34:00Z">
        <w:r w:rsidR="009C5B9D">
          <w:rPr>
            <w:rFonts w:cstheme="minorHAnsi"/>
            <w:sz w:val="24"/>
            <w:szCs w:val="24"/>
            <w:lang w:val="en-CA"/>
          </w:rPr>
          <w:t xml:space="preserve">for </w:t>
        </w:r>
      </w:ins>
      <w:ins w:id="131" w:author="Joseph Stinziano" w:date="2020-03-26T08:42:00Z">
        <w:r w:rsidR="00A90CAB">
          <w:rPr>
            <w:rFonts w:cstheme="minorHAnsi"/>
            <w:sz w:val="24"/>
            <w:szCs w:val="24"/>
            <w:lang w:val="en-CA"/>
          </w:rPr>
          <w:t>modeling</w:t>
        </w:r>
      </w:ins>
      <w:ins w:id="132" w:author="Joseph Stinziano" w:date="2020-03-26T08:34:00Z">
        <w:r w:rsidR="009C5B9D">
          <w:rPr>
            <w:rFonts w:cstheme="minorHAnsi"/>
            <w:sz w:val="24"/>
            <w:szCs w:val="24"/>
            <w:lang w:val="en-CA"/>
          </w:rPr>
          <w:t xml:space="preserve"> </w:t>
        </w:r>
      </w:ins>
      <w:ins w:id="133" w:author="Joseph Stinziano" w:date="2020-03-26T08:42:00Z">
        <w:r w:rsidR="00A90CAB">
          <w:rPr>
            <w:rFonts w:cstheme="minorHAnsi"/>
            <w:sz w:val="24"/>
            <w:szCs w:val="24"/>
            <w:lang w:val="en-CA"/>
          </w:rPr>
          <w:t xml:space="preserve">photosynthetic capacity </w:t>
        </w:r>
      </w:ins>
      <w:ins w:id="134"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127"/>
      <w:r w:rsidR="005B6359">
        <w:rPr>
          <w:rStyle w:val="CommentReference"/>
        </w:rPr>
        <w:commentReference w:id="127"/>
      </w:r>
      <w:commentRangeEnd w:id="128"/>
      <w:r w:rsidR="00A90CAB">
        <w:rPr>
          <w:rStyle w:val="CommentReference"/>
        </w:rPr>
        <w:commentReference w:id="128"/>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135"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136" w:author="Joseph Stinziano" w:date="2020-03-26T08:43:00Z">
        <w:r w:rsidR="00937030" w:rsidRPr="005C3801" w:rsidDel="00A90CAB">
          <w:rPr>
            <w:rFonts w:cstheme="minorHAnsi"/>
            <w:sz w:val="24"/>
            <w:szCs w:val="24"/>
            <w:lang w:val="en-CA"/>
          </w:rPr>
          <w:delText xml:space="preserve">processes </w:delText>
        </w:r>
      </w:del>
      <w:ins w:id="137"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38"/>
      <w:commentRangeStart w:id="139"/>
      <w:r w:rsidRPr="005C3801">
        <w:rPr>
          <w:rFonts w:cstheme="minorHAnsi"/>
          <w:b/>
          <w:sz w:val="24"/>
          <w:szCs w:val="24"/>
          <w:u w:val="single"/>
          <w:lang w:val="en-CA"/>
        </w:rPr>
        <w:t>Materials</w:t>
      </w:r>
      <w:commentRangeEnd w:id="138"/>
      <w:r w:rsidR="00096252">
        <w:rPr>
          <w:rStyle w:val="CommentReference"/>
        </w:rPr>
        <w:commentReference w:id="138"/>
      </w:r>
      <w:commentRangeEnd w:id="139"/>
      <w:r w:rsidR="00341B05">
        <w:rPr>
          <w:rStyle w:val="CommentReference"/>
        </w:rPr>
        <w:commentReference w:id="139"/>
      </w:r>
      <w:r w:rsidRPr="005C3801">
        <w:rPr>
          <w:rFonts w:cstheme="minorHAnsi"/>
          <w:b/>
          <w:sz w:val="24"/>
          <w:szCs w:val="24"/>
          <w:u w:val="single"/>
          <w:lang w:val="en-CA"/>
        </w:rPr>
        <w:t xml:space="preserve"> &amp; </w:t>
      </w:r>
      <w:commentRangeStart w:id="140"/>
      <w:r w:rsidRPr="005C3801">
        <w:rPr>
          <w:rFonts w:cstheme="minorHAnsi"/>
          <w:b/>
          <w:sz w:val="24"/>
          <w:szCs w:val="24"/>
          <w:u w:val="single"/>
          <w:lang w:val="en-CA"/>
        </w:rPr>
        <w:t>methods</w:t>
      </w:r>
      <w:commentRangeEnd w:id="140"/>
      <w:r w:rsidR="00702843">
        <w:rPr>
          <w:rStyle w:val="CommentReference"/>
        </w:rPr>
        <w:commentReference w:id="140"/>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141" w:author="Joseph Stinziano" w:date="2020-03-25T11:50:00Z">
                    <w:rPr>
                      <w:rFonts w:ascii="Cambria Math" w:hAnsi="Cambria Math" w:cstheme="minorHAnsi"/>
                      <w:i/>
                      <w:sz w:val="24"/>
                      <w:szCs w:val="24"/>
                      <w:lang w:val="en-CA"/>
                    </w:rPr>
                  </w:del>
                </m:ctrlPr>
              </m:sSupPr>
              <m:e>
                <m:r>
                  <w:del w:id="142" w:author="Joseph Stinziano" w:date="2020-03-25T11:50:00Z">
                    <w:rPr>
                      <w:rFonts w:ascii="Cambria Math" w:hAnsi="Cambria Math" w:cstheme="minorHAnsi"/>
                      <w:sz w:val="24"/>
                      <w:szCs w:val="24"/>
                      <w:lang w:val="en-CA"/>
                    </w:rPr>
                    <m:t>e</m:t>
                  </w:del>
                </m:r>
              </m:e>
              <m:sup>
                <m:f>
                  <m:fPr>
                    <m:ctrlPr>
                      <w:del w:id="143" w:author="Joseph Stinziano" w:date="2020-03-25T11:50:00Z">
                        <w:rPr>
                          <w:rFonts w:ascii="Cambria Math" w:hAnsi="Cambria Math" w:cstheme="minorHAnsi"/>
                          <w:i/>
                          <w:sz w:val="24"/>
                          <w:szCs w:val="24"/>
                          <w:lang w:val="en-CA"/>
                        </w:rPr>
                      </w:del>
                    </m:ctrlPr>
                  </m:fPr>
                  <m:num>
                    <m:r>
                      <w:del w:id="144" w:author="Joseph Stinziano" w:date="2020-03-25T11:50:00Z">
                        <w:rPr>
                          <w:rFonts w:ascii="Cambria Math" w:hAnsi="Cambria Math" w:cstheme="minorHAnsi"/>
                          <w:sz w:val="24"/>
                          <w:szCs w:val="24"/>
                          <w:lang w:val="en-CA"/>
                        </w:rPr>
                        <m:t>-ΔH‡</m:t>
                      </w:del>
                    </m:r>
                  </m:num>
                  <m:den>
                    <m:r>
                      <w:del w:id="145"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46" w:author="Joseph Stinziano" w:date="2020-03-25T11:50:00Z">
                        <w:rPr>
                          <w:rFonts w:ascii="Cambria Math" w:hAnsi="Cambria Math" w:cstheme="minorHAnsi"/>
                          <w:i/>
                          <w:sz w:val="24"/>
                          <w:szCs w:val="24"/>
                          <w:lang w:val="en-CA"/>
                        </w:rPr>
                      </w:ins>
                    </m:ctrlPr>
                  </m:dPr>
                  <m:e>
                    <m:f>
                      <m:fPr>
                        <m:ctrlPr>
                          <w:ins w:id="147" w:author="Joseph Stinziano" w:date="2020-03-25T11:50:00Z">
                            <w:rPr>
                              <w:rFonts w:ascii="Cambria Math" w:hAnsi="Cambria Math" w:cstheme="minorHAnsi"/>
                              <w:i/>
                              <w:sz w:val="24"/>
                              <w:szCs w:val="24"/>
                              <w:lang w:val="en-CA"/>
                            </w:rPr>
                          </w:ins>
                        </m:ctrlPr>
                      </m:fPr>
                      <m:num>
                        <m:r>
                          <w:ins w:id="148" w:author="Joseph Stinziano" w:date="2020-03-25T11:50:00Z">
                            <w:rPr>
                              <w:rFonts w:ascii="Cambria Math" w:hAnsi="Cambria Math" w:cstheme="minorHAnsi"/>
                              <w:sz w:val="24"/>
                              <w:szCs w:val="24"/>
                              <w:lang w:val="en-CA"/>
                            </w:rPr>
                            <m:t>-ΔH‡</m:t>
                          </w:ins>
                        </m:r>
                      </m:num>
                      <m:den>
                        <m:r>
                          <w:ins w:id="149"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150" w:author="Joseph Stinziano" w:date="2020-03-25T11:51:00Z">
                    <w:rPr>
                      <w:rFonts w:ascii="Cambria Math" w:hAnsi="Cambria Math" w:cstheme="minorHAnsi"/>
                      <w:i/>
                      <w:sz w:val="24"/>
                      <w:szCs w:val="24"/>
                      <w:lang w:val="en-CA"/>
                    </w:rPr>
                  </w:del>
                </m:ctrlPr>
              </m:sSupPr>
              <m:e>
                <m:r>
                  <w:del w:id="151" w:author="Joseph Stinziano" w:date="2020-03-25T11:51:00Z">
                    <w:rPr>
                      <w:rFonts w:ascii="Cambria Math" w:hAnsi="Cambria Math" w:cstheme="minorHAnsi"/>
                      <w:sz w:val="24"/>
                      <w:szCs w:val="24"/>
                      <w:lang w:val="en-CA"/>
                    </w:rPr>
                    <m:t>e</m:t>
                  </w:del>
                </m:r>
              </m:e>
              <m:sup>
                <m:f>
                  <m:fPr>
                    <m:ctrlPr>
                      <w:del w:id="152" w:author="Joseph Stinziano" w:date="2020-03-25T11:51:00Z">
                        <w:rPr>
                          <w:rFonts w:ascii="Cambria Math" w:hAnsi="Cambria Math" w:cstheme="minorHAnsi"/>
                          <w:i/>
                          <w:sz w:val="24"/>
                          <w:szCs w:val="24"/>
                          <w:lang w:val="en-CA"/>
                        </w:rPr>
                      </w:del>
                    </m:ctrlPr>
                  </m:fPr>
                  <m:num>
                    <m:r>
                      <w:del w:id="153" w:author="Joseph Stinziano" w:date="2020-03-25T11:51:00Z">
                        <w:rPr>
                          <w:rFonts w:ascii="Cambria Math" w:hAnsi="Cambria Math" w:cstheme="minorHAnsi"/>
                          <w:sz w:val="24"/>
                          <w:szCs w:val="24"/>
                          <w:lang w:val="en-CA"/>
                        </w:rPr>
                        <m:t>ΔS</m:t>
                      </w:del>
                    </m:r>
                  </m:num>
                  <m:den>
                    <m:r>
                      <w:del w:id="154" w:author="Joseph Stinziano" w:date="2020-03-25T11:51:00Z">
                        <w:rPr>
                          <w:rFonts w:ascii="Cambria Math" w:hAnsi="Cambria Math" w:cstheme="minorHAnsi"/>
                          <w:sz w:val="24"/>
                          <w:szCs w:val="24"/>
                          <w:lang w:val="en-CA"/>
                        </w:rPr>
                        <m:t>R</m:t>
                      </w:del>
                    </m:r>
                  </m:den>
                </m:f>
              </m:sup>
            </m:sSup>
            <m:sSup>
              <m:sSupPr>
                <m:ctrlPr>
                  <w:del w:id="155" w:author="Joseph Stinziano" w:date="2020-03-25T11:51:00Z">
                    <w:rPr>
                      <w:rFonts w:ascii="Cambria Math" w:hAnsi="Cambria Math" w:cstheme="minorHAnsi"/>
                      <w:i/>
                      <w:sz w:val="24"/>
                      <w:szCs w:val="24"/>
                      <w:lang w:val="en-CA"/>
                    </w:rPr>
                  </w:del>
                </m:ctrlPr>
              </m:sSupPr>
              <m:e>
                <m:r>
                  <w:del w:id="156" w:author="Joseph Stinziano" w:date="2020-03-25T11:51:00Z">
                    <w:rPr>
                      <w:rFonts w:ascii="Cambria Math" w:hAnsi="Cambria Math" w:cstheme="minorHAnsi"/>
                      <w:sz w:val="24"/>
                      <w:szCs w:val="24"/>
                      <w:lang w:val="en-CA"/>
                    </w:rPr>
                    <m:t>e</m:t>
                  </w:del>
                </m:r>
              </m:e>
              <m:sup>
                <m:f>
                  <m:fPr>
                    <m:ctrlPr>
                      <w:del w:id="157" w:author="Joseph Stinziano" w:date="2020-03-25T11:51:00Z">
                        <w:rPr>
                          <w:rFonts w:ascii="Cambria Math" w:hAnsi="Cambria Math" w:cstheme="minorHAnsi"/>
                          <w:i/>
                          <w:sz w:val="24"/>
                          <w:szCs w:val="24"/>
                          <w:lang w:val="en-CA"/>
                        </w:rPr>
                      </w:del>
                    </m:ctrlPr>
                  </m:fPr>
                  <m:num>
                    <m:r>
                      <w:del w:id="158" w:author="Joseph Stinziano" w:date="2020-03-25T11:51:00Z">
                        <w:rPr>
                          <w:rFonts w:ascii="Cambria Math" w:hAnsi="Cambria Math" w:cstheme="minorHAnsi"/>
                          <w:sz w:val="24"/>
                          <w:szCs w:val="24"/>
                          <w:lang w:val="en-CA"/>
                        </w:rPr>
                        <m:t>-ΔH</m:t>
                      </w:del>
                    </m:r>
                  </m:num>
                  <m:den>
                    <m:r>
                      <w:del w:id="159"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0" w:author="Joseph Stinziano" w:date="2020-03-25T11:50:00Z">
                        <w:rPr>
                          <w:rFonts w:ascii="Cambria Math" w:hAnsi="Cambria Math" w:cstheme="minorHAnsi"/>
                          <w:i/>
                          <w:sz w:val="24"/>
                          <w:szCs w:val="24"/>
                          <w:lang w:val="en-CA"/>
                        </w:rPr>
                      </w:ins>
                    </m:ctrlPr>
                  </m:dPr>
                  <m:e>
                    <m:f>
                      <m:fPr>
                        <m:ctrlPr>
                          <w:ins w:id="161" w:author="Joseph Stinziano" w:date="2020-03-25T11:50:00Z">
                            <w:rPr>
                              <w:rFonts w:ascii="Cambria Math" w:hAnsi="Cambria Math" w:cstheme="minorHAnsi"/>
                              <w:i/>
                              <w:sz w:val="24"/>
                              <w:szCs w:val="24"/>
                              <w:lang w:val="en-CA"/>
                            </w:rPr>
                          </w:ins>
                        </m:ctrlPr>
                      </m:fPr>
                      <m:num>
                        <m:r>
                          <w:ins w:id="162" w:author="Joseph Stinziano" w:date="2020-03-25T11:50:00Z">
                            <w:rPr>
                              <w:rFonts w:ascii="Cambria Math" w:hAnsi="Cambria Math" w:cstheme="minorHAnsi"/>
                              <w:sz w:val="24"/>
                              <w:szCs w:val="24"/>
                              <w:lang w:val="en-CA"/>
                            </w:rPr>
                            <m:t>ΔS</m:t>
                          </w:ins>
                        </m:r>
                      </m:num>
                      <m:den>
                        <m:r>
                          <w:ins w:id="163"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4" w:author="Joseph Stinziano" w:date="2020-03-25T11:50:00Z">
                        <w:rPr>
                          <w:rFonts w:ascii="Cambria Math" w:hAnsi="Cambria Math" w:cstheme="minorHAnsi"/>
                          <w:i/>
                          <w:sz w:val="24"/>
                          <w:szCs w:val="24"/>
                          <w:lang w:val="en-CA"/>
                        </w:rPr>
                      </w:ins>
                    </m:ctrlPr>
                  </m:dPr>
                  <m:e>
                    <m:f>
                      <m:fPr>
                        <m:ctrlPr>
                          <w:ins w:id="165" w:author="Joseph Stinziano" w:date="2020-03-25T11:51:00Z">
                            <w:rPr>
                              <w:rFonts w:ascii="Cambria Math" w:hAnsi="Cambria Math" w:cstheme="minorHAnsi"/>
                              <w:i/>
                              <w:sz w:val="24"/>
                              <w:szCs w:val="24"/>
                              <w:lang w:val="en-CA"/>
                            </w:rPr>
                          </w:ins>
                        </m:ctrlPr>
                      </m:fPr>
                      <m:num>
                        <m:r>
                          <w:ins w:id="166" w:author="Joseph Stinziano" w:date="2020-03-25T11:51:00Z">
                            <w:rPr>
                              <w:rFonts w:ascii="Cambria Math" w:hAnsi="Cambria Math" w:cstheme="minorHAnsi"/>
                              <w:sz w:val="24"/>
                              <w:szCs w:val="24"/>
                              <w:lang w:val="en-CA"/>
                            </w:rPr>
                            <m:t>-ΔH</m:t>
                          </w:ins>
                        </m:r>
                      </m:num>
                      <m:den>
                        <m:r>
                          <w:ins w:id="167"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17767ED3"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presumably represents a </w:t>
      </w:r>
      <w:del w:id="168" w:author="Joseph Stinziano" w:date="2020-03-25T11:59:00Z">
        <w:r w:rsidR="00184C36" w:rsidRPr="005C3801" w:rsidDel="00341B05">
          <w:rPr>
            <w:rFonts w:eastAsiaTheme="minorEastAsia" w:cstheme="minorHAnsi"/>
            <w:sz w:val="24"/>
            <w:szCs w:val="24"/>
            <w:lang w:val="en-CA"/>
          </w:rPr>
          <w:delText>second derivative of the rate</w:delText>
        </w:r>
      </w:del>
      <w:ins w:id="169" w:author="Joseph Stinziano" w:date="2020-03-25T11:59:00Z">
        <w:r w:rsidR="00341B05">
          <w:rPr>
            <w:rFonts w:eastAsiaTheme="minorEastAsia" w:cstheme="minorHAnsi"/>
            <w:sz w:val="24"/>
            <w:szCs w:val="24"/>
            <w:lang w:val="en-CA"/>
          </w:rPr>
          <w:t>constant based on the derivation in the study</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70"/>
      <w:commentRangeStart w:id="171"/>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70"/>
      <w:r w:rsidR="00702843">
        <w:rPr>
          <w:rStyle w:val="CommentReference"/>
        </w:rPr>
        <w:commentReference w:id="170"/>
      </w:r>
      <w:commentRangeEnd w:id="171"/>
      <w:r w:rsidR="00A30E6B">
        <w:rPr>
          <w:rStyle w:val="CommentReference"/>
        </w:rPr>
        <w:commentReference w:id="171"/>
      </w:r>
      <w:ins w:id="172"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73"/>
      <w:commentRangeStart w:id="174"/>
      <w:r w:rsidR="00E45E7B" w:rsidRPr="005C3801">
        <w:rPr>
          <w:rFonts w:eastAsiaTheme="minorEastAsia" w:cstheme="minorHAnsi"/>
          <w:sz w:val="24"/>
          <w:szCs w:val="24"/>
          <w:lang w:val="en-CA"/>
        </w:rPr>
        <w:t>We can relativize the equation to a reference temperature</w:t>
      </w:r>
      <w:commentRangeEnd w:id="173"/>
      <w:r w:rsidR="005B6359">
        <w:rPr>
          <w:rStyle w:val="CommentReference"/>
        </w:rPr>
        <w:commentReference w:id="173"/>
      </w:r>
      <w:commentRangeEnd w:id="174"/>
      <w:r w:rsidR="00A30E6B">
        <w:rPr>
          <w:rStyle w:val="CommentReference"/>
        </w:rPr>
        <w:commentReference w:id="174"/>
      </w:r>
      <w:ins w:id="175"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ED7AF2"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176" w:author="Joseph Stinziano" w:date="2020-03-25T12:00:00Z">
                    <w:rPr>
                      <w:rFonts w:ascii="Cambria Math" w:hAnsi="Cambria Math" w:cstheme="minorHAnsi"/>
                      <w:i/>
                      <w:sz w:val="24"/>
                      <w:szCs w:val="24"/>
                      <w:lang w:val="en-CA"/>
                    </w:rPr>
                  </w:ins>
                </m:ctrlPr>
              </m:dPr>
              <m:e>
                <m:f>
                  <m:fPr>
                    <m:ctrlPr>
                      <w:ins w:id="177" w:author="Joseph Stinziano" w:date="2020-03-25T12:00:00Z">
                        <w:rPr>
                          <w:rFonts w:ascii="Cambria Math" w:hAnsi="Cambria Math" w:cstheme="minorHAnsi"/>
                          <w:i/>
                          <w:sz w:val="24"/>
                          <w:szCs w:val="24"/>
                          <w:lang w:val="en-CA"/>
                        </w:rPr>
                      </w:ins>
                    </m:ctrlPr>
                  </m:fPr>
                  <m:num>
                    <m:sSup>
                      <m:sSupPr>
                        <m:ctrlPr>
                          <w:ins w:id="178" w:author="Joseph Stinziano" w:date="2020-03-25T12:00:00Z">
                            <w:rPr>
                              <w:rFonts w:ascii="Cambria Math" w:hAnsi="Cambria Math" w:cstheme="minorHAnsi"/>
                              <w:i/>
                              <w:sz w:val="24"/>
                              <w:szCs w:val="24"/>
                              <w:lang w:val="en-CA"/>
                            </w:rPr>
                          </w:ins>
                        </m:ctrlPr>
                      </m:sSupPr>
                      <m:e>
                        <m:r>
                          <w:ins w:id="179" w:author="Joseph Stinziano" w:date="2020-03-25T12:00:00Z">
                            <w:rPr>
                              <w:rFonts w:ascii="Cambria Math" w:hAnsi="Cambria Math" w:cstheme="minorHAnsi"/>
                              <w:sz w:val="24"/>
                              <w:szCs w:val="24"/>
                              <w:lang w:val="en-CA"/>
                            </w:rPr>
                            <m:t>c</m:t>
                          </w:ins>
                        </m:r>
                      </m:e>
                      <m:sup>
                        <m:r>
                          <w:ins w:id="180" w:author="Joseph Stinziano" w:date="2020-03-25T12:00:00Z">
                            <w:rPr>
                              <w:rFonts w:ascii="Cambria Math" w:hAnsi="Cambria Math" w:cstheme="minorHAnsi"/>
                              <w:sz w:val="24"/>
                              <w:szCs w:val="24"/>
                              <w:lang w:val="en-CA"/>
                            </w:rPr>
                            <m:t>''</m:t>
                          </w:ins>
                        </m:r>
                      </m:sup>
                    </m:sSup>
                    <m:r>
                      <w:ins w:id="181" w:author="Joseph Stinziano" w:date="2020-03-25T12:00:00Z">
                        <w:rPr>
                          <w:rFonts w:ascii="Cambria Math" w:hAnsi="Cambria Math" w:cstheme="minorHAnsi"/>
                          <w:sz w:val="24"/>
                          <w:szCs w:val="24"/>
                          <w:lang w:val="en-CA"/>
                        </w:rPr>
                        <m:t>T</m:t>
                      </w:ins>
                    </m:r>
                    <m:func>
                      <m:funcPr>
                        <m:ctrlPr>
                          <w:ins w:id="182" w:author="Joseph Stinziano" w:date="2020-03-25T12:00:00Z">
                            <w:rPr>
                              <w:rFonts w:ascii="Cambria Math" w:hAnsi="Cambria Math" w:cstheme="minorHAnsi"/>
                              <w:i/>
                              <w:sz w:val="24"/>
                              <w:szCs w:val="24"/>
                              <w:lang w:val="en-CA"/>
                            </w:rPr>
                          </w:ins>
                        </m:ctrlPr>
                      </m:funcPr>
                      <m:fName>
                        <m:r>
                          <w:ins w:id="183" w:author="Joseph Stinziano" w:date="2020-03-25T12:00:00Z">
                            <m:rPr>
                              <m:sty m:val="p"/>
                            </m:rPr>
                            <w:rPr>
                              <w:rFonts w:ascii="Cambria Math" w:hAnsi="Cambria Math" w:cstheme="minorHAnsi"/>
                              <w:sz w:val="24"/>
                              <w:szCs w:val="24"/>
                              <w:lang w:val="en-CA"/>
                            </w:rPr>
                            <m:t>exp</m:t>
                          </w:ins>
                        </m:r>
                      </m:fName>
                      <m:e>
                        <m:d>
                          <m:dPr>
                            <m:ctrlPr>
                              <w:ins w:id="184" w:author="Joseph Stinziano" w:date="2020-03-25T12:00:00Z">
                                <w:rPr>
                                  <w:rFonts w:ascii="Cambria Math" w:hAnsi="Cambria Math" w:cstheme="minorHAnsi"/>
                                  <w:i/>
                                  <w:sz w:val="24"/>
                                  <w:szCs w:val="24"/>
                                  <w:lang w:val="en-CA"/>
                                </w:rPr>
                              </w:ins>
                            </m:ctrlPr>
                          </m:dPr>
                          <m:e>
                            <m:f>
                              <m:fPr>
                                <m:ctrlPr>
                                  <w:ins w:id="185" w:author="Joseph Stinziano" w:date="2020-03-25T12:00:00Z">
                                    <w:rPr>
                                      <w:rFonts w:ascii="Cambria Math" w:hAnsi="Cambria Math" w:cstheme="minorHAnsi"/>
                                      <w:i/>
                                      <w:sz w:val="24"/>
                                      <w:szCs w:val="24"/>
                                      <w:lang w:val="en-CA"/>
                                    </w:rPr>
                                  </w:ins>
                                </m:ctrlPr>
                              </m:fPr>
                              <m:num>
                                <m:r>
                                  <w:ins w:id="186" w:author="Joseph Stinziano" w:date="2020-03-25T12:00:00Z">
                                    <w:rPr>
                                      <w:rFonts w:ascii="Cambria Math" w:hAnsi="Cambria Math" w:cstheme="minorHAnsi"/>
                                      <w:sz w:val="24"/>
                                      <w:szCs w:val="24"/>
                                      <w:lang w:val="en-CA"/>
                                    </w:rPr>
                                    <m:t>-ΔH‡</m:t>
                                  </w:ins>
                                </m:r>
                              </m:num>
                              <m:den>
                                <m:r>
                                  <w:ins w:id="187" w:author="Joseph Stinziano" w:date="2020-03-25T12:00:00Z">
                                    <w:rPr>
                                      <w:rFonts w:ascii="Cambria Math" w:hAnsi="Cambria Math" w:cstheme="minorHAnsi"/>
                                      <w:sz w:val="24"/>
                                      <w:szCs w:val="24"/>
                                      <w:lang w:val="en-CA"/>
                                    </w:rPr>
                                    <m:t>RT</m:t>
                                  </w:ins>
                                </m:r>
                              </m:den>
                            </m:f>
                          </m:e>
                        </m:d>
                      </m:e>
                    </m:func>
                  </m:num>
                  <m:den>
                    <m:r>
                      <w:ins w:id="188" w:author="Joseph Stinziano" w:date="2020-03-25T12:00:00Z">
                        <w:rPr>
                          <w:rFonts w:ascii="Cambria Math" w:hAnsi="Cambria Math" w:cstheme="minorHAnsi"/>
                          <w:sz w:val="24"/>
                          <w:szCs w:val="24"/>
                          <w:lang w:val="en-CA"/>
                        </w:rPr>
                        <m:t>1+</m:t>
                      </w:ins>
                    </m:r>
                    <m:func>
                      <m:funcPr>
                        <m:ctrlPr>
                          <w:ins w:id="189" w:author="Joseph Stinziano" w:date="2020-03-25T12:00:00Z">
                            <w:rPr>
                              <w:rFonts w:ascii="Cambria Math" w:hAnsi="Cambria Math" w:cstheme="minorHAnsi"/>
                              <w:i/>
                              <w:sz w:val="24"/>
                              <w:szCs w:val="24"/>
                              <w:lang w:val="en-CA"/>
                            </w:rPr>
                          </w:ins>
                        </m:ctrlPr>
                      </m:funcPr>
                      <m:fName>
                        <m:r>
                          <w:ins w:id="190" w:author="Joseph Stinziano" w:date="2020-03-25T12:00:00Z">
                            <m:rPr>
                              <m:sty m:val="p"/>
                            </m:rPr>
                            <w:rPr>
                              <w:rFonts w:ascii="Cambria Math" w:hAnsi="Cambria Math" w:cstheme="minorHAnsi"/>
                              <w:sz w:val="24"/>
                              <w:szCs w:val="24"/>
                              <w:lang w:val="en-CA"/>
                            </w:rPr>
                            <m:t>exp</m:t>
                          </w:ins>
                        </m:r>
                      </m:fName>
                      <m:e>
                        <m:d>
                          <m:dPr>
                            <m:ctrlPr>
                              <w:ins w:id="191" w:author="Joseph Stinziano" w:date="2020-03-25T12:00:00Z">
                                <w:rPr>
                                  <w:rFonts w:ascii="Cambria Math" w:hAnsi="Cambria Math" w:cstheme="minorHAnsi"/>
                                  <w:i/>
                                  <w:sz w:val="24"/>
                                  <w:szCs w:val="24"/>
                                  <w:lang w:val="en-CA"/>
                                </w:rPr>
                              </w:ins>
                            </m:ctrlPr>
                          </m:dPr>
                          <m:e>
                            <m:f>
                              <m:fPr>
                                <m:ctrlPr>
                                  <w:ins w:id="192" w:author="Joseph Stinziano" w:date="2020-03-25T12:00:00Z">
                                    <w:rPr>
                                      <w:rFonts w:ascii="Cambria Math" w:hAnsi="Cambria Math" w:cstheme="minorHAnsi"/>
                                      <w:i/>
                                      <w:sz w:val="24"/>
                                      <w:szCs w:val="24"/>
                                      <w:lang w:val="en-CA"/>
                                    </w:rPr>
                                  </w:ins>
                                </m:ctrlPr>
                              </m:fPr>
                              <m:num>
                                <m:r>
                                  <w:ins w:id="193" w:author="Joseph Stinziano" w:date="2020-03-25T12:00:00Z">
                                    <w:rPr>
                                      <w:rFonts w:ascii="Cambria Math" w:hAnsi="Cambria Math" w:cstheme="minorHAnsi"/>
                                      <w:sz w:val="24"/>
                                      <w:szCs w:val="24"/>
                                      <w:lang w:val="en-CA"/>
                                    </w:rPr>
                                    <m:t>ΔS</m:t>
                                  </w:ins>
                                </m:r>
                              </m:num>
                              <m:den>
                                <m:r>
                                  <w:ins w:id="194" w:author="Joseph Stinziano" w:date="2020-03-25T12:00:00Z">
                                    <w:rPr>
                                      <w:rFonts w:ascii="Cambria Math" w:hAnsi="Cambria Math" w:cstheme="minorHAnsi"/>
                                      <w:sz w:val="24"/>
                                      <w:szCs w:val="24"/>
                                      <w:lang w:val="en-CA"/>
                                    </w:rPr>
                                    <m:t>R</m:t>
                                  </w:ins>
                                </m:r>
                              </m:den>
                            </m:f>
                          </m:e>
                        </m:d>
                      </m:e>
                    </m:func>
                    <m:func>
                      <m:funcPr>
                        <m:ctrlPr>
                          <w:ins w:id="195" w:author="Joseph Stinziano" w:date="2020-03-25T12:00:00Z">
                            <w:rPr>
                              <w:rFonts w:ascii="Cambria Math" w:hAnsi="Cambria Math" w:cstheme="minorHAnsi"/>
                              <w:i/>
                              <w:sz w:val="24"/>
                              <w:szCs w:val="24"/>
                              <w:lang w:val="en-CA"/>
                            </w:rPr>
                          </w:ins>
                        </m:ctrlPr>
                      </m:funcPr>
                      <m:fName>
                        <m:r>
                          <w:ins w:id="196" w:author="Joseph Stinziano" w:date="2020-03-25T12:00:00Z">
                            <m:rPr>
                              <m:sty m:val="p"/>
                            </m:rPr>
                            <w:rPr>
                              <w:rFonts w:ascii="Cambria Math" w:hAnsi="Cambria Math" w:cstheme="minorHAnsi"/>
                              <w:sz w:val="24"/>
                              <w:szCs w:val="24"/>
                              <w:lang w:val="en-CA"/>
                            </w:rPr>
                            <m:t>exp</m:t>
                          </w:ins>
                        </m:r>
                      </m:fName>
                      <m:e>
                        <m:d>
                          <m:dPr>
                            <m:ctrlPr>
                              <w:ins w:id="197" w:author="Joseph Stinziano" w:date="2020-03-25T12:00:00Z">
                                <w:rPr>
                                  <w:rFonts w:ascii="Cambria Math" w:hAnsi="Cambria Math" w:cstheme="minorHAnsi"/>
                                  <w:i/>
                                  <w:sz w:val="24"/>
                                  <w:szCs w:val="24"/>
                                  <w:lang w:val="en-CA"/>
                                </w:rPr>
                              </w:ins>
                            </m:ctrlPr>
                          </m:dPr>
                          <m:e>
                            <m:f>
                              <m:fPr>
                                <m:ctrlPr>
                                  <w:ins w:id="198" w:author="Joseph Stinziano" w:date="2020-03-25T12:00:00Z">
                                    <w:rPr>
                                      <w:rFonts w:ascii="Cambria Math" w:hAnsi="Cambria Math" w:cstheme="minorHAnsi"/>
                                      <w:i/>
                                      <w:sz w:val="24"/>
                                      <w:szCs w:val="24"/>
                                      <w:lang w:val="en-CA"/>
                                    </w:rPr>
                                  </w:ins>
                                </m:ctrlPr>
                              </m:fPr>
                              <m:num>
                                <m:r>
                                  <w:ins w:id="199" w:author="Joseph Stinziano" w:date="2020-03-25T12:00:00Z">
                                    <w:rPr>
                                      <w:rFonts w:ascii="Cambria Math" w:hAnsi="Cambria Math" w:cstheme="minorHAnsi"/>
                                      <w:sz w:val="24"/>
                                      <w:szCs w:val="24"/>
                                      <w:lang w:val="en-CA"/>
                                    </w:rPr>
                                    <m:t>-ΔH</m:t>
                                  </w:ins>
                                </m:r>
                              </m:num>
                              <m:den>
                                <m:r>
                                  <w:ins w:id="200" w:author="Joseph Stinziano" w:date="2020-03-25T12:00:00Z">
                                    <w:rPr>
                                      <w:rFonts w:ascii="Cambria Math" w:hAnsi="Cambria Math" w:cstheme="minorHAnsi"/>
                                      <w:sz w:val="24"/>
                                      <w:szCs w:val="24"/>
                                      <w:lang w:val="en-CA"/>
                                    </w:rPr>
                                    <m:t>RT</m:t>
                                  </w:ins>
                                </m:r>
                              </m:den>
                            </m:f>
                          </m:e>
                        </m:d>
                      </m:e>
                    </m:func>
                  </m:den>
                </m:f>
              </m:e>
            </m:d>
            <m:f>
              <m:fPr>
                <m:ctrlPr>
                  <w:del w:id="201" w:author="Joseph Stinziano" w:date="2020-03-25T11:51:00Z">
                    <w:rPr>
                      <w:rFonts w:ascii="Cambria Math" w:hAnsi="Cambria Math" w:cstheme="minorHAnsi"/>
                      <w:i/>
                      <w:sz w:val="24"/>
                      <w:szCs w:val="24"/>
                      <w:lang w:val="en-CA"/>
                    </w:rPr>
                  </w:del>
                </m:ctrlPr>
              </m:fPr>
              <m:num>
                <m:r>
                  <w:del w:id="202" w:author="Joseph Stinziano" w:date="2020-03-25T11:51:00Z">
                    <w:rPr>
                      <w:rFonts w:ascii="Cambria Math" w:hAnsi="Cambria Math" w:cstheme="minorHAnsi"/>
                      <w:sz w:val="24"/>
                      <w:szCs w:val="24"/>
                      <w:lang w:val="en-CA"/>
                    </w:rPr>
                    <m:t>c''T</m:t>
                  </w:del>
                </m:r>
                <m:sSup>
                  <m:sSupPr>
                    <m:ctrlPr>
                      <w:del w:id="203" w:author="Joseph Stinziano" w:date="2020-03-25T11:51:00Z">
                        <w:rPr>
                          <w:rFonts w:ascii="Cambria Math" w:hAnsi="Cambria Math" w:cstheme="minorHAnsi"/>
                          <w:i/>
                          <w:sz w:val="24"/>
                          <w:szCs w:val="24"/>
                          <w:lang w:val="en-CA"/>
                        </w:rPr>
                      </w:del>
                    </m:ctrlPr>
                  </m:sSupPr>
                  <m:e>
                    <m:r>
                      <w:del w:id="204" w:author="Joseph Stinziano" w:date="2020-03-25T11:51:00Z">
                        <w:rPr>
                          <w:rFonts w:ascii="Cambria Math" w:hAnsi="Cambria Math" w:cstheme="minorHAnsi"/>
                          <w:sz w:val="24"/>
                          <w:szCs w:val="24"/>
                          <w:lang w:val="en-CA"/>
                        </w:rPr>
                        <m:t>e</m:t>
                      </w:del>
                    </m:r>
                  </m:e>
                  <m:sup>
                    <m:f>
                      <m:fPr>
                        <m:ctrlPr>
                          <w:del w:id="205" w:author="Joseph Stinziano" w:date="2020-03-25T11:51:00Z">
                            <w:rPr>
                              <w:rFonts w:ascii="Cambria Math" w:hAnsi="Cambria Math" w:cstheme="minorHAnsi"/>
                              <w:i/>
                              <w:sz w:val="24"/>
                              <w:szCs w:val="24"/>
                              <w:lang w:val="en-CA"/>
                            </w:rPr>
                          </w:del>
                        </m:ctrlPr>
                      </m:fPr>
                      <m:num>
                        <m:r>
                          <w:del w:id="206" w:author="Joseph Stinziano" w:date="2020-03-25T11:51:00Z">
                            <w:rPr>
                              <w:rFonts w:ascii="Cambria Math" w:hAnsi="Cambria Math" w:cstheme="minorHAnsi"/>
                              <w:sz w:val="24"/>
                              <w:szCs w:val="24"/>
                              <w:lang w:val="en-CA"/>
                            </w:rPr>
                            <m:t>-ΔH‡</m:t>
                          </w:del>
                        </m:r>
                      </m:num>
                      <m:den>
                        <m:r>
                          <w:del w:id="207" w:author="Joseph Stinziano" w:date="2020-03-25T11:51:00Z">
                            <w:rPr>
                              <w:rFonts w:ascii="Cambria Math" w:hAnsi="Cambria Math" w:cstheme="minorHAnsi"/>
                              <w:sz w:val="24"/>
                              <w:szCs w:val="24"/>
                              <w:lang w:val="en-CA"/>
                            </w:rPr>
                            <m:t>RT</m:t>
                          </w:del>
                        </m:r>
                      </m:den>
                    </m:f>
                  </m:sup>
                </m:sSup>
              </m:num>
              <m:den>
                <m:r>
                  <w:del w:id="208" w:author="Joseph Stinziano" w:date="2020-03-25T11:51:00Z">
                    <w:rPr>
                      <w:rFonts w:ascii="Cambria Math" w:hAnsi="Cambria Math" w:cstheme="minorHAnsi"/>
                      <w:sz w:val="24"/>
                      <w:szCs w:val="24"/>
                      <w:lang w:val="en-CA"/>
                    </w:rPr>
                    <m:t>1+</m:t>
                  </w:del>
                </m:r>
                <m:sSup>
                  <m:sSupPr>
                    <m:ctrlPr>
                      <w:del w:id="209" w:author="Joseph Stinziano" w:date="2020-03-25T11:51:00Z">
                        <w:rPr>
                          <w:rFonts w:ascii="Cambria Math" w:hAnsi="Cambria Math" w:cstheme="minorHAnsi"/>
                          <w:i/>
                          <w:sz w:val="24"/>
                          <w:szCs w:val="24"/>
                          <w:lang w:val="en-CA"/>
                        </w:rPr>
                      </w:del>
                    </m:ctrlPr>
                  </m:sSupPr>
                  <m:e>
                    <m:r>
                      <w:del w:id="210" w:author="Joseph Stinziano" w:date="2020-03-25T11:51:00Z">
                        <w:rPr>
                          <w:rFonts w:ascii="Cambria Math" w:hAnsi="Cambria Math" w:cstheme="minorHAnsi"/>
                          <w:sz w:val="24"/>
                          <w:szCs w:val="24"/>
                          <w:lang w:val="en-CA"/>
                        </w:rPr>
                        <m:t>e</m:t>
                      </w:del>
                    </m:r>
                  </m:e>
                  <m:sup>
                    <m:f>
                      <m:fPr>
                        <m:ctrlPr>
                          <w:del w:id="211" w:author="Joseph Stinziano" w:date="2020-03-25T11:51:00Z">
                            <w:rPr>
                              <w:rFonts w:ascii="Cambria Math" w:hAnsi="Cambria Math" w:cstheme="minorHAnsi"/>
                              <w:i/>
                              <w:sz w:val="24"/>
                              <w:szCs w:val="24"/>
                              <w:lang w:val="en-CA"/>
                            </w:rPr>
                          </w:del>
                        </m:ctrlPr>
                      </m:fPr>
                      <m:num>
                        <m:r>
                          <w:del w:id="212" w:author="Joseph Stinziano" w:date="2020-03-25T11:51:00Z">
                            <w:rPr>
                              <w:rFonts w:ascii="Cambria Math" w:hAnsi="Cambria Math" w:cstheme="minorHAnsi"/>
                              <w:sz w:val="24"/>
                              <w:szCs w:val="24"/>
                              <w:lang w:val="en-CA"/>
                            </w:rPr>
                            <m:t>ΔS</m:t>
                          </w:del>
                        </m:r>
                      </m:num>
                      <m:den>
                        <m:r>
                          <w:del w:id="213" w:author="Joseph Stinziano" w:date="2020-03-25T11:51:00Z">
                            <w:rPr>
                              <w:rFonts w:ascii="Cambria Math" w:hAnsi="Cambria Math" w:cstheme="minorHAnsi"/>
                              <w:sz w:val="24"/>
                              <w:szCs w:val="24"/>
                              <w:lang w:val="en-CA"/>
                            </w:rPr>
                            <m:t>R</m:t>
                          </w:del>
                        </m:r>
                      </m:den>
                    </m:f>
                  </m:sup>
                </m:sSup>
                <m:sSup>
                  <m:sSupPr>
                    <m:ctrlPr>
                      <w:del w:id="214" w:author="Joseph Stinziano" w:date="2020-03-25T11:51:00Z">
                        <w:rPr>
                          <w:rFonts w:ascii="Cambria Math" w:hAnsi="Cambria Math" w:cstheme="minorHAnsi"/>
                          <w:i/>
                          <w:sz w:val="24"/>
                          <w:szCs w:val="24"/>
                          <w:lang w:val="en-CA"/>
                        </w:rPr>
                      </w:del>
                    </m:ctrlPr>
                  </m:sSupPr>
                  <m:e>
                    <m:r>
                      <w:del w:id="215" w:author="Joseph Stinziano" w:date="2020-03-25T11:51:00Z">
                        <w:rPr>
                          <w:rFonts w:ascii="Cambria Math" w:hAnsi="Cambria Math" w:cstheme="minorHAnsi"/>
                          <w:sz w:val="24"/>
                          <w:szCs w:val="24"/>
                          <w:lang w:val="en-CA"/>
                        </w:rPr>
                        <m:t>e</m:t>
                      </w:del>
                    </m:r>
                  </m:e>
                  <m:sup>
                    <m:f>
                      <m:fPr>
                        <m:ctrlPr>
                          <w:del w:id="216" w:author="Joseph Stinziano" w:date="2020-03-25T11:51:00Z">
                            <w:rPr>
                              <w:rFonts w:ascii="Cambria Math" w:hAnsi="Cambria Math" w:cstheme="minorHAnsi"/>
                              <w:i/>
                              <w:sz w:val="24"/>
                              <w:szCs w:val="24"/>
                              <w:lang w:val="en-CA"/>
                            </w:rPr>
                          </w:del>
                        </m:ctrlPr>
                      </m:fPr>
                      <m:num>
                        <m:r>
                          <w:del w:id="217" w:author="Joseph Stinziano" w:date="2020-03-25T11:51:00Z">
                            <w:rPr>
                              <w:rFonts w:ascii="Cambria Math" w:hAnsi="Cambria Math" w:cstheme="minorHAnsi"/>
                              <w:sz w:val="24"/>
                              <w:szCs w:val="24"/>
                              <w:lang w:val="en-CA"/>
                            </w:rPr>
                            <m:t>-ΔH</m:t>
                          </w:del>
                        </m:r>
                      </m:num>
                      <m:den>
                        <m:r>
                          <w:del w:id="218" w:author="Joseph Stinziano" w:date="2020-03-25T11:51:00Z">
                            <w:rPr>
                              <w:rFonts w:ascii="Cambria Math" w:hAnsi="Cambria Math" w:cstheme="minorHAnsi"/>
                              <w:sz w:val="24"/>
                              <w:szCs w:val="24"/>
                              <w:lang w:val="en-CA"/>
                            </w:rPr>
                            <m:t>RT</m:t>
                          </w:del>
                        </m:r>
                      </m:den>
                    </m:f>
                  </m:sup>
                </m:sSup>
              </m:den>
            </m:f>
          </m:num>
          <m:den>
            <m:d>
              <m:dPr>
                <m:begChr m:val="["/>
                <m:endChr m:val="]"/>
                <m:ctrlPr>
                  <w:ins w:id="219" w:author="Joseph Stinziano" w:date="2020-03-25T12:00:00Z">
                    <w:rPr>
                      <w:rFonts w:ascii="Cambria Math" w:hAnsi="Cambria Math" w:cstheme="minorHAnsi"/>
                      <w:i/>
                      <w:sz w:val="24"/>
                      <w:szCs w:val="24"/>
                      <w:lang w:val="en-CA"/>
                    </w:rPr>
                  </w:ins>
                </m:ctrlPr>
              </m:dPr>
              <m:e>
                <m:f>
                  <m:fPr>
                    <m:ctrlPr>
                      <w:ins w:id="220" w:author="Joseph Stinziano" w:date="2020-03-25T12:00:00Z">
                        <w:rPr>
                          <w:rFonts w:ascii="Cambria Math" w:hAnsi="Cambria Math" w:cstheme="minorHAnsi"/>
                          <w:i/>
                          <w:sz w:val="24"/>
                          <w:szCs w:val="24"/>
                          <w:lang w:val="en-CA"/>
                        </w:rPr>
                      </w:ins>
                    </m:ctrlPr>
                  </m:fPr>
                  <m:num>
                    <m:sSup>
                      <m:sSupPr>
                        <m:ctrlPr>
                          <w:ins w:id="221" w:author="Joseph Stinziano" w:date="2020-03-25T12:00:00Z">
                            <w:rPr>
                              <w:rFonts w:ascii="Cambria Math" w:hAnsi="Cambria Math" w:cstheme="minorHAnsi"/>
                              <w:i/>
                              <w:sz w:val="24"/>
                              <w:szCs w:val="24"/>
                              <w:lang w:val="en-CA"/>
                            </w:rPr>
                          </w:ins>
                        </m:ctrlPr>
                      </m:sSupPr>
                      <m:e>
                        <m:r>
                          <w:ins w:id="222" w:author="Joseph Stinziano" w:date="2020-03-25T12:00:00Z">
                            <w:rPr>
                              <w:rFonts w:ascii="Cambria Math" w:hAnsi="Cambria Math" w:cstheme="minorHAnsi"/>
                              <w:sz w:val="24"/>
                              <w:szCs w:val="24"/>
                              <w:lang w:val="en-CA"/>
                            </w:rPr>
                            <m:t>c</m:t>
                          </w:ins>
                        </m:r>
                      </m:e>
                      <m:sup>
                        <m:r>
                          <w:ins w:id="223" w:author="Joseph Stinziano" w:date="2020-03-25T12:00:00Z">
                            <w:rPr>
                              <w:rFonts w:ascii="Cambria Math" w:hAnsi="Cambria Math" w:cstheme="minorHAnsi"/>
                              <w:sz w:val="24"/>
                              <w:szCs w:val="24"/>
                              <w:lang w:val="en-CA"/>
                            </w:rPr>
                            <m:t>''</m:t>
                          </w:ins>
                        </m:r>
                      </m:sup>
                    </m:sSup>
                    <m:r>
                      <w:ins w:id="224" w:author="Joseph Stinziano" w:date="2020-03-25T12:00:00Z">
                        <w:rPr>
                          <w:rFonts w:ascii="Cambria Math" w:hAnsi="Cambria Math" w:cstheme="minorHAnsi"/>
                          <w:sz w:val="24"/>
                          <w:szCs w:val="24"/>
                          <w:lang w:val="en-CA"/>
                        </w:rPr>
                        <m:t>298.15</m:t>
                      </w:ins>
                    </m:r>
                    <m:func>
                      <m:funcPr>
                        <m:ctrlPr>
                          <w:ins w:id="225" w:author="Joseph Stinziano" w:date="2020-03-25T12:00:00Z">
                            <w:rPr>
                              <w:rFonts w:ascii="Cambria Math" w:hAnsi="Cambria Math" w:cstheme="minorHAnsi"/>
                              <w:i/>
                              <w:sz w:val="24"/>
                              <w:szCs w:val="24"/>
                              <w:lang w:val="en-CA"/>
                            </w:rPr>
                          </w:ins>
                        </m:ctrlPr>
                      </m:funcPr>
                      <m:fName>
                        <m:r>
                          <w:ins w:id="226" w:author="Joseph Stinziano" w:date="2020-03-25T12:00:00Z">
                            <m:rPr>
                              <m:sty m:val="p"/>
                            </m:rPr>
                            <w:rPr>
                              <w:rFonts w:ascii="Cambria Math" w:hAnsi="Cambria Math" w:cstheme="minorHAnsi"/>
                              <w:sz w:val="24"/>
                              <w:szCs w:val="24"/>
                              <w:lang w:val="en-CA"/>
                            </w:rPr>
                            <m:t>exp</m:t>
                          </w:ins>
                        </m:r>
                      </m:fName>
                      <m:e>
                        <m:d>
                          <m:dPr>
                            <m:ctrlPr>
                              <w:ins w:id="227" w:author="Joseph Stinziano" w:date="2020-03-25T12:00:00Z">
                                <w:rPr>
                                  <w:rFonts w:ascii="Cambria Math" w:hAnsi="Cambria Math" w:cstheme="minorHAnsi"/>
                                  <w:i/>
                                  <w:sz w:val="24"/>
                                  <w:szCs w:val="24"/>
                                  <w:lang w:val="en-CA"/>
                                </w:rPr>
                              </w:ins>
                            </m:ctrlPr>
                          </m:dPr>
                          <m:e>
                            <m:f>
                              <m:fPr>
                                <m:ctrlPr>
                                  <w:ins w:id="228" w:author="Joseph Stinziano" w:date="2020-03-25T12:00:00Z">
                                    <w:rPr>
                                      <w:rFonts w:ascii="Cambria Math" w:hAnsi="Cambria Math" w:cstheme="minorHAnsi"/>
                                      <w:i/>
                                      <w:sz w:val="24"/>
                                      <w:szCs w:val="24"/>
                                      <w:lang w:val="en-CA"/>
                                    </w:rPr>
                                  </w:ins>
                                </m:ctrlPr>
                              </m:fPr>
                              <m:num>
                                <m:r>
                                  <w:ins w:id="229" w:author="Joseph Stinziano" w:date="2020-03-25T12:00:00Z">
                                    <w:rPr>
                                      <w:rFonts w:ascii="Cambria Math" w:hAnsi="Cambria Math" w:cstheme="minorHAnsi"/>
                                      <w:sz w:val="24"/>
                                      <w:szCs w:val="24"/>
                                      <w:lang w:val="en-CA"/>
                                    </w:rPr>
                                    <m:t>-ΔH‡</m:t>
                                  </w:ins>
                                </m:r>
                              </m:num>
                              <m:den>
                                <m:r>
                                  <w:ins w:id="230" w:author="Joseph Stinziano" w:date="2020-03-25T12:00:00Z">
                                    <w:rPr>
                                      <w:rFonts w:ascii="Cambria Math" w:hAnsi="Cambria Math" w:cstheme="minorHAnsi"/>
                                      <w:sz w:val="24"/>
                                      <w:szCs w:val="24"/>
                                      <w:lang w:val="en-CA"/>
                                    </w:rPr>
                                    <m:t>298.15R</m:t>
                                  </w:ins>
                                </m:r>
                              </m:den>
                            </m:f>
                          </m:e>
                        </m:d>
                      </m:e>
                    </m:func>
                  </m:num>
                  <m:den>
                    <m:r>
                      <w:ins w:id="231" w:author="Joseph Stinziano" w:date="2020-03-25T12:00:00Z">
                        <w:rPr>
                          <w:rFonts w:ascii="Cambria Math" w:hAnsi="Cambria Math" w:cstheme="minorHAnsi"/>
                          <w:sz w:val="24"/>
                          <w:szCs w:val="24"/>
                          <w:lang w:val="en-CA"/>
                        </w:rPr>
                        <m:t>1+</m:t>
                      </w:ins>
                    </m:r>
                    <m:func>
                      <m:funcPr>
                        <m:ctrlPr>
                          <w:ins w:id="232" w:author="Joseph Stinziano" w:date="2020-03-25T12:00:00Z">
                            <w:rPr>
                              <w:rFonts w:ascii="Cambria Math" w:hAnsi="Cambria Math" w:cstheme="minorHAnsi"/>
                              <w:i/>
                              <w:sz w:val="24"/>
                              <w:szCs w:val="24"/>
                              <w:lang w:val="en-CA"/>
                            </w:rPr>
                          </w:ins>
                        </m:ctrlPr>
                      </m:funcPr>
                      <m:fName>
                        <m:r>
                          <w:ins w:id="233" w:author="Joseph Stinziano" w:date="2020-03-25T12:00:00Z">
                            <m:rPr>
                              <m:sty m:val="p"/>
                            </m:rPr>
                            <w:rPr>
                              <w:rFonts w:ascii="Cambria Math" w:hAnsi="Cambria Math" w:cstheme="minorHAnsi"/>
                              <w:sz w:val="24"/>
                              <w:szCs w:val="24"/>
                              <w:lang w:val="en-CA"/>
                            </w:rPr>
                            <m:t>exp</m:t>
                          </w:ins>
                        </m:r>
                      </m:fName>
                      <m:e>
                        <m:d>
                          <m:dPr>
                            <m:ctrlPr>
                              <w:ins w:id="234" w:author="Joseph Stinziano" w:date="2020-03-25T12:00:00Z">
                                <w:rPr>
                                  <w:rFonts w:ascii="Cambria Math" w:hAnsi="Cambria Math" w:cstheme="minorHAnsi"/>
                                  <w:i/>
                                  <w:sz w:val="24"/>
                                  <w:szCs w:val="24"/>
                                  <w:lang w:val="en-CA"/>
                                </w:rPr>
                              </w:ins>
                            </m:ctrlPr>
                          </m:dPr>
                          <m:e>
                            <m:f>
                              <m:fPr>
                                <m:ctrlPr>
                                  <w:ins w:id="235" w:author="Joseph Stinziano" w:date="2020-03-25T12:00:00Z">
                                    <w:rPr>
                                      <w:rFonts w:ascii="Cambria Math" w:hAnsi="Cambria Math" w:cstheme="minorHAnsi"/>
                                      <w:i/>
                                      <w:sz w:val="24"/>
                                      <w:szCs w:val="24"/>
                                      <w:lang w:val="en-CA"/>
                                    </w:rPr>
                                  </w:ins>
                                </m:ctrlPr>
                              </m:fPr>
                              <m:num>
                                <m:r>
                                  <w:ins w:id="236" w:author="Joseph Stinziano" w:date="2020-03-25T12:00:00Z">
                                    <w:rPr>
                                      <w:rFonts w:ascii="Cambria Math" w:hAnsi="Cambria Math" w:cstheme="minorHAnsi"/>
                                      <w:sz w:val="24"/>
                                      <w:szCs w:val="24"/>
                                      <w:lang w:val="en-CA"/>
                                    </w:rPr>
                                    <m:t>ΔS</m:t>
                                  </w:ins>
                                </m:r>
                              </m:num>
                              <m:den>
                                <m:r>
                                  <w:ins w:id="237" w:author="Joseph Stinziano" w:date="2020-03-25T12:00:00Z">
                                    <w:rPr>
                                      <w:rFonts w:ascii="Cambria Math" w:hAnsi="Cambria Math" w:cstheme="minorHAnsi"/>
                                      <w:sz w:val="24"/>
                                      <w:szCs w:val="24"/>
                                      <w:lang w:val="en-CA"/>
                                    </w:rPr>
                                    <m:t>R</m:t>
                                  </w:ins>
                                </m:r>
                              </m:den>
                            </m:f>
                          </m:e>
                        </m:d>
                      </m:e>
                    </m:func>
                    <m:func>
                      <m:funcPr>
                        <m:ctrlPr>
                          <w:ins w:id="238" w:author="Joseph Stinziano" w:date="2020-03-25T12:00:00Z">
                            <w:rPr>
                              <w:rFonts w:ascii="Cambria Math" w:hAnsi="Cambria Math" w:cstheme="minorHAnsi"/>
                              <w:i/>
                              <w:sz w:val="24"/>
                              <w:szCs w:val="24"/>
                              <w:lang w:val="en-CA"/>
                            </w:rPr>
                          </w:ins>
                        </m:ctrlPr>
                      </m:funcPr>
                      <m:fName>
                        <m:r>
                          <w:ins w:id="239" w:author="Joseph Stinziano" w:date="2020-03-25T12:00:00Z">
                            <m:rPr>
                              <m:sty m:val="p"/>
                            </m:rPr>
                            <w:rPr>
                              <w:rFonts w:ascii="Cambria Math" w:hAnsi="Cambria Math" w:cstheme="minorHAnsi"/>
                              <w:sz w:val="24"/>
                              <w:szCs w:val="24"/>
                              <w:lang w:val="en-CA"/>
                            </w:rPr>
                            <m:t>exp</m:t>
                          </w:ins>
                        </m:r>
                      </m:fName>
                      <m:e>
                        <m:d>
                          <m:dPr>
                            <m:ctrlPr>
                              <w:ins w:id="240" w:author="Joseph Stinziano" w:date="2020-03-25T12:00:00Z">
                                <w:rPr>
                                  <w:rFonts w:ascii="Cambria Math" w:hAnsi="Cambria Math" w:cstheme="minorHAnsi"/>
                                  <w:i/>
                                  <w:sz w:val="24"/>
                                  <w:szCs w:val="24"/>
                                  <w:lang w:val="en-CA"/>
                                </w:rPr>
                              </w:ins>
                            </m:ctrlPr>
                          </m:dPr>
                          <m:e>
                            <m:f>
                              <m:fPr>
                                <m:ctrlPr>
                                  <w:ins w:id="241" w:author="Joseph Stinziano" w:date="2020-03-25T12:00:00Z">
                                    <w:rPr>
                                      <w:rFonts w:ascii="Cambria Math" w:hAnsi="Cambria Math" w:cstheme="minorHAnsi"/>
                                      <w:i/>
                                      <w:sz w:val="24"/>
                                      <w:szCs w:val="24"/>
                                      <w:lang w:val="en-CA"/>
                                    </w:rPr>
                                  </w:ins>
                                </m:ctrlPr>
                              </m:fPr>
                              <m:num>
                                <m:r>
                                  <w:ins w:id="242" w:author="Joseph Stinziano" w:date="2020-03-25T12:00:00Z">
                                    <w:rPr>
                                      <w:rFonts w:ascii="Cambria Math" w:hAnsi="Cambria Math" w:cstheme="minorHAnsi"/>
                                      <w:sz w:val="24"/>
                                      <w:szCs w:val="24"/>
                                      <w:lang w:val="en-CA"/>
                                    </w:rPr>
                                    <m:t>-ΔH</m:t>
                                  </w:ins>
                                </m:r>
                              </m:num>
                              <m:den>
                                <m:r>
                                  <w:ins w:id="243" w:author="Joseph Stinziano" w:date="2020-03-25T12:00:00Z">
                                    <w:rPr>
                                      <w:rFonts w:ascii="Cambria Math" w:hAnsi="Cambria Math" w:cstheme="minorHAnsi"/>
                                      <w:sz w:val="24"/>
                                      <w:szCs w:val="24"/>
                                      <w:lang w:val="en-CA"/>
                                    </w:rPr>
                                    <m:t>298.15R</m:t>
                                  </w:ins>
                                </m:r>
                              </m:den>
                            </m:f>
                          </m:e>
                        </m:d>
                      </m:e>
                    </m:func>
                  </m:den>
                </m:f>
              </m:e>
            </m:d>
            <m:f>
              <m:fPr>
                <m:ctrlPr>
                  <w:del w:id="244" w:author="Joseph Stinziano" w:date="2020-03-25T11:51:00Z">
                    <w:rPr>
                      <w:rFonts w:ascii="Cambria Math" w:hAnsi="Cambria Math" w:cstheme="minorHAnsi"/>
                      <w:i/>
                      <w:sz w:val="24"/>
                      <w:szCs w:val="24"/>
                      <w:lang w:val="en-CA"/>
                    </w:rPr>
                  </w:del>
                </m:ctrlPr>
              </m:fPr>
              <m:num>
                <m:r>
                  <w:del w:id="245" w:author="Joseph Stinziano" w:date="2020-03-25T11:51:00Z">
                    <w:rPr>
                      <w:rFonts w:ascii="Cambria Math" w:hAnsi="Cambria Math" w:cstheme="minorHAnsi"/>
                      <w:sz w:val="24"/>
                      <w:szCs w:val="24"/>
                      <w:lang w:val="en-CA"/>
                    </w:rPr>
                    <m:t>c''298.15</m:t>
                  </w:del>
                </m:r>
                <m:sSup>
                  <m:sSupPr>
                    <m:ctrlPr>
                      <w:del w:id="246" w:author="Joseph Stinziano" w:date="2020-03-25T11:51:00Z">
                        <w:rPr>
                          <w:rFonts w:ascii="Cambria Math" w:hAnsi="Cambria Math" w:cstheme="minorHAnsi"/>
                          <w:i/>
                          <w:sz w:val="24"/>
                          <w:szCs w:val="24"/>
                          <w:lang w:val="en-CA"/>
                        </w:rPr>
                      </w:del>
                    </m:ctrlPr>
                  </m:sSupPr>
                  <m:e>
                    <m:r>
                      <w:del w:id="247" w:author="Joseph Stinziano" w:date="2020-03-25T11:51:00Z">
                        <w:rPr>
                          <w:rFonts w:ascii="Cambria Math" w:hAnsi="Cambria Math" w:cstheme="minorHAnsi"/>
                          <w:sz w:val="24"/>
                          <w:szCs w:val="24"/>
                          <w:lang w:val="en-CA"/>
                        </w:rPr>
                        <m:t>e</m:t>
                      </w:del>
                    </m:r>
                  </m:e>
                  <m:sup>
                    <m:f>
                      <m:fPr>
                        <m:ctrlPr>
                          <w:del w:id="248" w:author="Joseph Stinziano" w:date="2020-03-25T11:51:00Z">
                            <w:rPr>
                              <w:rFonts w:ascii="Cambria Math" w:hAnsi="Cambria Math" w:cstheme="minorHAnsi"/>
                              <w:i/>
                              <w:sz w:val="24"/>
                              <w:szCs w:val="24"/>
                              <w:lang w:val="en-CA"/>
                            </w:rPr>
                          </w:del>
                        </m:ctrlPr>
                      </m:fPr>
                      <m:num>
                        <m:r>
                          <w:del w:id="249" w:author="Joseph Stinziano" w:date="2020-03-25T11:51:00Z">
                            <w:rPr>
                              <w:rFonts w:ascii="Cambria Math" w:hAnsi="Cambria Math" w:cstheme="minorHAnsi"/>
                              <w:sz w:val="24"/>
                              <w:szCs w:val="24"/>
                              <w:lang w:val="en-CA"/>
                            </w:rPr>
                            <m:t>-ΔH‡</m:t>
                          </w:del>
                        </m:r>
                      </m:num>
                      <m:den>
                        <m:r>
                          <w:del w:id="250" w:author="Joseph Stinziano" w:date="2020-03-25T11:51:00Z">
                            <w:rPr>
                              <w:rFonts w:ascii="Cambria Math" w:hAnsi="Cambria Math" w:cstheme="minorHAnsi"/>
                              <w:sz w:val="24"/>
                              <w:szCs w:val="24"/>
                              <w:lang w:val="en-CA"/>
                            </w:rPr>
                            <m:t>R298</m:t>
                          </w:del>
                        </m:r>
                        <w:bookmarkStart w:id="251" w:name="_Hlk16858237"/>
                        <m:r>
                          <w:del w:id="252" w:author="Joseph Stinziano" w:date="2020-03-25T11:51:00Z">
                            <w:rPr>
                              <w:rFonts w:ascii="Cambria Math" w:hAnsi="Cambria Math" w:cstheme="minorHAnsi"/>
                              <w:sz w:val="24"/>
                              <w:szCs w:val="24"/>
                              <w:lang w:val="en-CA"/>
                            </w:rPr>
                            <m:t>.15</m:t>
                          </w:del>
                        </m:r>
                        <w:bookmarkEnd w:id="251"/>
                      </m:den>
                    </m:f>
                  </m:sup>
                </m:sSup>
              </m:num>
              <m:den>
                <m:r>
                  <w:del w:id="253" w:author="Joseph Stinziano" w:date="2020-03-25T11:51:00Z">
                    <w:rPr>
                      <w:rFonts w:ascii="Cambria Math" w:hAnsi="Cambria Math" w:cstheme="minorHAnsi"/>
                      <w:sz w:val="24"/>
                      <w:szCs w:val="24"/>
                      <w:lang w:val="en-CA"/>
                    </w:rPr>
                    <m:t>1+</m:t>
                  </w:del>
                </m:r>
                <m:sSup>
                  <m:sSupPr>
                    <m:ctrlPr>
                      <w:del w:id="254" w:author="Joseph Stinziano" w:date="2020-03-25T11:51:00Z">
                        <w:rPr>
                          <w:rFonts w:ascii="Cambria Math" w:hAnsi="Cambria Math" w:cstheme="minorHAnsi"/>
                          <w:i/>
                          <w:sz w:val="24"/>
                          <w:szCs w:val="24"/>
                          <w:lang w:val="en-CA"/>
                        </w:rPr>
                      </w:del>
                    </m:ctrlPr>
                  </m:sSupPr>
                  <m:e>
                    <m:r>
                      <w:del w:id="255" w:author="Joseph Stinziano" w:date="2020-03-25T11:51:00Z">
                        <w:rPr>
                          <w:rFonts w:ascii="Cambria Math" w:hAnsi="Cambria Math" w:cstheme="minorHAnsi"/>
                          <w:sz w:val="24"/>
                          <w:szCs w:val="24"/>
                          <w:lang w:val="en-CA"/>
                        </w:rPr>
                        <m:t>e</m:t>
                      </w:del>
                    </m:r>
                  </m:e>
                  <m:sup>
                    <m:f>
                      <m:fPr>
                        <m:ctrlPr>
                          <w:del w:id="256" w:author="Joseph Stinziano" w:date="2020-03-25T11:51:00Z">
                            <w:rPr>
                              <w:rFonts w:ascii="Cambria Math" w:hAnsi="Cambria Math" w:cstheme="minorHAnsi"/>
                              <w:i/>
                              <w:sz w:val="24"/>
                              <w:szCs w:val="24"/>
                              <w:lang w:val="en-CA"/>
                            </w:rPr>
                          </w:del>
                        </m:ctrlPr>
                      </m:fPr>
                      <m:num>
                        <m:r>
                          <w:del w:id="257" w:author="Joseph Stinziano" w:date="2020-03-25T11:51:00Z">
                            <w:rPr>
                              <w:rFonts w:ascii="Cambria Math" w:hAnsi="Cambria Math" w:cstheme="minorHAnsi"/>
                              <w:sz w:val="24"/>
                              <w:szCs w:val="24"/>
                              <w:lang w:val="en-CA"/>
                            </w:rPr>
                            <m:t>ΔS</m:t>
                          </w:del>
                        </m:r>
                      </m:num>
                      <m:den>
                        <m:r>
                          <w:del w:id="258" w:author="Joseph Stinziano" w:date="2020-03-25T11:51:00Z">
                            <w:rPr>
                              <w:rFonts w:ascii="Cambria Math" w:hAnsi="Cambria Math" w:cstheme="minorHAnsi"/>
                              <w:sz w:val="24"/>
                              <w:szCs w:val="24"/>
                              <w:lang w:val="en-CA"/>
                            </w:rPr>
                            <m:t>R</m:t>
                          </w:del>
                        </m:r>
                      </m:den>
                    </m:f>
                  </m:sup>
                </m:sSup>
                <m:sSup>
                  <m:sSupPr>
                    <m:ctrlPr>
                      <w:del w:id="259" w:author="Joseph Stinziano" w:date="2020-03-25T11:51:00Z">
                        <w:rPr>
                          <w:rFonts w:ascii="Cambria Math" w:hAnsi="Cambria Math" w:cstheme="minorHAnsi"/>
                          <w:i/>
                          <w:sz w:val="24"/>
                          <w:szCs w:val="24"/>
                          <w:lang w:val="en-CA"/>
                        </w:rPr>
                      </w:del>
                    </m:ctrlPr>
                  </m:sSupPr>
                  <m:e>
                    <m:r>
                      <w:del w:id="260" w:author="Joseph Stinziano" w:date="2020-03-25T11:51:00Z">
                        <w:rPr>
                          <w:rFonts w:ascii="Cambria Math" w:hAnsi="Cambria Math" w:cstheme="minorHAnsi"/>
                          <w:sz w:val="24"/>
                          <w:szCs w:val="24"/>
                          <w:lang w:val="en-CA"/>
                        </w:rPr>
                        <m:t>e</m:t>
                      </w:del>
                    </m:r>
                  </m:e>
                  <m:sup>
                    <m:f>
                      <m:fPr>
                        <m:ctrlPr>
                          <w:del w:id="261" w:author="Joseph Stinziano" w:date="2020-03-25T11:51:00Z">
                            <w:rPr>
                              <w:rFonts w:ascii="Cambria Math" w:hAnsi="Cambria Math" w:cstheme="minorHAnsi"/>
                              <w:i/>
                              <w:sz w:val="24"/>
                              <w:szCs w:val="24"/>
                              <w:lang w:val="en-CA"/>
                            </w:rPr>
                          </w:del>
                        </m:ctrlPr>
                      </m:fPr>
                      <m:num>
                        <m:r>
                          <w:del w:id="262" w:author="Joseph Stinziano" w:date="2020-03-25T11:51:00Z">
                            <w:rPr>
                              <w:rFonts w:ascii="Cambria Math" w:hAnsi="Cambria Math" w:cstheme="minorHAnsi"/>
                              <w:sz w:val="24"/>
                              <w:szCs w:val="24"/>
                              <w:lang w:val="en-CA"/>
                            </w:rPr>
                            <m:t>-ΔH</m:t>
                          </w:del>
                        </m:r>
                      </m:num>
                      <m:den>
                        <m:r>
                          <w:del w:id="263"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264"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265" w:author="Joseph Stinziano" w:date="2020-03-25T08:06:00Z"/>
          <w:rFonts w:eastAsiaTheme="minorEastAsia" w:cstheme="minorHAnsi"/>
          <w:sz w:val="24"/>
          <w:szCs w:val="24"/>
          <w:lang w:val="en-CA"/>
        </w:rPr>
      </w:pPr>
      <w:ins w:id="266"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0DFC1DBF" w:rsidR="00006AF9" w:rsidRPr="005C3801" w:rsidRDefault="00ED7AF2"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267" w:author="Joseph Stinziano" w:date="2020-03-25T12:00:00Z">
                <w:rPr>
                  <w:rFonts w:ascii="Cambria Math" w:hAnsi="Cambria Math" w:cstheme="minorHAnsi"/>
                  <w:i/>
                  <w:sz w:val="24"/>
                  <w:szCs w:val="24"/>
                  <w:lang w:val="en-CA"/>
                </w:rPr>
              </w:ins>
            </m:ctrlPr>
          </m:dPr>
          <m:e>
            <m:f>
              <m:fPr>
                <m:ctrlPr>
                  <w:ins w:id="268" w:author="Joseph Stinziano" w:date="2020-03-25T12:00:00Z">
                    <w:rPr>
                      <w:rFonts w:ascii="Cambria Math" w:hAnsi="Cambria Math" w:cstheme="minorHAnsi"/>
                      <w:i/>
                      <w:sz w:val="24"/>
                      <w:szCs w:val="24"/>
                      <w:lang w:val="en-CA"/>
                    </w:rPr>
                  </w:ins>
                </m:ctrlPr>
              </m:fPr>
              <m:num>
                <m:sSup>
                  <m:sSupPr>
                    <m:ctrlPr>
                      <w:ins w:id="269" w:author="Joseph Stinziano" w:date="2020-03-25T12:00:00Z">
                        <w:rPr>
                          <w:rFonts w:ascii="Cambria Math" w:hAnsi="Cambria Math" w:cstheme="minorHAnsi"/>
                          <w:i/>
                          <w:sz w:val="24"/>
                          <w:szCs w:val="24"/>
                          <w:lang w:val="en-CA"/>
                        </w:rPr>
                      </w:ins>
                    </m:ctrlPr>
                  </m:sSupPr>
                  <m:e>
                    <m:r>
                      <w:ins w:id="270" w:author="Joseph Stinziano" w:date="2020-03-25T12:00:00Z">
                        <w:rPr>
                          <w:rFonts w:ascii="Cambria Math" w:hAnsi="Cambria Math" w:cstheme="minorHAnsi"/>
                          <w:sz w:val="24"/>
                          <w:szCs w:val="24"/>
                          <w:lang w:val="en-CA"/>
                        </w:rPr>
                        <m:t>c</m:t>
                      </w:ins>
                    </m:r>
                  </m:e>
                  <m:sup>
                    <m:r>
                      <w:ins w:id="271" w:author="Joseph Stinziano" w:date="2020-03-25T12:00:00Z">
                        <w:rPr>
                          <w:rFonts w:ascii="Cambria Math" w:hAnsi="Cambria Math" w:cstheme="minorHAnsi"/>
                          <w:sz w:val="24"/>
                          <w:szCs w:val="24"/>
                          <w:lang w:val="en-CA"/>
                        </w:rPr>
                        <m:t>''</m:t>
                      </w:ins>
                    </m:r>
                  </m:sup>
                </m:sSup>
                <m:r>
                  <w:ins w:id="272" w:author="Joseph Stinziano" w:date="2020-03-25T12:00:00Z">
                    <w:rPr>
                      <w:rFonts w:ascii="Cambria Math" w:hAnsi="Cambria Math" w:cstheme="minorHAnsi"/>
                      <w:sz w:val="24"/>
                      <w:szCs w:val="24"/>
                      <w:lang w:val="en-CA"/>
                    </w:rPr>
                    <m:t>T</m:t>
                  </w:ins>
                </m:r>
                <m:func>
                  <m:funcPr>
                    <m:ctrlPr>
                      <w:ins w:id="273" w:author="Joseph Stinziano" w:date="2020-03-25T12:00:00Z">
                        <w:rPr>
                          <w:rFonts w:ascii="Cambria Math" w:hAnsi="Cambria Math" w:cstheme="minorHAnsi"/>
                          <w:i/>
                          <w:sz w:val="24"/>
                          <w:szCs w:val="24"/>
                          <w:lang w:val="en-CA"/>
                        </w:rPr>
                      </w:ins>
                    </m:ctrlPr>
                  </m:funcPr>
                  <m:fName>
                    <m:r>
                      <w:ins w:id="274" w:author="Joseph Stinziano" w:date="2020-03-25T12:00:00Z">
                        <m:rPr>
                          <m:sty m:val="p"/>
                        </m:rPr>
                        <w:rPr>
                          <w:rFonts w:ascii="Cambria Math" w:hAnsi="Cambria Math" w:cstheme="minorHAnsi"/>
                          <w:sz w:val="24"/>
                          <w:szCs w:val="24"/>
                          <w:lang w:val="en-CA"/>
                        </w:rPr>
                        <m:t>exp</m:t>
                      </w:ins>
                    </m:r>
                  </m:fName>
                  <m:e>
                    <m:d>
                      <m:dPr>
                        <m:ctrlPr>
                          <w:ins w:id="275" w:author="Joseph Stinziano" w:date="2020-03-25T12:00:00Z">
                            <w:rPr>
                              <w:rFonts w:ascii="Cambria Math" w:hAnsi="Cambria Math" w:cstheme="minorHAnsi"/>
                              <w:i/>
                              <w:sz w:val="24"/>
                              <w:szCs w:val="24"/>
                              <w:lang w:val="en-CA"/>
                            </w:rPr>
                          </w:ins>
                        </m:ctrlPr>
                      </m:dPr>
                      <m:e>
                        <m:f>
                          <m:fPr>
                            <m:ctrlPr>
                              <w:ins w:id="276" w:author="Joseph Stinziano" w:date="2020-03-25T12:00:00Z">
                                <w:rPr>
                                  <w:rFonts w:ascii="Cambria Math" w:hAnsi="Cambria Math" w:cstheme="minorHAnsi"/>
                                  <w:i/>
                                  <w:sz w:val="24"/>
                                  <w:szCs w:val="24"/>
                                  <w:lang w:val="en-CA"/>
                                </w:rPr>
                              </w:ins>
                            </m:ctrlPr>
                          </m:fPr>
                          <m:num>
                            <m:r>
                              <w:ins w:id="277" w:author="Joseph Stinziano" w:date="2020-03-25T12:00:00Z">
                                <w:rPr>
                                  <w:rFonts w:ascii="Cambria Math" w:hAnsi="Cambria Math" w:cstheme="minorHAnsi"/>
                                  <w:sz w:val="24"/>
                                  <w:szCs w:val="24"/>
                                  <w:lang w:val="en-CA"/>
                                </w:rPr>
                                <m:t>-ΔH‡</m:t>
                              </w:ins>
                            </m:r>
                          </m:num>
                          <m:den>
                            <m:r>
                              <w:ins w:id="278" w:author="Joseph Stinziano" w:date="2020-03-25T12:00:00Z">
                                <w:rPr>
                                  <w:rFonts w:ascii="Cambria Math" w:hAnsi="Cambria Math" w:cstheme="minorHAnsi"/>
                                  <w:sz w:val="24"/>
                                  <w:szCs w:val="24"/>
                                  <w:lang w:val="en-CA"/>
                                </w:rPr>
                                <m:t>RT</m:t>
                              </w:ins>
                            </m:r>
                          </m:den>
                        </m:f>
                      </m:e>
                    </m:d>
                  </m:e>
                </m:func>
                <m:r>
                  <w:ins w:id="279" w:author="Joseph Stinziano" w:date="2020-03-25T12:00:00Z">
                    <w:rPr>
                      <w:rFonts w:ascii="Cambria Math" w:hAnsi="Cambria Math" w:cstheme="minorHAnsi"/>
                      <w:sz w:val="24"/>
                      <w:szCs w:val="24"/>
                      <w:lang w:val="en-CA"/>
                    </w:rPr>
                    <m:t>c''T</m:t>
                  </w:ins>
                </m:r>
                <m:sSup>
                  <m:sSupPr>
                    <m:ctrlPr>
                      <w:ins w:id="280" w:author="Joseph Stinziano" w:date="2020-03-25T12:00:00Z">
                        <w:rPr>
                          <w:rFonts w:ascii="Cambria Math" w:hAnsi="Cambria Math" w:cstheme="minorHAnsi"/>
                          <w:i/>
                          <w:sz w:val="24"/>
                          <w:szCs w:val="24"/>
                          <w:lang w:val="en-CA"/>
                        </w:rPr>
                      </w:ins>
                    </m:ctrlPr>
                  </m:sSupPr>
                  <m:e>
                    <m:r>
                      <w:ins w:id="281" w:author="Joseph Stinziano" w:date="2020-03-25T12:00:00Z">
                        <w:rPr>
                          <w:rFonts w:ascii="Cambria Math" w:hAnsi="Cambria Math" w:cstheme="minorHAnsi"/>
                          <w:sz w:val="24"/>
                          <w:szCs w:val="24"/>
                          <w:lang w:val="en-CA"/>
                        </w:rPr>
                        <m:t>e</m:t>
                      </w:ins>
                    </m:r>
                  </m:e>
                  <m:sup>
                    <m:f>
                      <m:fPr>
                        <m:ctrlPr>
                          <w:ins w:id="282" w:author="Joseph Stinziano" w:date="2020-03-25T12:00:00Z">
                            <w:rPr>
                              <w:rFonts w:ascii="Cambria Math" w:hAnsi="Cambria Math" w:cstheme="minorHAnsi"/>
                              <w:i/>
                              <w:sz w:val="24"/>
                              <w:szCs w:val="24"/>
                              <w:lang w:val="en-CA"/>
                            </w:rPr>
                          </w:ins>
                        </m:ctrlPr>
                      </m:fPr>
                      <m:num>
                        <m:r>
                          <w:ins w:id="283" w:author="Joseph Stinziano" w:date="2020-03-25T12:00:00Z">
                            <w:rPr>
                              <w:rFonts w:ascii="Cambria Math" w:hAnsi="Cambria Math" w:cstheme="minorHAnsi"/>
                              <w:sz w:val="24"/>
                              <w:szCs w:val="24"/>
                              <w:lang w:val="en-CA"/>
                            </w:rPr>
                            <m:t>-ΔH‡</m:t>
                          </w:ins>
                        </m:r>
                      </m:num>
                      <m:den>
                        <m:r>
                          <w:ins w:id="284" w:author="Joseph Stinziano" w:date="2020-03-25T12:00:00Z">
                            <w:rPr>
                              <w:rFonts w:ascii="Cambria Math" w:hAnsi="Cambria Math" w:cstheme="minorHAnsi"/>
                              <w:sz w:val="24"/>
                              <w:szCs w:val="24"/>
                              <w:lang w:val="en-CA"/>
                            </w:rPr>
                            <m:t>RT</m:t>
                          </w:ins>
                        </m:r>
                      </m:den>
                    </m:f>
                  </m:sup>
                </m:sSup>
              </m:num>
              <m:den>
                <m:sSup>
                  <m:sSupPr>
                    <m:ctrlPr>
                      <w:ins w:id="285" w:author="Joseph Stinziano" w:date="2020-03-25T12:00:00Z">
                        <w:rPr>
                          <w:rFonts w:ascii="Cambria Math" w:hAnsi="Cambria Math" w:cstheme="minorHAnsi"/>
                          <w:i/>
                          <w:sz w:val="24"/>
                          <w:szCs w:val="24"/>
                          <w:lang w:val="en-CA"/>
                        </w:rPr>
                      </w:ins>
                    </m:ctrlPr>
                  </m:sSupPr>
                  <m:e>
                    <m:r>
                      <w:ins w:id="286" w:author="Joseph Stinziano" w:date="2020-03-25T12:00:00Z">
                        <w:rPr>
                          <w:rFonts w:ascii="Cambria Math" w:hAnsi="Cambria Math" w:cstheme="minorHAnsi"/>
                          <w:sz w:val="24"/>
                          <w:szCs w:val="24"/>
                          <w:lang w:val="en-CA"/>
                        </w:rPr>
                        <m:t>c</m:t>
                      </w:ins>
                    </m:r>
                  </m:e>
                  <m:sup>
                    <m:r>
                      <w:ins w:id="287" w:author="Joseph Stinziano" w:date="2020-03-25T12:00:00Z">
                        <w:rPr>
                          <w:rFonts w:ascii="Cambria Math" w:hAnsi="Cambria Math" w:cstheme="minorHAnsi"/>
                          <w:sz w:val="24"/>
                          <w:szCs w:val="24"/>
                          <w:lang w:val="en-CA"/>
                        </w:rPr>
                        <m:t>''</m:t>
                      </w:ins>
                    </m:r>
                  </m:sup>
                </m:sSup>
                <m:r>
                  <w:ins w:id="288" w:author="Joseph Stinziano" w:date="2020-03-25T12:00:00Z">
                    <w:rPr>
                      <w:rFonts w:ascii="Cambria Math" w:hAnsi="Cambria Math" w:cstheme="minorHAnsi"/>
                      <w:sz w:val="24"/>
                      <w:szCs w:val="24"/>
                      <w:lang w:val="en-CA"/>
                    </w:rPr>
                    <m:t>298.15</m:t>
                  </w:ins>
                </m:r>
                <m:func>
                  <m:funcPr>
                    <m:ctrlPr>
                      <w:ins w:id="289" w:author="Joseph Stinziano" w:date="2020-03-25T12:00:00Z">
                        <w:rPr>
                          <w:rFonts w:ascii="Cambria Math" w:hAnsi="Cambria Math" w:cstheme="minorHAnsi"/>
                          <w:i/>
                          <w:sz w:val="24"/>
                          <w:szCs w:val="24"/>
                          <w:lang w:val="en-CA"/>
                        </w:rPr>
                      </w:ins>
                    </m:ctrlPr>
                  </m:funcPr>
                  <m:fName>
                    <m:r>
                      <w:ins w:id="290" w:author="Joseph Stinziano" w:date="2020-03-25T12:00:00Z">
                        <m:rPr>
                          <m:sty m:val="p"/>
                        </m:rPr>
                        <w:rPr>
                          <w:rFonts w:ascii="Cambria Math" w:hAnsi="Cambria Math" w:cstheme="minorHAnsi"/>
                          <w:sz w:val="24"/>
                          <w:szCs w:val="24"/>
                          <w:lang w:val="en-CA"/>
                        </w:rPr>
                        <m:t>exp</m:t>
                      </w:ins>
                    </m:r>
                  </m:fName>
                  <m:e>
                    <m:d>
                      <m:dPr>
                        <m:ctrlPr>
                          <w:ins w:id="291" w:author="Joseph Stinziano" w:date="2020-03-25T12:00:00Z">
                            <w:rPr>
                              <w:rFonts w:ascii="Cambria Math" w:hAnsi="Cambria Math" w:cstheme="minorHAnsi"/>
                              <w:i/>
                              <w:sz w:val="24"/>
                              <w:szCs w:val="24"/>
                              <w:lang w:val="en-CA"/>
                            </w:rPr>
                          </w:ins>
                        </m:ctrlPr>
                      </m:dPr>
                      <m:e>
                        <m:f>
                          <m:fPr>
                            <m:ctrlPr>
                              <w:ins w:id="292" w:author="Joseph Stinziano" w:date="2020-03-25T12:00:00Z">
                                <w:rPr>
                                  <w:rFonts w:ascii="Cambria Math" w:hAnsi="Cambria Math" w:cstheme="minorHAnsi"/>
                                  <w:i/>
                                  <w:sz w:val="24"/>
                                  <w:szCs w:val="24"/>
                                  <w:lang w:val="en-CA"/>
                                </w:rPr>
                              </w:ins>
                            </m:ctrlPr>
                          </m:fPr>
                          <m:num>
                            <m:r>
                              <w:ins w:id="293" w:author="Joseph Stinziano" w:date="2020-03-25T12:00:00Z">
                                <w:rPr>
                                  <w:rFonts w:ascii="Cambria Math" w:hAnsi="Cambria Math" w:cstheme="minorHAnsi"/>
                                  <w:sz w:val="24"/>
                                  <w:szCs w:val="24"/>
                                  <w:lang w:val="en-CA"/>
                                </w:rPr>
                                <m:t>-ΔH‡</m:t>
                              </w:ins>
                            </m:r>
                          </m:num>
                          <m:den>
                            <m:r>
                              <w:ins w:id="294" w:author="Joseph Stinziano" w:date="2020-03-25T12:00:00Z">
                                <w:rPr>
                                  <w:rFonts w:ascii="Cambria Math" w:hAnsi="Cambria Math" w:cstheme="minorHAnsi"/>
                                  <w:sz w:val="24"/>
                                  <w:szCs w:val="24"/>
                                  <w:lang w:val="en-CA"/>
                                </w:rPr>
                                <m:t>298.15R</m:t>
                              </w:ins>
                            </m:r>
                          </m:den>
                        </m:f>
                      </m:e>
                    </m:d>
                  </m:e>
                </m:func>
                <m:r>
                  <w:ins w:id="295" w:author="Joseph Stinziano" w:date="2020-03-25T12:00:00Z">
                    <w:rPr>
                      <w:rFonts w:ascii="Cambria Math" w:hAnsi="Cambria Math" w:cstheme="minorHAnsi"/>
                      <w:sz w:val="24"/>
                      <w:szCs w:val="24"/>
                      <w:lang w:val="en-CA"/>
                    </w:rPr>
                    <m:t>c''298.15</m:t>
                  </w:ins>
                </m:r>
                <m:sSup>
                  <m:sSupPr>
                    <m:ctrlPr>
                      <w:ins w:id="296" w:author="Joseph Stinziano" w:date="2020-03-25T12:00:00Z">
                        <w:rPr>
                          <w:rFonts w:ascii="Cambria Math" w:hAnsi="Cambria Math" w:cstheme="minorHAnsi"/>
                          <w:i/>
                          <w:sz w:val="24"/>
                          <w:szCs w:val="24"/>
                          <w:lang w:val="en-CA"/>
                        </w:rPr>
                      </w:ins>
                    </m:ctrlPr>
                  </m:sSupPr>
                  <m:e>
                    <m:r>
                      <w:ins w:id="297" w:author="Joseph Stinziano" w:date="2020-03-25T12:00:00Z">
                        <w:rPr>
                          <w:rFonts w:ascii="Cambria Math" w:hAnsi="Cambria Math" w:cstheme="minorHAnsi"/>
                          <w:sz w:val="24"/>
                          <w:szCs w:val="24"/>
                          <w:lang w:val="en-CA"/>
                        </w:rPr>
                        <m:t>e</m:t>
                      </w:ins>
                    </m:r>
                  </m:e>
                  <m:sup>
                    <m:f>
                      <m:fPr>
                        <m:ctrlPr>
                          <w:ins w:id="298" w:author="Joseph Stinziano" w:date="2020-03-25T12:00:00Z">
                            <w:rPr>
                              <w:rFonts w:ascii="Cambria Math" w:hAnsi="Cambria Math" w:cstheme="minorHAnsi"/>
                              <w:i/>
                              <w:sz w:val="24"/>
                              <w:szCs w:val="24"/>
                              <w:lang w:val="en-CA"/>
                            </w:rPr>
                          </w:ins>
                        </m:ctrlPr>
                      </m:fPr>
                      <m:num>
                        <m:r>
                          <w:ins w:id="299" w:author="Joseph Stinziano" w:date="2020-03-25T12:00:00Z">
                            <w:rPr>
                              <w:rFonts w:ascii="Cambria Math" w:hAnsi="Cambria Math" w:cstheme="minorHAnsi"/>
                              <w:sz w:val="24"/>
                              <w:szCs w:val="24"/>
                              <w:lang w:val="en-CA"/>
                            </w:rPr>
                            <m:t>-ΔH‡</m:t>
                          </w:ins>
                        </m:r>
                      </m:num>
                      <m:den>
                        <m:r>
                          <w:ins w:id="300" w:author="Joseph Stinziano" w:date="2020-03-25T12:00:00Z">
                            <w:rPr>
                              <w:rFonts w:ascii="Cambria Math" w:hAnsi="Cambria Math" w:cstheme="minorHAnsi"/>
                              <w:sz w:val="24"/>
                              <w:szCs w:val="24"/>
                              <w:lang w:val="en-CA"/>
                            </w:rPr>
                            <m:t>R298.15</m:t>
                          </w:ins>
                        </m:r>
                      </m:den>
                    </m:f>
                  </m:sup>
                </m:sSup>
              </m:den>
            </m:f>
          </m:e>
        </m:d>
        <m:f>
          <m:fPr>
            <m:ctrlPr>
              <w:del w:id="301" w:author="Joseph Stinziano" w:date="2020-03-25T12:00:00Z">
                <w:rPr>
                  <w:rFonts w:ascii="Cambria Math" w:hAnsi="Cambria Math" w:cstheme="minorHAnsi"/>
                  <w:i/>
                  <w:sz w:val="24"/>
                  <w:szCs w:val="24"/>
                  <w:lang w:val="en-CA"/>
                </w:rPr>
              </w:del>
            </m:ctrlPr>
          </m:fPr>
          <m:num>
            <m:r>
              <w:del w:id="302" w:author="Joseph Stinziano" w:date="2020-03-25T11:53:00Z">
                <w:rPr>
                  <w:rFonts w:ascii="Cambria Math" w:hAnsi="Cambria Math" w:cstheme="minorHAnsi"/>
                  <w:sz w:val="24"/>
                  <w:szCs w:val="24"/>
                  <w:lang w:val="en-CA"/>
                </w:rPr>
                <m:t>c''T</m:t>
              </w:del>
            </m:r>
            <m:sSup>
              <m:sSupPr>
                <m:ctrlPr>
                  <w:del w:id="303" w:author="Joseph Stinziano" w:date="2020-03-25T11:53:00Z">
                    <w:rPr>
                      <w:rFonts w:ascii="Cambria Math" w:hAnsi="Cambria Math" w:cstheme="minorHAnsi"/>
                      <w:i/>
                      <w:sz w:val="24"/>
                      <w:szCs w:val="24"/>
                      <w:lang w:val="en-CA"/>
                    </w:rPr>
                  </w:del>
                </m:ctrlPr>
              </m:sSupPr>
              <m:e>
                <m:r>
                  <w:del w:id="304" w:author="Joseph Stinziano" w:date="2020-03-25T11:53:00Z">
                    <w:rPr>
                      <w:rFonts w:ascii="Cambria Math" w:hAnsi="Cambria Math" w:cstheme="minorHAnsi"/>
                      <w:sz w:val="24"/>
                      <w:szCs w:val="24"/>
                      <w:lang w:val="en-CA"/>
                    </w:rPr>
                    <m:t>e</m:t>
                  </w:del>
                </m:r>
              </m:e>
              <m:sup>
                <m:f>
                  <m:fPr>
                    <m:ctrlPr>
                      <w:del w:id="305" w:author="Joseph Stinziano" w:date="2020-03-25T11:53:00Z">
                        <w:rPr>
                          <w:rFonts w:ascii="Cambria Math" w:hAnsi="Cambria Math" w:cstheme="minorHAnsi"/>
                          <w:i/>
                          <w:sz w:val="24"/>
                          <w:szCs w:val="24"/>
                          <w:lang w:val="en-CA"/>
                        </w:rPr>
                      </w:del>
                    </m:ctrlPr>
                  </m:fPr>
                  <m:num>
                    <m:r>
                      <w:del w:id="306" w:author="Joseph Stinziano" w:date="2020-03-25T11:53:00Z">
                        <w:rPr>
                          <w:rFonts w:ascii="Cambria Math" w:hAnsi="Cambria Math" w:cstheme="minorHAnsi"/>
                          <w:sz w:val="24"/>
                          <w:szCs w:val="24"/>
                          <w:lang w:val="en-CA"/>
                        </w:rPr>
                        <m:t>-ΔH‡</m:t>
                      </w:del>
                    </m:r>
                  </m:num>
                  <m:den>
                    <m:r>
                      <w:del w:id="307" w:author="Joseph Stinziano" w:date="2020-03-25T11:53:00Z">
                        <w:rPr>
                          <w:rFonts w:ascii="Cambria Math" w:hAnsi="Cambria Math" w:cstheme="minorHAnsi"/>
                          <w:sz w:val="24"/>
                          <w:szCs w:val="24"/>
                          <w:lang w:val="en-CA"/>
                        </w:rPr>
                        <m:t>RT</m:t>
                      </w:del>
                    </m:r>
                  </m:den>
                </m:f>
              </m:sup>
            </m:sSup>
          </m:num>
          <m:den>
            <m:r>
              <w:del w:id="308" w:author="Joseph Stinziano" w:date="2020-03-25T11:53:00Z">
                <w:rPr>
                  <w:rFonts w:ascii="Cambria Math" w:hAnsi="Cambria Math" w:cstheme="minorHAnsi"/>
                  <w:sz w:val="24"/>
                  <w:szCs w:val="24"/>
                  <w:lang w:val="en-CA"/>
                </w:rPr>
                <m:t>c''298.15</m:t>
              </w:del>
            </m:r>
            <m:sSup>
              <m:sSupPr>
                <m:ctrlPr>
                  <w:del w:id="309" w:author="Joseph Stinziano" w:date="2020-03-25T11:53:00Z">
                    <w:rPr>
                      <w:rFonts w:ascii="Cambria Math" w:hAnsi="Cambria Math" w:cstheme="minorHAnsi"/>
                      <w:i/>
                      <w:sz w:val="24"/>
                      <w:szCs w:val="24"/>
                      <w:lang w:val="en-CA"/>
                    </w:rPr>
                  </w:del>
                </m:ctrlPr>
              </m:sSupPr>
              <m:e>
                <m:r>
                  <w:del w:id="310" w:author="Joseph Stinziano" w:date="2020-03-25T11:53:00Z">
                    <w:rPr>
                      <w:rFonts w:ascii="Cambria Math" w:hAnsi="Cambria Math" w:cstheme="minorHAnsi"/>
                      <w:sz w:val="24"/>
                      <w:szCs w:val="24"/>
                      <w:lang w:val="en-CA"/>
                    </w:rPr>
                    <m:t>e</m:t>
                  </w:del>
                </m:r>
              </m:e>
              <m:sup>
                <m:f>
                  <m:fPr>
                    <m:ctrlPr>
                      <w:del w:id="311" w:author="Joseph Stinziano" w:date="2020-03-25T11:53:00Z">
                        <w:rPr>
                          <w:rFonts w:ascii="Cambria Math" w:hAnsi="Cambria Math" w:cstheme="minorHAnsi"/>
                          <w:i/>
                          <w:sz w:val="24"/>
                          <w:szCs w:val="24"/>
                          <w:lang w:val="en-CA"/>
                        </w:rPr>
                      </w:del>
                    </m:ctrlPr>
                  </m:fPr>
                  <m:num>
                    <m:r>
                      <w:del w:id="312" w:author="Joseph Stinziano" w:date="2020-03-25T11:53:00Z">
                        <w:rPr>
                          <w:rFonts w:ascii="Cambria Math" w:hAnsi="Cambria Math" w:cstheme="minorHAnsi"/>
                          <w:sz w:val="24"/>
                          <w:szCs w:val="24"/>
                          <w:lang w:val="en-CA"/>
                        </w:rPr>
                        <m:t>-ΔH‡</m:t>
                      </w:del>
                    </m:r>
                  </m:num>
                  <m:den>
                    <m:r>
                      <w:del w:id="313" w:author="Joseph Stinziano" w:date="2020-03-25T11:53:00Z">
                        <w:rPr>
                          <w:rFonts w:ascii="Cambria Math" w:hAnsi="Cambria Math" w:cstheme="minorHAnsi"/>
                          <w:sz w:val="24"/>
                          <w:szCs w:val="24"/>
                          <w:lang w:val="en-CA"/>
                        </w:rPr>
                        <m:t>R298.15</m:t>
                      </w:del>
                    </m:r>
                  </m:den>
                </m:f>
              </m:sup>
            </m:sSup>
          </m:den>
        </m:f>
        <m:d>
          <m:dPr>
            <m:begChr m:val="["/>
            <m:endChr m:val="]"/>
            <m:ctrlPr>
              <w:ins w:id="314" w:author="Joseph Stinziano" w:date="2020-03-25T12:00:00Z">
                <w:rPr>
                  <w:rFonts w:ascii="Cambria Math" w:hAnsi="Cambria Math" w:cstheme="minorHAnsi"/>
                  <w:i/>
                  <w:sz w:val="24"/>
                  <w:szCs w:val="24"/>
                  <w:lang w:val="en-CA"/>
                </w:rPr>
              </w:ins>
            </m:ctrlPr>
          </m:dPr>
          <m:e>
            <m:f>
              <m:fPr>
                <m:ctrlPr>
                  <w:ins w:id="315" w:author="Joseph Stinziano" w:date="2020-03-25T12:00:00Z">
                    <w:rPr>
                      <w:rFonts w:ascii="Cambria Math" w:hAnsi="Cambria Math" w:cstheme="minorHAnsi"/>
                      <w:i/>
                      <w:sz w:val="24"/>
                      <w:szCs w:val="24"/>
                      <w:lang w:val="en-CA"/>
                    </w:rPr>
                  </w:ins>
                </m:ctrlPr>
              </m:fPr>
              <m:num>
                <m:r>
                  <w:ins w:id="316" w:author="Joseph Stinziano" w:date="2020-03-25T12:00:00Z">
                    <w:rPr>
                      <w:rFonts w:ascii="Cambria Math" w:hAnsi="Cambria Math" w:cstheme="minorHAnsi"/>
                      <w:sz w:val="24"/>
                      <w:szCs w:val="24"/>
                      <w:lang w:val="en-CA"/>
                    </w:rPr>
                    <m:t>1+</m:t>
                  </w:ins>
                </m:r>
                <m:func>
                  <m:funcPr>
                    <m:ctrlPr>
                      <w:ins w:id="317" w:author="Joseph Stinziano" w:date="2020-03-25T12:00:00Z">
                        <w:rPr>
                          <w:rFonts w:ascii="Cambria Math" w:hAnsi="Cambria Math" w:cstheme="minorHAnsi"/>
                          <w:i/>
                          <w:sz w:val="24"/>
                          <w:szCs w:val="24"/>
                          <w:lang w:val="en-CA"/>
                        </w:rPr>
                      </w:ins>
                    </m:ctrlPr>
                  </m:funcPr>
                  <m:fName>
                    <m:r>
                      <w:ins w:id="318" w:author="Joseph Stinziano" w:date="2020-03-25T12:00:00Z">
                        <m:rPr>
                          <m:sty m:val="p"/>
                        </m:rPr>
                        <w:rPr>
                          <w:rFonts w:ascii="Cambria Math" w:hAnsi="Cambria Math" w:cstheme="minorHAnsi"/>
                          <w:sz w:val="24"/>
                          <w:szCs w:val="24"/>
                          <w:lang w:val="en-CA"/>
                        </w:rPr>
                        <m:t>exp</m:t>
                      </w:ins>
                    </m:r>
                  </m:fName>
                  <m:e>
                    <m:d>
                      <m:dPr>
                        <m:ctrlPr>
                          <w:ins w:id="319" w:author="Joseph Stinziano" w:date="2020-03-25T12:00:00Z">
                            <w:rPr>
                              <w:rFonts w:ascii="Cambria Math" w:hAnsi="Cambria Math" w:cstheme="minorHAnsi"/>
                              <w:i/>
                              <w:sz w:val="24"/>
                              <w:szCs w:val="24"/>
                              <w:lang w:val="en-CA"/>
                            </w:rPr>
                          </w:ins>
                        </m:ctrlPr>
                      </m:dPr>
                      <m:e>
                        <m:f>
                          <m:fPr>
                            <m:ctrlPr>
                              <w:ins w:id="320" w:author="Joseph Stinziano" w:date="2020-03-25T12:00:00Z">
                                <w:rPr>
                                  <w:rFonts w:ascii="Cambria Math" w:hAnsi="Cambria Math" w:cstheme="minorHAnsi"/>
                                  <w:i/>
                                  <w:sz w:val="24"/>
                                  <w:szCs w:val="24"/>
                                  <w:lang w:val="en-CA"/>
                                </w:rPr>
                              </w:ins>
                            </m:ctrlPr>
                          </m:fPr>
                          <m:num>
                            <m:r>
                              <w:ins w:id="321" w:author="Joseph Stinziano" w:date="2020-03-25T12:00:00Z">
                                <w:rPr>
                                  <w:rFonts w:ascii="Cambria Math" w:hAnsi="Cambria Math" w:cstheme="minorHAnsi"/>
                                  <w:sz w:val="24"/>
                                  <w:szCs w:val="24"/>
                                  <w:lang w:val="en-CA"/>
                                </w:rPr>
                                <m:t>ΔS</m:t>
                              </w:ins>
                            </m:r>
                          </m:num>
                          <m:den>
                            <m:r>
                              <w:ins w:id="322" w:author="Joseph Stinziano" w:date="2020-03-25T12:00:00Z">
                                <w:rPr>
                                  <w:rFonts w:ascii="Cambria Math" w:hAnsi="Cambria Math" w:cstheme="minorHAnsi"/>
                                  <w:sz w:val="24"/>
                                  <w:szCs w:val="24"/>
                                  <w:lang w:val="en-CA"/>
                                </w:rPr>
                                <m:t>R</m:t>
                              </w:ins>
                            </m:r>
                          </m:den>
                        </m:f>
                      </m:e>
                    </m:d>
                  </m:e>
                </m:func>
                <m:func>
                  <m:funcPr>
                    <m:ctrlPr>
                      <w:ins w:id="323" w:author="Joseph Stinziano" w:date="2020-03-25T12:00:00Z">
                        <w:rPr>
                          <w:rFonts w:ascii="Cambria Math" w:hAnsi="Cambria Math" w:cstheme="minorHAnsi"/>
                          <w:i/>
                          <w:sz w:val="24"/>
                          <w:szCs w:val="24"/>
                          <w:lang w:val="en-CA"/>
                        </w:rPr>
                      </w:ins>
                    </m:ctrlPr>
                  </m:funcPr>
                  <m:fName>
                    <m:r>
                      <w:ins w:id="324" w:author="Joseph Stinziano" w:date="2020-03-25T12:00:00Z">
                        <m:rPr>
                          <m:sty m:val="p"/>
                        </m:rPr>
                        <w:rPr>
                          <w:rFonts w:ascii="Cambria Math" w:hAnsi="Cambria Math" w:cstheme="minorHAnsi"/>
                          <w:sz w:val="24"/>
                          <w:szCs w:val="24"/>
                          <w:lang w:val="en-CA"/>
                        </w:rPr>
                        <m:t>exp</m:t>
                      </w:ins>
                    </m:r>
                  </m:fName>
                  <m:e>
                    <m:d>
                      <m:dPr>
                        <m:ctrlPr>
                          <w:ins w:id="325" w:author="Joseph Stinziano" w:date="2020-03-25T12:00:00Z">
                            <w:rPr>
                              <w:rFonts w:ascii="Cambria Math" w:hAnsi="Cambria Math" w:cstheme="minorHAnsi"/>
                              <w:i/>
                              <w:sz w:val="24"/>
                              <w:szCs w:val="24"/>
                              <w:lang w:val="en-CA"/>
                            </w:rPr>
                          </w:ins>
                        </m:ctrlPr>
                      </m:dPr>
                      <m:e>
                        <m:f>
                          <m:fPr>
                            <m:ctrlPr>
                              <w:ins w:id="326" w:author="Joseph Stinziano" w:date="2020-03-25T12:00:00Z">
                                <w:rPr>
                                  <w:rFonts w:ascii="Cambria Math" w:hAnsi="Cambria Math" w:cstheme="minorHAnsi"/>
                                  <w:i/>
                                  <w:sz w:val="24"/>
                                  <w:szCs w:val="24"/>
                                  <w:lang w:val="en-CA"/>
                                </w:rPr>
                              </w:ins>
                            </m:ctrlPr>
                          </m:fPr>
                          <m:num>
                            <m:r>
                              <w:ins w:id="327" w:author="Joseph Stinziano" w:date="2020-03-25T12:00:00Z">
                                <w:rPr>
                                  <w:rFonts w:ascii="Cambria Math" w:hAnsi="Cambria Math" w:cstheme="minorHAnsi"/>
                                  <w:sz w:val="24"/>
                                  <w:szCs w:val="24"/>
                                  <w:lang w:val="en-CA"/>
                                </w:rPr>
                                <m:t>-ΔH</m:t>
                              </w:ins>
                            </m:r>
                          </m:num>
                          <m:den>
                            <m:r>
                              <w:ins w:id="328" w:author="Joseph Stinziano" w:date="2020-03-25T12:00:00Z">
                                <w:rPr>
                                  <w:rFonts w:ascii="Cambria Math" w:hAnsi="Cambria Math" w:cstheme="minorHAnsi"/>
                                  <w:sz w:val="24"/>
                                  <w:szCs w:val="24"/>
                                  <w:lang w:val="en-CA"/>
                                </w:rPr>
                                <m:t>298.15R</m:t>
                              </w:ins>
                            </m:r>
                          </m:den>
                        </m:f>
                      </m:e>
                    </m:d>
                  </m:e>
                </m:func>
                <m:r>
                  <w:ins w:id="329" w:author="Joseph Stinziano" w:date="2020-03-25T12:00:00Z">
                    <w:rPr>
                      <w:rFonts w:ascii="Cambria Math" w:hAnsi="Cambria Math" w:cstheme="minorHAnsi"/>
                      <w:sz w:val="24"/>
                      <w:szCs w:val="24"/>
                      <w:lang w:val="en-CA"/>
                    </w:rPr>
                    <m:t>1+</m:t>
                  </w:ins>
                </m:r>
                <m:sSup>
                  <m:sSupPr>
                    <m:ctrlPr>
                      <w:ins w:id="330" w:author="Joseph Stinziano" w:date="2020-03-25T12:00:00Z">
                        <w:rPr>
                          <w:rFonts w:ascii="Cambria Math" w:hAnsi="Cambria Math" w:cstheme="minorHAnsi"/>
                          <w:i/>
                          <w:sz w:val="24"/>
                          <w:szCs w:val="24"/>
                          <w:lang w:val="en-CA"/>
                        </w:rPr>
                      </w:ins>
                    </m:ctrlPr>
                  </m:sSupPr>
                  <m:e>
                    <m:r>
                      <w:ins w:id="331" w:author="Joseph Stinziano" w:date="2020-03-25T12:00:00Z">
                        <w:rPr>
                          <w:rFonts w:ascii="Cambria Math" w:hAnsi="Cambria Math" w:cstheme="minorHAnsi"/>
                          <w:sz w:val="24"/>
                          <w:szCs w:val="24"/>
                          <w:lang w:val="en-CA"/>
                        </w:rPr>
                        <m:t>e</m:t>
                      </w:ins>
                    </m:r>
                  </m:e>
                  <m:sup>
                    <m:f>
                      <m:fPr>
                        <m:ctrlPr>
                          <w:ins w:id="332" w:author="Joseph Stinziano" w:date="2020-03-25T12:00:00Z">
                            <w:rPr>
                              <w:rFonts w:ascii="Cambria Math" w:hAnsi="Cambria Math" w:cstheme="minorHAnsi"/>
                              <w:i/>
                              <w:sz w:val="24"/>
                              <w:szCs w:val="24"/>
                              <w:lang w:val="en-CA"/>
                            </w:rPr>
                          </w:ins>
                        </m:ctrlPr>
                      </m:fPr>
                      <m:num>
                        <m:r>
                          <w:ins w:id="333" w:author="Joseph Stinziano" w:date="2020-03-25T12:00:00Z">
                            <w:rPr>
                              <w:rFonts w:ascii="Cambria Math" w:hAnsi="Cambria Math" w:cstheme="minorHAnsi"/>
                              <w:sz w:val="24"/>
                              <w:szCs w:val="24"/>
                              <w:lang w:val="en-CA"/>
                            </w:rPr>
                            <m:t>ΔS</m:t>
                          </w:ins>
                        </m:r>
                      </m:num>
                      <m:den>
                        <m:r>
                          <w:ins w:id="334" w:author="Joseph Stinziano" w:date="2020-03-25T12:00:00Z">
                            <w:rPr>
                              <w:rFonts w:ascii="Cambria Math" w:hAnsi="Cambria Math" w:cstheme="minorHAnsi"/>
                              <w:sz w:val="24"/>
                              <w:szCs w:val="24"/>
                              <w:lang w:val="en-CA"/>
                            </w:rPr>
                            <m:t>R</m:t>
                          </w:ins>
                        </m:r>
                      </m:den>
                    </m:f>
                  </m:sup>
                </m:sSup>
                <m:sSup>
                  <m:sSupPr>
                    <m:ctrlPr>
                      <w:ins w:id="335" w:author="Joseph Stinziano" w:date="2020-03-25T12:00:00Z">
                        <w:rPr>
                          <w:rFonts w:ascii="Cambria Math" w:hAnsi="Cambria Math" w:cstheme="minorHAnsi"/>
                          <w:i/>
                          <w:sz w:val="24"/>
                          <w:szCs w:val="24"/>
                          <w:lang w:val="en-CA"/>
                        </w:rPr>
                      </w:ins>
                    </m:ctrlPr>
                  </m:sSupPr>
                  <m:e>
                    <m:r>
                      <w:ins w:id="336" w:author="Joseph Stinziano" w:date="2020-03-25T12:00:00Z">
                        <w:rPr>
                          <w:rFonts w:ascii="Cambria Math" w:hAnsi="Cambria Math" w:cstheme="minorHAnsi"/>
                          <w:sz w:val="24"/>
                          <w:szCs w:val="24"/>
                          <w:lang w:val="en-CA"/>
                        </w:rPr>
                        <m:t>e</m:t>
                      </w:ins>
                    </m:r>
                  </m:e>
                  <m:sup>
                    <m:f>
                      <m:fPr>
                        <m:ctrlPr>
                          <w:ins w:id="337" w:author="Joseph Stinziano" w:date="2020-03-25T12:00:00Z">
                            <w:rPr>
                              <w:rFonts w:ascii="Cambria Math" w:hAnsi="Cambria Math" w:cstheme="minorHAnsi"/>
                              <w:i/>
                              <w:sz w:val="24"/>
                              <w:szCs w:val="24"/>
                              <w:lang w:val="en-CA"/>
                            </w:rPr>
                          </w:ins>
                        </m:ctrlPr>
                      </m:fPr>
                      <m:num>
                        <m:r>
                          <w:ins w:id="338" w:author="Joseph Stinziano" w:date="2020-03-25T12:00:00Z">
                            <w:rPr>
                              <w:rFonts w:ascii="Cambria Math" w:hAnsi="Cambria Math" w:cstheme="minorHAnsi"/>
                              <w:sz w:val="24"/>
                              <w:szCs w:val="24"/>
                              <w:lang w:val="en-CA"/>
                            </w:rPr>
                            <m:t>-ΔH</m:t>
                          </w:ins>
                        </m:r>
                      </m:num>
                      <m:den>
                        <m:r>
                          <w:ins w:id="339" w:author="Joseph Stinziano" w:date="2020-03-25T12:00:00Z">
                            <w:rPr>
                              <w:rFonts w:ascii="Cambria Math" w:hAnsi="Cambria Math" w:cstheme="minorHAnsi"/>
                              <w:sz w:val="24"/>
                              <w:szCs w:val="24"/>
                              <w:lang w:val="en-CA"/>
                            </w:rPr>
                            <m:t>R298.15</m:t>
                          </w:ins>
                        </m:r>
                      </m:den>
                    </m:f>
                  </m:sup>
                </m:sSup>
              </m:num>
              <m:den>
                <m:r>
                  <w:ins w:id="340" w:author="Joseph Stinziano" w:date="2020-03-25T12:00:00Z">
                    <w:rPr>
                      <w:rFonts w:ascii="Cambria Math" w:hAnsi="Cambria Math" w:cstheme="minorHAnsi"/>
                      <w:sz w:val="24"/>
                      <w:szCs w:val="24"/>
                      <w:lang w:val="en-CA"/>
                    </w:rPr>
                    <m:t>1+</m:t>
                  </w:ins>
                </m:r>
                <m:func>
                  <m:funcPr>
                    <m:ctrlPr>
                      <w:ins w:id="341" w:author="Joseph Stinziano" w:date="2020-03-25T12:00:00Z">
                        <w:rPr>
                          <w:rFonts w:ascii="Cambria Math" w:hAnsi="Cambria Math" w:cstheme="minorHAnsi"/>
                          <w:i/>
                          <w:sz w:val="24"/>
                          <w:szCs w:val="24"/>
                          <w:lang w:val="en-CA"/>
                        </w:rPr>
                      </w:ins>
                    </m:ctrlPr>
                  </m:funcPr>
                  <m:fName>
                    <m:r>
                      <w:ins w:id="342" w:author="Joseph Stinziano" w:date="2020-03-25T12:00:00Z">
                        <m:rPr>
                          <m:sty m:val="p"/>
                        </m:rPr>
                        <w:rPr>
                          <w:rFonts w:ascii="Cambria Math" w:hAnsi="Cambria Math" w:cstheme="minorHAnsi"/>
                          <w:sz w:val="24"/>
                          <w:szCs w:val="24"/>
                          <w:lang w:val="en-CA"/>
                        </w:rPr>
                        <m:t>exp</m:t>
                      </w:ins>
                    </m:r>
                  </m:fName>
                  <m:e>
                    <m:d>
                      <m:dPr>
                        <m:ctrlPr>
                          <w:ins w:id="343" w:author="Joseph Stinziano" w:date="2020-03-25T12:00:00Z">
                            <w:rPr>
                              <w:rFonts w:ascii="Cambria Math" w:hAnsi="Cambria Math" w:cstheme="minorHAnsi"/>
                              <w:i/>
                              <w:sz w:val="24"/>
                              <w:szCs w:val="24"/>
                              <w:lang w:val="en-CA"/>
                            </w:rPr>
                          </w:ins>
                        </m:ctrlPr>
                      </m:dPr>
                      <m:e>
                        <m:f>
                          <m:fPr>
                            <m:ctrlPr>
                              <w:ins w:id="344" w:author="Joseph Stinziano" w:date="2020-03-25T12:00:00Z">
                                <w:rPr>
                                  <w:rFonts w:ascii="Cambria Math" w:hAnsi="Cambria Math" w:cstheme="minorHAnsi"/>
                                  <w:i/>
                                  <w:sz w:val="24"/>
                                  <w:szCs w:val="24"/>
                                  <w:lang w:val="en-CA"/>
                                </w:rPr>
                              </w:ins>
                            </m:ctrlPr>
                          </m:fPr>
                          <m:num>
                            <m:r>
                              <w:ins w:id="345" w:author="Joseph Stinziano" w:date="2020-03-25T12:00:00Z">
                                <w:rPr>
                                  <w:rFonts w:ascii="Cambria Math" w:hAnsi="Cambria Math" w:cstheme="minorHAnsi"/>
                                  <w:sz w:val="24"/>
                                  <w:szCs w:val="24"/>
                                  <w:lang w:val="en-CA"/>
                                </w:rPr>
                                <m:t>ΔS</m:t>
                              </w:ins>
                            </m:r>
                          </m:num>
                          <m:den>
                            <m:r>
                              <w:ins w:id="346" w:author="Joseph Stinziano" w:date="2020-03-25T12:00:00Z">
                                <w:rPr>
                                  <w:rFonts w:ascii="Cambria Math" w:hAnsi="Cambria Math" w:cstheme="minorHAnsi"/>
                                  <w:sz w:val="24"/>
                                  <w:szCs w:val="24"/>
                                  <w:lang w:val="en-CA"/>
                                </w:rPr>
                                <m:t>R</m:t>
                              </w:ins>
                            </m:r>
                          </m:den>
                        </m:f>
                      </m:e>
                    </m:d>
                  </m:e>
                </m:func>
                <m:func>
                  <m:funcPr>
                    <m:ctrlPr>
                      <w:ins w:id="347" w:author="Joseph Stinziano" w:date="2020-03-25T12:00:00Z">
                        <w:rPr>
                          <w:rFonts w:ascii="Cambria Math" w:hAnsi="Cambria Math" w:cstheme="minorHAnsi"/>
                          <w:i/>
                          <w:sz w:val="24"/>
                          <w:szCs w:val="24"/>
                          <w:lang w:val="en-CA"/>
                        </w:rPr>
                      </w:ins>
                    </m:ctrlPr>
                  </m:funcPr>
                  <m:fName>
                    <m:r>
                      <w:ins w:id="348" w:author="Joseph Stinziano" w:date="2020-03-25T12:00:00Z">
                        <m:rPr>
                          <m:sty m:val="p"/>
                        </m:rPr>
                        <w:rPr>
                          <w:rFonts w:ascii="Cambria Math" w:hAnsi="Cambria Math" w:cstheme="minorHAnsi"/>
                          <w:sz w:val="24"/>
                          <w:szCs w:val="24"/>
                          <w:lang w:val="en-CA"/>
                        </w:rPr>
                        <m:t>exp</m:t>
                      </w:ins>
                    </m:r>
                  </m:fName>
                  <m:e>
                    <m:d>
                      <m:dPr>
                        <m:ctrlPr>
                          <w:ins w:id="349" w:author="Joseph Stinziano" w:date="2020-03-25T12:00:00Z">
                            <w:rPr>
                              <w:rFonts w:ascii="Cambria Math" w:hAnsi="Cambria Math" w:cstheme="minorHAnsi"/>
                              <w:i/>
                              <w:sz w:val="24"/>
                              <w:szCs w:val="24"/>
                              <w:lang w:val="en-CA"/>
                            </w:rPr>
                          </w:ins>
                        </m:ctrlPr>
                      </m:dPr>
                      <m:e>
                        <m:f>
                          <m:fPr>
                            <m:ctrlPr>
                              <w:ins w:id="350" w:author="Joseph Stinziano" w:date="2020-03-25T12:00:00Z">
                                <w:rPr>
                                  <w:rFonts w:ascii="Cambria Math" w:hAnsi="Cambria Math" w:cstheme="minorHAnsi"/>
                                  <w:i/>
                                  <w:sz w:val="24"/>
                                  <w:szCs w:val="24"/>
                                  <w:lang w:val="en-CA"/>
                                </w:rPr>
                              </w:ins>
                            </m:ctrlPr>
                          </m:fPr>
                          <m:num>
                            <m:r>
                              <w:ins w:id="351" w:author="Joseph Stinziano" w:date="2020-03-25T12:00:00Z">
                                <w:rPr>
                                  <w:rFonts w:ascii="Cambria Math" w:hAnsi="Cambria Math" w:cstheme="minorHAnsi"/>
                                  <w:sz w:val="24"/>
                                  <w:szCs w:val="24"/>
                                  <w:lang w:val="en-CA"/>
                                </w:rPr>
                                <m:t>-ΔH</m:t>
                              </w:ins>
                            </m:r>
                          </m:num>
                          <m:den>
                            <m:r>
                              <w:ins w:id="352" w:author="Joseph Stinziano" w:date="2020-03-25T12:00:00Z">
                                <w:rPr>
                                  <w:rFonts w:ascii="Cambria Math" w:hAnsi="Cambria Math" w:cstheme="minorHAnsi"/>
                                  <w:sz w:val="24"/>
                                  <w:szCs w:val="24"/>
                                  <w:lang w:val="en-CA"/>
                                </w:rPr>
                                <m:t>RT</m:t>
                              </w:ins>
                            </m:r>
                          </m:den>
                        </m:f>
                      </m:e>
                    </m:d>
                  </m:e>
                </m:func>
                <m:r>
                  <w:ins w:id="353" w:author="Joseph Stinziano" w:date="2020-03-25T12:00:00Z">
                    <w:rPr>
                      <w:rFonts w:ascii="Cambria Math" w:hAnsi="Cambria Math" w:cstheme="minorHAnsi"/>
                      <w:sz w:val="24"/>
                      <w:szCs w:val="24"/>
                      <w:lang w:val="en-CA"/>
                    </w:rPr>
                    <m:t>1+</m:t>
                  </w:ins>
                </m:r>
                <m:sSup>
                  <m:sSupPr>
                    <m:ctrlPr>
                      <w:ins w:id="354" w:author="Joseph Stinziano" w:date="2020-03-25T12:00:00Z">
                        <w:rPr>
                          <w:rFonts w:ascii="Cambria Math" w:hAnsi="Cambria Math" w:cstheme="minorHAnsi"/>
                          <w:i/>
                          <w:sz w:val="24"/>
                          <w:szCs w:val="24"/>
                          <w:lang w:val="en-CA"/>
                        </w:rPr>
                      </w:ins>
                    </m:ctrlPr>
                  </m:sSupPr>
                  <m:e>
                    <m:r>
                      <w:ins w:id="355" w:author="Joseph Stinziano" w:date="2020-03-25T12:00:00Z">
                        <w:rPr>
                          <w:rFonts w:ascii="Cambria Math" w:hAnsi="Cambria Math" w:cstheme="minorHAnsi"/>
                          <w:sz w:val="24"/>
                          <w:szCs w:val="24"/>
                          <w:lang w:val="en-CA"/>
                        </w:rPr>
                        <m:t>e</m:t>
                      </w:ins>
                    </m:r>
                  </m:e>
                  <m:sup>
                    <m:f>
                      <m:fPr>
                        <m:ctrlPr>
                          <w:ins w:id="356" w:author="Joseph Stinziano" w:date="2020-03-25T12:00:00Z">
                            <w:rPr>
                              <w:rFonts w:ascii="Cambria Math" w:hAnsi="Cambria Math" w:cstheme="minorHAnsi"/>
                              <w:i/>
                              <w:sz w:val="24"/>
                              <w:szCs w:val="24"/>
                              <w:lang w:val="en-CA"/>
                            </w:rPr>
                          </w:ins>
                        </m:ctrlPr>
                      </m:fPr>
                      <m:num>
                        <m:r>
                          <w:ins w:id="357" w:author="Joseph Stinziano" w:date="2020-03-25T12:00:00Z">
                            <w:rPr>
                              <w:rFonts w:ascii="Cambria Math" w:hAnsi="Cambria Math" w:cstheme="minorHAnsi"/>
                              <w:sz w:val="24"/>
                              <w:szCs w:val="24"/>
                              <w:lang w:val="en-CA"/>
                            </w:rPr>
                            <m:t>ΔS</m:t>
                          </w:ins>
                        </m:r>
                      </m:num>
                      <m:den>
                        <m:r>
                          <w:ins w:id="358" w:author="Joseph Stinziano" w:date="2020-03-25T12:00:00Z">
                            <w:rPr>
                              <w:rFonts w:ascii="Cambria Math" w:hAnsi="Cambria Math" w:cstheme="minorHAnsi"/>
                              <w:sz w:val="24"/>
                              <w:szCs w:val="24"/>
                              <w:lang w:val="en-CA"/>
                            </w:rPr>
                            <m:t>R</m:t>
                          </w:ins>
                        </m:r>
                      </m:den>
                    </m:f>
                  </m:sup>
                </m:sSup>
                <m:sSup>
                  <m:sSupPr>
                    <m:ctrlPr>
                      <w:ins w:id="359" w:author="Joseph Stinziano" w:date="2020-03-25T12:00:00Z">
                        <w:rPr>
                          <w:rFonts w:ascii="Cambria Math" w:hAnsi="Cambria Math" w:cstheme="minorHAnsi"/>
                          <w:i/>
                          <w:sz w:val="24"/>
                          <w:szCs w:val="24"/>
                          <w:lang w:val="en-CA"/>
                        </w:rPr>
                      </w:ins>
                    </m:ctrlPr>
                  </m:sSupPr>
                  <m:e>
                    <m:r>
                      <w:ins w:id="360" w:author="Joseph Stinziano" w:date="2020-03-25T12:00:00Z">
                        <w:rPr>
                          <w:rFonts w:ascii="Cambria Math" w:hAnsi="Cambria Math" w:cstheme="minorHAnsi"/>
                          <w:sz w:val="24"/>
                          <w:szCs w:val="24"/>
                          <w:lang w:val="en-CA"/>
                        </w:rPr>
                        <m:t>e</m:t>
                      </w:ins>
                    </m:r>
                  </m:e>
                  <m:sup>
                    <m:f>
                      <m:fPr>
                        <m:ctrlPr>
                          <w:ins w:id="361" w:author="Joseph Stinziano" w:date="2020-03-25T12:00:00Z">
                            <w:rPr>
                              <w:rFonts w:ascii="Cambria Math" w:hAnsi="Cambria Math" w:cstheme="minorHAnsi"/>
                              <w:i/>
                              <w:sz w:val="24"/>
                              <w:szCs w:val="24"/>
                              <w:lang w:val="en-CA"/>
                            </w:rPr>
                          </w:ins>
                        </m:ctrlPr>
                      </m:fPr>
                      <m:num>
                        <m:r>
                          <w:ins w:id="362" w:author="Joseph Stinziano" w:date="2020-03-25T12:00:00Z">
                            <w:rPr>
                              <w:rFonts w:ascii="Cambria Math" w:hAnsi="Cambria Math" w:cstheme="minorHAnsi"/>
                              <w:sz w:val="24"/>
                              <w:szCs w:val="24"/>
                              <w:lang w:val="en-CA"/>
                            </w:rPr>
                            <m:t>-ΔH</m:t>
                          </w:ins>
                        </m:r>
                      </m:num>
                      <m:den>
                        <m:r>
                          <w:ins w:id="363" w:author="Joseph Stinziano" w:date="2020-03-25T12:00:00Z">
                            <w:rPr>
                              <w:rFonts w:ascii="Cambria Math" w:hAnsi="Cambria Math" w:cstheme="minorHAnsi"/>
                              <w:sz w:val="24"/>
                              <w:szCs w:val="24"/>
                              <w:lang w:val="en-CA"/>
                            </w:rPr>
                            <m:t>RT</m:t>
                          </w:ins>
                        </m:r>
                      </m:den>
                    </m:f>
                  </m:sup>
                </m:sSup>
              </m:den>
            </m:f>
          </m:e>
        </m:d>
        <m:f>
          <m:fPr>
            <m:ctrlPr>
              <w:del w:id="364" w:author="Joseph Stinziano" w:date="2020-03-25T12:00:00Z">
                <w:rPr>
                  <w:rFonts w:ascii="Cambria Math" w:hAnsi="Cambria Math" w:cstheme="minorHAnsi"/>
                  <w:i/>
                  <w:sz w:val="24"/>
                  <w:szCs w:val="24"/>
                  <w:lang w:val="en-CA"/>
                </w:rPr>
              </w:del>
            </m:ctrlPr>
          </m:fPr>
          <m:num>
            <m:r>
              <w:del w:id="365" w:author="Joseph Stinziano" w:date="2020-03-25T11:52:00Z">
                <w:rPr>
                  <w:rFonts w:ascii="Cambria Math" w:hAnsi="Cambria Math" w:cstheme="minorHAnsi"/>
                  <w:sz w:val="24"/>
                  <w:szCs w:val="24"/>
                  <w:lang w:val="en-CA"/>
                </w:rPr>
                <m:t>1+</m:t>
              </w:del>
            </m:r>
            <m:sSup>
              <m:sSupPr>
                <m:ctrlPr>
                  <w:del w:id="366" w:author="Joseph Stinziano" w:date="2020-03-25T11:52:00Z">
                    <w:rPr>
                      <w:rFonts w:ascii="Cambria Math" w:hAnsi="Cambria Math" w:cstheme="minorHAnsi"/>
                      <w:i/>
                      <w:sz w:val="24"/>
                      <w:szCs w:val="24"/>
                      <w:lang w:val="en-CA"/>
                    </w:rPr>
                  </w:del>
                </m:ctrlPr>
              </m:sSupPr>
              <m:e>
                <m:r>
                  <w:del w:id="367" w:author="Joseph Stinziano" w:date="2020-03-25T11:52:00Z">
                    <w:rPr>
                      <w:rFonts w:ascii="Cambria Math" w:hAnsi="Cambria Math" w:cstheme="minorHAnsi"/>
                      <w:sz w:val="24"/>
                      <w:szCs w:val="24"/>
                      <w:lang w:val="en-CA"/>
                    </w:rPr>
                    <m:t>e</m:t>
                  </w:del>
                </m:r>
              </m:e>
              <m:sup>
                <m:f>
                  <m:fPr>
                    <m:ctrlPr>
                      <w:del w:id="368" w:author="Joseph Stinziano" w:date="2020-03-25T11:52:00Z">
                        <w:rPr>
                          <w:rFonts w:ascii="Cambria Math" w:hAnsi="Cambria Math" w:cstheme="minorHAnsi"/>
                          <w:i/>
                          <w:sz w:val="24"/>
                          <w:szCs w:val="24"/>
                          <w:lang w:val="en-CA"/>
                        </w:rPr>
                      </w:del>
                    </m:ctrlPr>
                  </m:fPr>
                  <m:num>
                    <m:r>
                      <w:del w:id="369" w:author="Joseph Stinziano" w:date="2020-03-25T11:52:00Z">
                        <w:rPr>
                          <w:rFonts w:ascii="Cambria Math" w:hAnsi="Cambria Math" w:cstheme="minorHAnsi"/>
                          <w:sz w:val="24"/>
                          <w:szCs w:val="24"/>
                          <w:lang w:val="en-CA"/>
                        </w:rPr>
                        <m:t>ΔS</m:t>
                      </w:del>
                    </m:r>
                  </m:num>
                  <m:den>
                    <m:r>
                      <w:del w:id="370" w:author="Joseph Stinziano" w:date="2020-03-25T11:52:00Z">
                        <w:rPr>
                          <w:rFonts w:ascii="Cambria Math" w:hAnsi="Cambria Math" w:cstheme="minorHAnsi"/>
                          <w:sz w:val="24"/>
                          <w:szCs w:val="24"/>
                          <w:lang w:val="en-CA"/>
                        </w:rPr>
                        <m:t>R</m:t>
                      </w:del>
                    </m:r>
                  </m:den>
                </m:f>
              </m:sup>
            </m:sSup>
            <m:sSup>
              <m:sSupPr>
                <m:ctrlPr>
                  <w:del w:id="371" w:author="Joseph Stinziano" w:date="2020-03-25T11:52:00Z">
                    <w:rPr>
                      <w:rFonts w:ascii="Cambria Math" w:hAnsi="Cambria Math" w:cstheme="minorHAnsi"/>
                      <w:i/>
                      <w:sz w:val="24"/>
                      <w:szCs w:val="24"/>
                      <w:lang w:val="en-CA"/>
                    </w:rPr>
                  </w:del>
                </m:ctrlPr>
              </m:sSupPr>
              <m:e>
                <m:r>
                  <w:del w:id="372" w:author="Joseph Stinziano" w:date="2020-03-25T11:52:00Z">
                    <w:rPr>
                      <w:rFonts w:ascii="Cambria Math" w:hAnsi="Cambria Math" w:cstheme="minorHAnsi"/>
                      <w:sz w:val="24"/>
                      <w:szCs w:val="24"/>
                      <w:lang w:val="en-CA"/>
                    </w:rPr>
                    <m:t>e</m:t>
                  </w:del>
                </m:r>
              </m:e>
              <m:sup>
                <m:f>
                  <m:fPr>
                    <m:ctrlPr>
                      <w:del w:id="373" w:author="Joseph Stinziano" w:date="2020-03-25T11:52:00Z">
                        <w:rPr>
                          <w:rFonts w:ascii="Cambria Math" w:hAnsi="Cambria Math" w:cstheme="minorHAnsi"/>
                          <w:i/>
                          <w:sz w:val="24"/>
                          <w:szCs w:val="24"/>
                          <w:lang w:val="en-CA"/>
                        </w:rPr>
                      </w:del>
                    </m:ctrlPr>
                  </m:fPr>
                  <m:num>
                    <m:r>
                      <w:del w:id="374" w:author="Joseph Stinziano" w:date="2020-03-25T11:52:00Z">
                        <w:rPr>
                          <w:rFonts w:ascii="Cambria Math" w:hAnsi="Cambria Math" w:cstheme="minorHAnsi"/>
                          <w:sz w:val="24"/>
                          <w:szCs w:val="24"/>
                          <w:lang w:val="en-CA"/>
                        </w:rPr>
                        <m:t>-ΔH</m:t>
                      </w:del>
                    </m:r>
                  </m:num>
                  <m:den>
                    <m:r>
                      <w:del w:id="375" w:author="Joseph Stinziano" w:date="2020-03-25T11:52:00Z">
                        <w:rPr>
                          <w:rFonts w:ascii="Cambria Math" w:hAnsi="Cambria Math" w:cstheme="minorHAnsi"/>
                          <w:sz w:val="24"/>
                          <w:szCs w:val="24"/>
                          <w:lang w:val="en-CA"/>
                        </w:rPr>
                        <m:t>R298.15</m:t>
                      </w:del>
                    </m:r>
                  </m:den>
                </m:f>
              </m:sup>
            </m:sSup>
          </m:num>
          <m:den>
            <m:r>
              <w:del w:id="376" w:author="Joseph Stinziano" w:date="2020-03-25T11:52:00Z">
                <w:rPr>
                  <w:rFonts w:ascii="Cambria Math" w:hAnsi="Cambria Math" w:cstheme="minorHAnsi"/>
                  <w:sz w:val="24"/>
                  <w:szCs w:val="24"/>
                  <w:lang w:val="en-CA"/>
                </w:rPr>
                <m:t>1+</m:t>
              </w:del>
            </m:r>
            <m:sSup>
              <m:sSupPr>
                <m:ctrlPr>
                  <w:del w:id="377" w:author="Joseph Stinziano" w:date="2020-03-25T11:52:00Z">
                    <w:rPr>
                      <w:rFonts w:ascii="Cambria Math" w:hAnsi="Cambria Math" w:cstheme="minorHAnsi"/>
                      <w:i/>
                      <w:sz w:val="24"/>
                      <w:szCs w:val="24"/>
                      <w:lang w:val="en-CA"/>
                    </w:rPr>
                  </w:del>
                </m:ctrlPr>
              </m:sSupPr>
              <m:e>
                <m:r>
                  <w:del w:id="378" w:author="Joseph Stinziano" w:date="2020-03-25T11:52:00Z">
                    <w:rPr>
                      <w:rFonts w:ascii="Cambria Math" w:hAnsi="Cambria Math" w:cstheme="minorHAnsi"/>
                      <w:sz w:val="24"/>
                      <w:szCs w:val="24"/>
                      <w:lang w:val="en-CA"/>
                    </w:rPr>
                    <m:t>e</m:t>
                  </w:del>
                </m:r>
              </m:e>
              <m:sup>
                <m:f>
                  <m:fPr>
                    <m:ctrlPr>
                      <w:del w:id="379" w:author="Joseph Stinziano" w:date="2020-03-25T11:52:00Z">
                        <w:rPr>
                          <w:rFonts w:ascii="Cambria Math" w:hAnsi="Cambria Math" w:cstheme="minorHAnsi"/>
                          <w:i/>
                          <w:sz w:val="24"/>
                          <w:szCs w:val="24"/>
                          <w:lang w:val="en-CA"/>
                        </w:rPr>
                      </w:del>
                    </m:ctrlPr>
                  </m:fPr>
                  <m:num>
                    <m:r>
                      <w:del w:id="380" w:author="Joseph Stinziano" w:date="2020-03-25T11:52:00Z">
                        <w:rPr>
                          <w:rFonts w:ascii="Cambria Math" w:hAnsi="Cambria Math" w:cstheme="minorHAnsi"/>
                          <w:sz w:val="24"/>
                          <w:szCs w:val="24"/>
                          <w:lang w:val="en-CA"/>
                        </w:rPr>
                        <m:t>ΔS</m:t>
                      </w:del>
                    </m:r>
                  </m:num>
                  <m:den>
                    <m:r>
                      <w:del w:id="381" w:author="Joseph Stinziano" w:date="2020-03-25T11:52:00Z">
                        <w:rPr>
                          <w:rFonts w:ascii="Cambria Math" w:hAnsi="Cambria Math" w:cstheme="minorHAnsi"/>
                          <w:sz w:val="24"/>
                          <w:szCs w:val="24"/>
                          <w:lang w:val="en-CA"/>
                        </w:rPr>
                        <m:t>R</m:t>
                      </w:del>
                    </m:r>
                  </m:den>
                </m:f>
              </m:sup>
            </m:sSup>
            <m:sSup>
              <m:sSupPr>
                <m:ctrlPr>
                  <w:del w:id="382" w:author="Joseph Stinziano" w:date="2020-03-25T11:52:00Z">
                    <w:rPr>
                      <w:rFonts w:ascii="Cambria Math" w:hAnsi="Cambria Math" w:cstheme="minorHAnsi"/>
                      <w:i/>
                      <w:sz w:val="24"/>
                      <w:szCs w:val="24"/>
                      <w:lang w:val="en-CA"/>
                    </w:rPr>
                  </w:del>
                </m:ctrlPr>
              </m:sSupPr>
              <m:e>
                <m:r>
                  <w:del w:id="383" w:author="Joseph Stinziano" w:date="2020-03-25T11:52:00Z">
                    <w:rPr>
                      <w:rFonts w:ascii="Cambria Math" w:hAnsi="Cambria Math" w:cstheme="minorHAnsi"/>
                      <w:sz w:val="24"/>
                      <w:szCs w:val="24"/>
                      <w:lang w:val="en-CA"/>
                    </w:rPr>
                    <m:t>e</m:t>
                  </w:del>
                </m:r>
              </m:e>
              <m:sup>
                <m:f>
                  <m:fPr>
                    <m:ctrlPr>
                      <w:del w:id="384" w:author="Joseph Stinziano" w:date="2020-03-25T11:52:00Z">
                        <w:rPr>
                          <w:rFonts w:ascii="Cambria Math" w:hAnsi="Cambria Math" w:cstheme="minorHAnsi"/>
                          <w:i/>
                          <w:sz w:val="24"/>
                          <w:szCs w:val="24"/>
                          <w:lang w:val="en-CA"/>
                        </w:rPr>
                      </w:del>
                    </m:ctrlPr>
                  </m:fPr>
                  <m:num>
                    <m:r>
                      <w:del w:id="385" w:author="Joseph Stinziano" w:date="2020-03-25T11:52:00Z">
                        <w:rPr>
                          <w:rFonts w:ascii="Cambria Math" w:hAnsi="Cambria Math" w:cstheme="minorHAnsi"/>
                          <w:sz w:val="24"/>
                          <w:szCs w:val="24"/>
                          <w:lang w:val="en-CA"/>
                        </w:rPr>
                        <m:t>-ΔH</m:t>
                      </w:del>
                    </m:r>
                  </m:num>
                  <m:den>
                    <m:r>
                      <w:del w:id="386"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387"/>
      <w:commentRangeStart w:id="388"/>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387"/>
      <w:r w:rsidR="00702843">
        <w:rPr>
          <w:rStyle w:val="CommentReference"/>
        </w:rPr>
        <w:commentReference w:id="387"/>
      </w:r>
      <w:commentRangeEnd w:id="388"/>
      <w:r w:rsidR="00341B05">
        <w:rPr>
          <w:rStyle w:val="CommentReference"/>
        </w:rPr>
        <w:commentReference w:id="388"/>
      </w:r>
    </w:p>
    <w:p w14:paraId="11F4B575" w14:textId="649746EB" w:rsidR="002B0AA8" w:rsidRDefault="002B0AA8" w:rsidP="002B0AA8">
      <w:pPr>
        <w:spacing w:after="0" w:line="360" w:lineRule="auto"/>
        <w:rPr>
          <w:ins w:id="389"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390" w:author="Joseph Stinziano" w:date="2020-03-25T08:06:00Z"/>
          <w:rFonts w:eastAsiaTheme="minorEastAsia" w:cstheme="minorHAnsi"/>
          <w:sz w:val="24"/>
          <w:szCs w:val="24"/>
          <w:lang w:val="en-CA"/>
        </w:rPr>
      </w:pPr>
      <w:ins w:id="391"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69575FB8" w:rsidR="00006AF9" w:rsidRPr="005C3801" w:rsidRDefault="00ED7AF2"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392" w:author="Joseph Stinziano" w:date="2020-03-25T11:53:00Z">
                <w:rPr>
                  <w:rFonts w:ascii="Cambria Math" w:hAnsi="Cambria Math" w:cstheme="minorHAnsi"/>
                  <w:i/>
                  <w:sz w:val="24"/>
                  <w:szCs w:val="24"/>
                  <w:lang w:val="en-CA"/>
                </w:rPr>
              </w:del>
            </m:ctrlPr>
          </m:sSupPr>
          <m:e>
            <m:r>
              <w:del w:id="393" w:author="Joseph Stinziano" w:date="2020-03-25T11:53:00Z">
                <w:rPr>
                  <w:rFonts w:ascii="Cambria Math" w:hAnsi="Cambria Math" w:cstheme="minorHAnsi"/>
                  <w:sz w:val="24"/>
                  <w:szCs w:val="24"/>
                  <w:lang w:val="en-CA"/>
                </w:rPr>
                <m:t>e</m:t>
              </w:del>
            </m:r>
          </m:e>
          <m:sup>
            <m:f>
              <m:fPr>
                <m:ctrlPr>
                  <w:del w:id="394" w:author="Joseph Stinziano" w:date="2020-03-25T11:53:00Z">
                    <w:rPr>
                      <w:rFonts w:ascii="Cambria Math" w:hAnsi="Cambria Math" w:cstheme="minorHAnsi"/>
                      <w:i/>
                      <w:sz w:val="24"/>
                      <w:szCs w:val="24"/>
                      <w:lang w:val="en-CA"/>
                    </w:rPr>
                  </w:del>
                </m:ctrlPr>
              </m:fPr>
              <m:num>
                <m:r>
                  <w:del w:id="395" w:author="Joseph Stinziano" w:date="2020-03-25T11:53:00Z">
                    <w:rPr>
                      <w:rFonts w:ascii="Cambria Math" w:hAnsi="Cambria Math" w:cstheme="minorHAnsi"/>
                      <w:sz w:val="24"/>
                      <w:szCs w:val="24"/>
                      <w:lang w:val="en-CA"/>
                    </w:rPr>
                    <m:t>-ΔH‡</m:t>
                  </w:del>
                </m:r>
              </m:num>
              <m:den>
                <m:r>
                  <w:del w:id="396" w:author="Joseph Stinziano" w:date="2020-03-25T11:53:00Z">
                    <w:rPr>
                      <w:rFonts w:ascii="Cambria Math" w:hAnsi="Cambria Math" w:cstheme="minorHAnsi"/>
                      <w:sz w:val="24"/>
                      <w:szCs w:val="24"/>
                      <w:lang w:val="en-CA"/>
                    </w:rPr>
                    <m:t>RT</m:t>
                  </w:del>
                </m:r>
              </m:den>
            </m:f>
            <m:r>
              <w:del w:id="397" w:author="Joseph Stinziano" w:date="2020-03-25T11:53:00Z">
                <w:rPr>
                  <w:rFonts w:ascii="Cambria Math" w:hAnsi="Cambria Math" w:cstheme="minorHAnsi"/>
                  <w:sz w:val="24"/>
                  <w:szCs w:val="24"/>
                  <w:lang w:val="en-CA"/>
                </w:rPr>
                <m:t>-</m:t>
              </w:del>
            </m:r>
            <m:f>
              <m:fPr>
                <m:ctrlPr>
                  <w:del w:id="398" w:author="Joseph Stinziano" w:date="2020-03-25T11:53:00Z">
                    <w:rPr>
                      <w:rFonts w:ascii="Cambria Math" w:hAnsi="Cambria Math" w:cstheme="minorHAnsi"/>
                      <w:i/>
                      <w:sz w:val="24"/>
                      <w:szCs w:val="24"/>
                      <w:lang w:val="en-CA"/>
                    </w:rPr>
                  </w:del>
                </m:ctrlPr>
              </m:fPr>
              <m:num>
                <m:r>
                  <w:del w:id="399" w:author="Joseph Stinziano" w:date="2020-03-25T11:53:00Z">
                    <w:rPr>
                      <w:rFonts w:ascii="Cambria Math" w:hAnsi="Cambria Math" w:cstheme="minorHAnsi"/>
                      <w:sz w:val="24"/>
                      <w:szCs w:val="24"/>
                      <w:lang w:val="en-CA"/>
                    </w:rPr>
                    <m:t>-ΔH‡</m:t>
                  </w:del>
                </m:r>
              </m:num>
              <m:den>
                <m:r>
                  <w:del w:id="400"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01" w:author="Joseph Stinziano" w:date="2020-03-25T11:53:00Z">
                    <w:rPr>
                      <w:rFonts w:ascii="Cambria Math" w:hAnsi="Cambria Math" w:cstheme="minorHAnsi"/>
                      <w:i/>
                      <w:sz w:val="24"/>
                      <w:szCs w:val="24"/>
                      <w:lang w:val="en-CA"/>
                    </w:rPr>
                  </w:ins>
                </m:ctrlPr>
              </m:dPr>
              <m:e>
                <m:f>
                  <m:fPr>
                    <m:ctrlPr>
                      <w:ins w:id="402" w:author="Joseph Stinziano" w:date="2020-03-25T11:53:00Z">
                        <w:rPr>
                          <w:rFonts w:ascii="Cambria Math" w:hAnsi="Cambria Math" w:cstheme="minorHAnsi"/>
                          <w:i/>
                          <w:sz w:val="24"/>
                          <w:szCs w:val="24"/>
                          <w:lang w:val="en-CA"/>
                        </w:rPr>
                      </w:ins>
                    </m:ctrlPr>
                  </m:fPr>
                  <m:num>
                    <m:r>
                      <w:ins w:id="403" w:author="Joseph Stinziano" w:date="2020-03-25T11:53:00Z">
                        <w:rPr>
                          <w:rFonts w:ascii="Cambria Math" w:hAnsi="Cambria Math" w:cstheme="minorHAnsi"/>
                          <w:sz w:val="24"/>
                          <w:szCs w:val="24"/>
                          <w:lang w:val="en-CA"/>
                        </w:rPr>
                        <m:t>-ΔH‡</m:t>
                      </w:ins>
                    </m:r>
                  </m:num>
                  <m:den>
                    <m:r>
                      <w:ins w:id="404" w:author="Joseph Stinziano" w:date="2020-03-25T11:53:00Z">
                        <w:rPr>
                          <w:rFonts w:ascii="Cambria Math" w:hAnsi="Cambria Math" w:cstheme="minorHAnsi"/>
                          <w:sz w:val="24"/>
                          <w:szCs w:val="24"/>
                          <w:lang w:val="en-CA"/>
                        </w:rPr>
                        <m:t>RT</m:t>
                      </w:ins>
                    </m:r>
                  </m:den>
                </m:f>
                <m:r>
                  <w:ins w:id="405" w:author="Joseph Stinziano" w:date="2020-03-25T11:53:00Z">
                    <w:rPr>
                      <w:rFonts w:ascii="Cambria Math" w:hAnsi="Cambria Math" w:cstheme="minorHAnsi"/>
                      <w:sz w:val="24"/>
                      <w:szCs w:val="24"/>
                      <w:lang w:val="en-CA"/>
                    </w:rPr>
                    <m:t>-</m:t>
                  </w:ins>
                </m:r>
                <m:f>
                  <m:fPr>
                    <m:ctrlPr>
                      <w:ins w:id="406" w:author="Joseph Stinziano" w:date="2020-03-25T11:53:00Z">
                        <w:rPr>
                          <w:rFonts w:ascii="Cambria Math" w:hAnsi="Cambria Math" w:cstheme="minorHAnsi"/>
                          <w:i/>
                          <w:sz w:val="24"/>
                          <w:szCs w:val="24"/>
                          <w:lang w:val="en-CA"/>
                        </w:rPr>
                      </w:ins>
                    </m:ctrlPr>
                  </m:fPr>
                  <m:num>
                    <m:r>
                      <w:ins w:id="407" w:author="Joseph Stinziano" w:date="2020-03-25T11:53:00Z">
                        <w:rPr>
                          <w:rFonts w:ascii="Cambria Math" w:hAnsi="Cambria Math" w:cstheme="minorHAnsi"/>
                          <w:sz w:val="24"/>
                          <w:szCs w:val="24"/>
                          <w:lang w:val="en-CA"/>
                        </w:rPr>
                        <m:t>-ΔH‡</m:t>
                      </w:ins>
                    </m:r>
                  </m:num>
                  <m:den>
                    <m:r>
                      <w:ins w:id="408" w:author="Joseph Stinziano" w:date="2020-03-25T11:53:00Z">
                        <w:rPr>
                          <w:rFonts w:ascii="Cambria Math" w:hAnsi="Cambria Math" w:cstheme="minorHAnsi"/>
                          <w:sz w:val="24"/>
                          <w:szCs w:val="24"/>
                          <w:lang w:val="en-CA"/>
                        </w:rPr>
                        <m:t>R298.15</m:t>
                      </w:ins>
                    </m:r>
                  </m:den>
                </m:f>
              </m:e>
            </m:d>
          </m:e>
        </m:func>
        <m:d>
          <m:dPr>
            <m:begChr m:val="["/>
            <m:endChr m:val="]"/>
            <m:ctrlPr>
              <w:ins w:id="409" w:author="Joseph Stinziano" w:date="2020-03-25T12:00:00Z">
                <w:rPr>
                  <w:rFonts w:ascii="Cambria Math" w:hAnsi="Cambria Math" w:cstheme="minorHAnsi"/>
                  <w:i/>
                  <w:sz w:val="24"/>
                  <w:szCs w:val="24"/>
                  <w:lang w:val="en-CA"/>
                </w:rPr>
              </w:ins>
            </m:ctrlPr>
          </m:dPr>
          <m:e>
            <m:f>
              <m:fPr>
                <m:ctrlPr>
                  <w:ins w:id="410" w:author="Joseph Stinziano" w:date="2020-03-25T12:00:00Z">
                    <w:rPr>
                      <w:rFonts w:ascii="Cambria Math" w:hAnsi="Cambria Math" w:cstheme="minorHAnsi"/>
                      <w:i/>
                      <w:sz w:val="24"/>
                      <w:szCs w:val="24"/>
                      <w:lang w:val="en-CA"/>
                    </w:rPr>
                  </w:ins>
                </m:ctrlPr>
              </m:fPr>
              <m:num>
                <m:r>
                  <w:ins w:id="411" w:author="Joseph Stinziano" w:date="2020-03-25T12:00:00Z">
                    <w:rPr>
                      <w:rFonts w:ascii="Cambria Math" w:hAnsi="Cambria Math" w:cstheme="minorHAnsi"/>
                      <w:sz w:val="24"/>
                      <w:szCs w:val="24"/>
                      <w:lang w:val="en-CA"/>
                    </w:rPr>
                    <m:t>1+</m:t>
                  </w:ins>
                </m:r>
                <m:sSup>
                  <m:sSupPr>
                    <m:ctrlPr>
                      <w:ins w:id="412" w:author="Joseph Stinziano" w:date="2020-03-25T12:00:00Z">
                        <w:rPr>
                          <w:rFonts w:ascii="Cambria Math" w:hAnsi="Cambria Math" w:cstheme="minorHAnsi"/>
                          <w:i/>
                          <w:sz w:val="24"/>
                          <w:szCs w:val="24"/>
                          <w:lang w:val="en-CA"/>
                        </w:rPr>
                      </w:ins>
                    </m:ctrlPr>
                  </m:sSupPr>
                  <m:e>
                    <m:r>
                      <w:ins w:id="413" w:author="Joseph Stinziano" w:date="2020-03-25T12:00:00Z">
                        <w:rPr>
                          <w:rFonts w:ascii="Cambria Math" w:hAnsi="Cambria Math" w:cstheme="minorHAnsi"/>
                          <w:sz w:val="24"/>
                          <w:szCs w:val="24"/>
                          <w:lang w:val="en-CA"/>
                        </w:rPr>
                        <m:t>e</m:t>
                      </w:ins>
                    </m:r>
                  </m:e>
                  <m:sup>
                    <m:f>
                      <m:fPr>
                        <m:ctrlPr>
                          <w:ins w:id="414" w:author="Joseph Stinziano" w:date="2020-03-25T12:00:00Z">
                            <w:rPr>
                              <w:rFonts w:ascii="Cambria Math" w:hAnsi="Cambria Math" w:cstheme="minorHAnsi"/>
                              <w:i/>
                              <w:sz w:val="24"/>
                              <w:szCs w:val="24"/>
                              <w:lang w:val="en-CA"/>
                            </w:rPr>
                          </w:ins>
                        </m:ctrlPr>
                      </m:fPr>
                      <m:num>
                        <m:r>
                          <w:ins w:id="415" w:author="Joseph Stinziano" w:date="2020-03-25T12:00:00Z">
                            <w:rPr>
                              <w:rFonts w:ascii="Cambria Math" w:hAnsi="Cambria Math" w:cstheme="minorHAnsi"/>
                              <w:sz w:val="24"/>
                              <w:szCs w:val="24"/>
                              <w:lang w:val="en-CA"/>
                            </w:rPr>
                            <m:t>ΔS</m:t>
                          </w:ins>
                        </m:r>
                      </m:num>
                      <m:den>
                        <m:r>
                          <w:ins w:id="416" w:author="Joseph Stinziano" w:date="2020-03-25T12:00:00Z">
                            <w:rPr>
                              <w:rFonts w:ascii="Cambria Math" w:hAnsi="Cambria Math" w:cstheme="minorHAnsi"/>
                              <w:sz w:val="24"/>
                              <w:szCs w:val="24"/>
                              <w:lang w:val="en-CA"/>
                            </w:rPr>
                            <m:t>R</m:t>
                          </w:ins>
                        </m:r>
                      </m:den>
                    </m:f>
                    <m:r>
                      <w:ins w:id="417" w:author="Joseph Stinziano" w:date="2020-03-25T12:00:00Z">
                        <w:rPr>
                          <w:rFonts w:ascii="Cambria Math" w:hAnsi="Cambria Math" w:cstheme="minorHAnsi"/>
                          <w:sz w:val="24"/>
                          <w:szCs w:val="24"/>
                          <w:lang w:val="en-CA"/>
                        </w:rPr>
                        <m:t>+</m:t>
                      </w:ins>
                    </m:r>
                    <m:f>
                      <m:fPr>
                        <m:ctrlPr>
                          <w:ins w:id="418" w:author="Joseph Stinziano" w:date="2020-03-25T12:00:00Z">
                            <w:rPr>
                              <w:rFonts w:ascii="Cambria Math" w:hAnsi="Cambria Math" w:cstheme="minorHAnsi"/>
                              <w:i/>
                              <w:sz w:val="24"/>
                              <w:szCs w:val="24"/>
                              <w:lang w:val="en-CA"/>
                            </w:rPr>
                          </w:ins>
                        </m:ctrlPr>
                      </m:fPr>
                      <m:num>
                        <m:r>
                          <w:ins w:id="419" w:author="Joseph Stinziano" w:date="2020-03-25T12:00:00Z">
                            <w:rPr>
                              <w:rFonts w:ascii="Cambria Math" w:hAnsi="Cambria Math" w:cstheme="minorHAnsi"/>
                              <w:sz w:val="24"/>
                              <w:szCs w:val="24"/>
                              <w:lang w:val="en-CA"/>
                            </w:rPr>
                            <m:t>-ΔH</m:t>
                          </w:ins>
                        </m:r>
                      </m:num>
                      <m:den>
                        <m:r>
                          <w:ins w:id="420" w:author="Joseph Stinziano" w:date="2020-03-25T12:00:00Z">
                            <w:rPr>
                              <w:rFonts w:ascii="Cambria Math" w:hAnsi="Cambria Math" w:cstheme="minorHAnsi"/>
                              <w:sz w:val="24"/>
                              <w:szCs w:val="24"/>
                              <w:lang w:val="en-CA"/>
                            </w:rPr>
                            <m:t>R298.15</m:t>
                          </w:ins>
                        </m:r>
                      </m:den>
                    </m:f>
                  </m:sup>
                </m:sSup>
                <m:func>
                  <m:funcPr>
                    <m:ctrlPr>
                      <w:ins w:id="421" w:author="Joseph Stinziano" w:date="2020-03-25T12:00:00Z">
                        <w:rPr>
                          <w:rFonts w:ascii="Cambria Math" w:hAnsi="Cambria Math" w:cstheme="minorHAnsi"/>
                          <w:i/>
                          <w:sz w:val="24"/>
                          <w:szCs w:val="24"/>
                          <w:lang w:val="en-CA"/>
                        </w:rPr>
                      </w:ins>
                    </m:ctrlPr>
                  </m:funcPr>
                  <m:fName>
                    <m:r>
                      <w:ins w:id="422" w:author="Joseph Stinziano" w:date="2020-03-25T12:00:00Z">
                        <m:rPr>
                          <m:sty m:val="p"/>
                        </m:rPr>
                        <w:rPr>
                          <w:rFonts w:ascii="Cambria Math" w:hAnsi="Cambria Math" w:cstheme="minorHAnsi"/>
                          <w:sz w:val="24"/>
                          <w:szCs w:val="24"/>
                          <w:lang w:val="en-CA"/>
                        </w:rPr>
                        <m:t>exp</m:t>
                      </w:ins>
                    </m:r>
                  </m:fName>
                  <m:e>
                    <m:d>
                      <m:dPr>
                        <m:ctrlPr>
                          <w:ins w:id="423" w:author="Joseph Stinziano" w:date="2020-03-25T12:00:00Z">
                            <w:rPr>
                              <w:rFonts w:ascii="Cambria Math" w:hAnsi="Cambria Math" w:cstheme="minorHAnsi"/>
                              <w:i/>
                              <w:sz w:val="24"/>
                              <w:szCs w:val="24"/>
                              <w:lang w:val="en-CA"/>
                            </w:rPr>
                          </w:ins>
                        </m:ctrlPr>
                      </m:dPr>
                      <m:e>
                        <m:f>
                          <m:fPr>
                            <m:ctrlPr>
                              <w:ins w:id="424" w:author="Joseph Stinziano" w:date="2020-03-25T12:00:00Z">
                                <w:rPr>
                                  <w:rFonts w:ascii="Cambria Math" w:hAnsi="Cambria Math" w:cstheme="minorHAnsi"/>
                                  <w:i/>
                                  <w:sz w:val="24"/>
                                  <w:szCs w:val="24"/>
                                  <w:lang w:val="en-CA"/>
                                </w:rPr>
                              </w:ins>
                            </m:ctrlPr>
                          </m:fPr>
                          <m:num>
                            <m:r>
                              <w:ins w:id="425" w:author="Joseph Stinziano" w:date="2020-03-25T12:00:00Z">
                                <w:rPr>
                                  <w:rFonts w:ascii="Cambria Math" w:hAnsi="Cambria Math" w:cstheme="minorHAnsi"/>
                                  <w:sz w:val="24"/>
                                  <w:szCs w:val="24"/>
                                  <w:lang w:val="en-CA"/>
                                </w:rPr>
                                <m:t>ΔS</m:t>
                              </w:ins>
                            </m:r>
                          </m:num>
                          <m:den>
                            <m:r>
                              <w:ins w:id="426" w:author="Joseph Stinziano" w:date="2020-03-25T12:00:00Z">
                                <w:rPr>
                                  <w:rFonts w:ascii="Cambria Math" w:hAnsi="Cambria Math" w:cstheme="minorHAnsi"/>
                                  <w:sz w:val="24"/>
                                  <w:szCs w:val="24"/>
                                  <w:lang w:val="en-CA"/>
                                </w:rPr>
                                <m:t>R</m:t>
                              </w:ins>
                            </m:r>
                          </m:den>
                        </m:f>
                        <m:r>
                          <w:ins w:id="427" w:author="Joseph Stinziano" w:date="2020-03-25T12:00:00Z">
                            <w:rPr>
                              <w:rFonts w:ascii="Cambria Math" w:hAnsi="Cambria Math" w:cstheme="minorHAnsi"/>
                              <w:sz w:val="24"/>
                              <w:szCs w:val="24"/>
                              <w:lang w:val="en-CA"/>
                            </w:rPr>
                            <m:t>+</m:t>
                          </w:ins>
                        </m:r>
                        <m:f>
                          <m:fPr>
                            <m:ctrlPr>
                              <w:ins w:id="428" w:author="Joseph Stinziano" w:date="2020-03-25T12:00:00Z">
                                <w:rPr>
                                  <w:rFonts w:ascii="Cambria Math" w:hAnsi="Cambria Math" w:cstheme="minorHAnsi"/>
                                  <w:i/>
                                  <w:sz w:val="24"/>
                                  <w:szCs w:val="24"/>
                                  <w:lang w:val="en-CA"/>
                                </w:rPr>
                              </w:ins>
                            </m:ctrlPr>
                          </m:fPr>
                          <m:num>
                            <m:r>
                              <w:ins w:id="429" w:author="Joseph Stinziano" w:date="2020-03-25T12:00:00Z">
                                <w:rPr>
                                  <w:rFonts w:ascii="Cambria Math" w:hAnsi="Cambria Math" w:cstheme="minorHAnsi"/>
                                  <w:sz w:val="24"/>
                                  <w:szCs w:val="24"/>
                                  <w:lang w:val="en-CA"/>
                                </w:rPr>
                                <m:t>-ΔH</m:t>
                              </w:ins>
                            </m:r>
                          </m:num>
                          <m:den>
                            <m:r>
                              <w:ins w:id="430" w:author="Joseph Stinziano" w:date="2020-03-25T12:00:00Z">
                                <w:rPr>
                                  <w:rFonts w:ascii="Cambria Math" w:hAnsi="Cambria Math" w:cstheme="minorHAnsi"/>
                                  <w:sz w:val="24"/>
                                  <w:szCs w:val="24"/>
                                  <w:lang w:val="en-CA"/>
                                </w:rPr>
                                <m:t>R298.15</m:t>
                              </w:ins>
                            </m:r>
                          </m:den>
                        </m:f>
                      </m:e>
                    </m:d>
                  </m:e>
                </m:func>
              </m:num>
              <m:den>
                <m:r>
                  <w:ins w:id="431" w:author="Joseph Stinziano" w:date="2020-03-25T12:00:00Z">
                    <w:rPr>
                      <w:rFonts w:ascii="Cambria Math" w:hAnsi="Cambria Math" w:cstheme="minorHAnsi"/>
                      <w:sz w:val="24"/>
                      <w:szCs w:val="24"/>
                      <w:lang w:val="en-CA"/>
                    </w:rPr>
                    <m:t>1+</m:t>
                  </w:ins>
                </m:r>
                <m:sSup>
                  <m:sSupPr>
                    <m:ctrlPr>
                      <w:ins w:id="432" w:author="Joseph Stinziano" w:date="2020-03-25T12:00:00Z">
                        <w:rPr>
                          <w:rFonts w:ascii="Cambria Math" w:hAnsi="Cambria Math" w:cstheme="minorHAnsi"/>
                          <w:i/>
                          <w:sz w:val="24"/>
                          <w:szCs w:val="24"/>
                          <w:lang w:val="en-CA"/>
                        </w:rPr>
                      </w:ins>
                    </m:ctrlPr>
                  </m:sSupPr>
                  <m:e>
                    <m:r>
                      <w:ins w:id="433" w:author="Joseph Stinziano" w:date="2020-03-25T12:00:00Z">
                        <w:rPr>
                          <w:rFonts w:ascii="Cambria Math" w:hAnsi="Cambria Math" w:cstheme="minorHAnsi"/>
                          <w:sz w:val="24"/>
                          <w:szCs w:val="24"/>
                          <w:lang w:val="en-CA"/>
                        </w:rPr>
                        <m:t>e</m:t>
                      </w:ins>
                    </m:r>
                  </m:e>
                  <m:sup>
                    <m:f>
                      <m:fPr>
                        <m:ctrlPr>
                          <w:ins w:id="434" w:author="Joseph Stinziano" w:date="2020-03-25T12:00:00Z">
                            <w:rPr>
                              <w:rFonts w:ascii="Cambria Math" w:hAnsi="Cambria Math" w:cstheme="minorHAnsi"/>
                              <w:i/>
                              <w:sz w:val="24"/>
                              <w:szCs w:val="24"/>
                              <w:lang w:val="en-CA"/>
                            </w:rPr>
                          </w:ins>
                        </m:ctrlPr>
                      </m:fPr>
                      <m:num>
                        <m:r>
                          <w:ins w:id="435" w:author="Joseph Stinziano" w:date="2020-03-25T12:00:00Z">
                            <w:rPr>
                              <w:rFonts w:ascii="Cambria Math" w:hAnsi="Cambria Math" w:cstheme="minorHAnsi"/>
                              <w:sz w:val="24"/>
                              <w:szCs w:val="24"/>
                              <w:lang w:val="en-CA"/>
                            </w:rPr>
                            <m:t>ΔS</m:t>
                          </w:ins>
                        </m:r>
                      </m:num>
                      <m:den>
                        <m:r>
                          <w:ins w:id="436" w:author="Joseph Stinziano" w:date="2020-03-25T12:00:00Z">
                            <w:rPr>
                              <w:rFonts w:ascii="Cambria Math" w:hAnsi="Cambria Math" w:cstheme="minorHAnsi"/>
                              <w:sz w:val="24"/>
                              <w:szCs w:val="24"/>
                              <w:lang w:val="en-CA"/>
                            </w:rPr>
                            <m:t>R</m:t>
                          </w:ins>
                        </m:r>
                      </m:den>
                    </m:f>
                    <m:r>
                      <w:ins w:id="437" w:author="Joseph Stinziano" w:date="2020-03-25T12:00:00Z">
                        <w:rPr>
                          <w:rFonts w:ascii="Cambria Math" w:hAnsi="Cambria Math" w:cstheme="minorHAnsi"/>
                          <w:sz w:val="24"/>
                          <w:szCs w:val="24"/>
                          <w:lang w:val="en-CA"/>
                        </w:rPr>
                        <m:t>+</m:t>
                      </w:ins>
                    </m:r>
                    <m:f>
                      <m:fPr>
                        <m:ctrlPr>
                          <w:ins w:id="438" w:author="Joseph Stinziano" w:date="2020-03-25T12:00:00Z">
                            <w:rPr>
                              <w:rFonts w:ascii="Cambria Math" w:hAnsi="Cambria Math" w:cstheme="minorHAnsi"/>
                              <w:i/>
                              <w:sz w:val="24"/>
                              <w:szCs w:val="24"/>
                              <w:lang w:val="en-CA"/>
                            </w:rPr>
                          </w:ins>
                        </m:ctrlPr>
                      </m:fPr>
                      <m:num>
                        <m:r>
                          <w:ins w:id="439" w:author="Joseph Stinziano" w:date="2020-03-25T12:00:00Z">
                            <w:rPr>
                              <w:rFonts w:ascii="Cambria Math" w:hAnsi="Cambria Math" w:cstheme="minorHAnsi"/>
                              <w:sz w:val="24"/>
                              <w:szCs w:val="24"/>
                              <w:lang w:val="en-CA"/>
                            </w:rPr>
                            <m:t>-ΔH</m:t>
                          </w:ins>
                        </m:r>
                      </m:num>
                      <m:den>
                        <m:r>
                          <w:ins w:id="440" w:author="Joseph Stinziano" w:date="2020-03-25T12:00:00Z">
                            <w:rPr>
                              <w:rFonts w:ascii="Cambria Math" w:hAnsi="Cambria Math" w:cstheme="minorHAnsi"/>
                              <w:sz w:val="24"/>
                              <w:szCs w:val="24"/>
                              <w:lang w:val="en-CA"/>
                            </w:rPr>
                            <m:t>RT</m:t>
                          </w:ins>
                        </m:r>
                      </m:den>
                    </m:f>
                  </m:sup>
                </m:sSup>
                <m:func>
                  <m:funcPr>
                    <m:ctrlPr>
                      <w:ins w:id="441" w:author="Joseph Stinziano" w:date="2020-03-25T12:00:00Z">
                        <w:rPr>
                          <w:rFonts w:ascii="Cambria Math" w:hAnsi="Cambria Math" w:cstheme="minorHAnsi"/>
                          <w:i/>
                          <w:sz w:val="24"/>
                          <w:szCs w:val="24"/>
                          <w:lang w:val="en-CA"/>
                        </w:rPr>
                      </w:ins>
                    </m:ctrlPr>
                  </m:funcPr>
                  <m:fName>
                    <m:r>
                      <w:ins w:id="442" w:author="Joseph Stinziano" w:date="2020-03-25T12:00:00Z">
                        <m:rPr>
                          <m:sty m:val="p"/>
                        </m:rPr>
                        <w:rPr>
                          <w:rFonts w:ascii="Cambria Math" w:hAnsi="Cambria Math" w:cstheme="minorHAnsi"/>
                          <w:sz w:val="24"/>
                          <w:szCs w:val="24"/>
                          <w:lang w:val="en-CA"/>
                        </w:rPr>
                        <m:t>exp</m:t>
                      </w:ins>
                    </m:r>
                  </m:fName>
                  <m:e>
                    <m:d>
                      <m:dPr>
                        <m:ctrlPr>
                          <w:ins w:id="443" w:author="Joseph Stinziano" w:date="2020-03-25T12:00:00Z">
                            <w:rPr>
                              <w:rFonts w:ascii="Cambria Math" w:hAnsi="Cambria Math" w:cstheme="minorHAnsi"/>
                              <w:i/>
                              <w:sz w:val="24"/>
                              <w:szCs w:val="24"/>
                              <w:lang w:val="en-CA"/>
                            </w:rPr>
                          </w:ins>
                        </m:ctrlPr>
                      </m:dPr>
                      <m:e>
                        <m:f>
                          <m:fPr>
                            <m:ctrlPr>
                              <w:ins w:id="444" w:author="Joseph Stinziano" w:date="2020-03-25T12:00:00Z">
                                <w:rPr>
                                  <w:rFonts w:ascii="Cambria Math" w:hAnsi="Cambria Math" w:cstheme="minorHAnsi"/>
                                  <w:i/>
                                  <w:sz w:val="24"/>
                                  <w:szCs w:val="24"/>
                                  <w:lang w:val="en-CA"/>
                                </w:rPr>
                              </w:ins>
                            </m:ctrlPr>
                          </m:fPr>
                          <m:num>
                            <m:r>
                              <w:ins w:id="445" w:author="Joseph Stinziano" w:date="2020-03-25T12:00:00Z">
                                <w:rPr>
                                  <w:rFonts w:ascii="Cambria Math" w:hAnsi="Cambria Math" w:cstheme="minorHAnsi"/>
                                  <w:sz w:val="24"/>
                                  <w:szCs w:val="24"/>
                                  <w:lang w:val="en-CA"/>
                                </w:rPr>
                                <m:t>ΔS</m:t>
                              </w:ins>
                            </m:r>
                          </m:num>
                          <m:den>
                            <m:r>
                              <w:ins w:id="446" w:author="Joseph Stinziano" w:date="2020-03-25T12:00:00Z">
                                <w:rPr>
                                  <w:rFonts w:ascii="Cambria Math" w:hAnsi="Cambria Math" w:cstheme="minorHAnsi"/>
                                  <w:sz w:val="24"/>
                                  <w:szCs w:val="24"/>
                                  <w:lang w:val="en-CA"/>
                                </w:rPr>
                                <m:t>R</m:t>
                              </w:ins>
                            </m:r>
                          </m:den>
                        </m:f>
                        <m:r>
                          <w:ins w:id="447" w:author="Joseph Stinziano" w:date="2020-03-25T12:00:00Z">
                            <w:rPr>
                              <w:rFonts w:ascii="Cambria Math" w:hAnsi="Cambria Math" w:cstheme="minorHAnsi"/>
                              <w:sz w:val="24"/>
                              <w:szCs w:val="24"/>
                              <w:lang w:val="en-CA"/>
                            </w:rPr>
                            <m:t>+</m:t>
                          </w:ins>
                        </m:r>
                        <m:f>
                          <m:fPr>
                            <m:ctrlPr>
                              <w:ins w:id="448" w:author="Joseph Stinziano" w:date="2020-03-25T12:00:00Z">
                                <w:rPr>
                                  <w:rFonts w:ascii="Cambria Math" w:hAnsi="Cambria Math" w:cstheme="minorHAnsi"/>
                                  <w:i/>
                                  <w:sz w:val="24"/>
                                  <w:szCs w:val="24"/>
                                  <w:lang w:val="en-CA"/>
                                </w:rPr>
                              </w:ins>
                            </m:ctrlPr>
                          </m:fPr>
                          <m:num>
                            <m:r>
                              <w:ins w:id="449" w:author="Joseph Stinziano" w:date="2020-03-25T12:00:00Z">
                                <w:rPr>
                                  <w:rFonts w:ascii="Cambria Math" w:hAnsi="Cambria Math" w:cstheme="minorHAnsi"/>
                                  <w:sz w:val="24"/>
                                  <w:szCs w:val="24"/>
                                  <w:lang w:val="en-CA"/>
                                </w:rPr>
                                <m:t>-ΔH</m:t>
                              </w:ins>
                            </m:r>
                          </m:num>
                          <m:den>
                            <m:r>
                              <w:ins w:id="450" w:author="Joseph Stinziano" w:date="2020-03-25T12:00:00Z">
                                <w:rPr>
                                  <w:rFonts w:ascii="Cambria Math" w:hAnsi="Cambria Math" w:cstheme="minorHAnsi"/>
                                  <w:sz w:val="24"/>
                                  <w:szCs w:val="24"/>
                                  <w:lang w:val="en-CA"/>
                                </w:rPr>
                                <m:t>RT</m:t>
                              </w:ins>
                            </m:r>
                          </m:den>
                        </m:f>
                      </m:e>
                    </m:d>
                  </m:e>
                </m:func>
              </m:den>
            </m:f>
          </m:e>
        </m:d>
        <m:f>
          <m:fPr>
            <m:ctrlPr>
              <w:del w:id="451" w:author="Joseph Stinziano" w:date="2020-03-25T12:00:00Z">
                <w:rPr>
                  <w:rFonts w:ascii="Cambria Math" w:hAnsi="Cambria Math" w:cstheme="minorHAnsi"/>
                  <w:i/>
                  <w:sz w:val="24"/>
                  <w:szCs w:val="24"/>
                  <w:lang w:val="en-CA"/>
                </w:rPr>
              </w:del>
            </m:ctrlPr>
          </m:fPr>
          <m:num>
            <m:r>
              <w:del w:id="452" w:author="Joseph Stinziano" w:date="2020-03-25T12:00:00Z">
                <w:rPr>
                  <w:rFonts w:ascii="Cambria Math" w:hAnsi="Cambria Math" w:cstheme="minorHAnsi"/>
                  <w:sz w:val="24"/>
                  <w:szCs w:val="24"/>
                  <w:lang w:val="en-CA"/>
                </w:rPr>
                <m:t>1+</m:t>
              </w:del>
            </m:r>
            <m:sSup>
              <m:sSupPr>
                <m:ctrlPr>
                  <w:del w:id="453" w:author="Joseph Stinziano" w:date="2020-03-25T11:54:00Z">
                    <w:rPr>
                      <w:rFonts w:ascii="Cambria Math" w:hAnsi="Cambria Math" w:cstheme="minorHAnsi"/>
                      <w:i/>
                      <w:sz w:val="24"/>
                      <w:szCs w:val="24"/>
                      <w:lang w:val="en-CA"/>
                    </w:rPr>
                  </w:del>
                </m:ctrlPr>
              </m:sSupPr>
              <m:e>
                <m:r>
                  <w:del w:id="454" w:author="Joseph Stinziano" w:date="2020-03-25T11:54:00Z">
                    <w:rPr>
                      <w:rFonts w:ascii="Cambria Math" w:hAnsi="Cambria Math" w:cstheme="minorHAnsi"/>
                      <w:sz w:val="24"/>
                      <w:szCs w:val="24"/>
                      <w:lang w:val="en-CA"/>
                    </w:rPr>
                    <m:t>e</m:t>
                  </w:del>
                </m:r>
              </m:e>
              <m:sup>
                <m:f>
                  <m:fPr>
                    <m:ctrlPr>
                      <w:del w:id="455" w:author="Joseph Stinziano" w:date="2020-03-25T11:54:00Z">
                        <w:rPr>
                          <w:rFonts w:ascii="Cambria Math" w:hAnsi="Cambria Math" w:cstheme="minorHAnsi"/>
                          <w:i/>
                          <w:sz w:val="24"/>
                          <w:szCs w:val="24"/>
                          <w:lang w:val="en-CA"/>
                        </w:rPr>
                      </w:del>
                    </m:ctrlPr>
                  </m:fPr>
                  <m:num>
                    <m:r>
                      <w:del w:id="456" w:author="Joseph Stinziano" w:date="2020-03-25T11:54:00Z">
                        <w:rPr>
                          <w:rFonts w:ascii="Cambria Math" w:hAnsi="Cambria Math" w:cstheme="minorHAnsi"/>
                          <w:sz w:val="24"/>
                          <w:szCs w:val="24"/>
                          <w:lang w:val="en-CA"/>
                        </w:rPr>
                        <m:t>ΔS</m:t>
                      </w:del>
                    </m:r>
                  </m:num>
                  <m:den>
                    <m:r>
                      <w:del w:id="457" w:author="Joseph Stinziano" w:date="2020-03-25T11:54:00Z">
                        <w:rPr>
                          <w:rFonts w:ascii="Cambria Math" w:hAnsi="Cambria Math" w:cstheme="minorHAnsi"/>
                          <w:sz w:val="24"/>
                          <w:szCs w:val="24"/>
                          <w:lang w:val="en-CA"/>
                        </w:rPr>
                        <m:t>R</m:t>
                      </w:del>
                    </m:r>
                  </m:den>
                </m:f>
                <m:r>
                  <w:del w:id="458" w:author="Joseph Stinziano" w:date="2020-03-25T11:54:00Z">
                    <w:rPr>
                      <w:rFonts w:ascii="Cambria Math" w:hAnsi="Cambria Math" w:cstheme="minorHAnsi"/>
                      <w:sz w:val="24"/>
                      <w:szCs w:val="24"/>
                      <w:lang w:val="en-CA"/>
                    </w:rPr>
                    <m:t>+</m:t>
                  </w:del>
                </m:r>
                <m:f>
                  <m:fPr>
                    <m:ctrlPr>
                      <w:del w:id="459" w:author="Joseph Stinziano" w:date="2020-03-25T11:54:00Z">
                        <w:rPr>
                          <w:rFonts w:ascii="Cambria Math" w:hAnsi="Cambria Math" w:cstheme="minorHAnsi"/>
                          <w:i/>
                          <w:sz w:val="24"/>
                          <w:szCs w:val="24"/>
                          <w:lang w:val="en-CA"/>
                        </w:rPr>
                      </w:del>
                    </m:ctrlPr>
                  </m:fPr>
                  <m:num>
                    <m:r>
                      <w:del w:id="460" w:author="Joseph Stinziano" w:date="2020-03-25T11:54:00Z">
                        <w:rPr>
                          <w:rFonts w:ascii="Cambria Math" w:hAnsi="Cambria Math" w:cstheme="minorHAnsi"/>
                          <w:sz w:val="24"/>
                          <w:szCs w:val="24"/>
                          <w:lang w:val="en-CA"/>
                        </w:rPr>
                        <m:t>-ΔH</m:t>
                      </w:del>
                    </m:r>
                  </m:num>
                  <m:den>
                    <m:r>
                      <w:del w:id="461" w:author="Joseph Stinziano" w:date="2020-03-25T11:54:00Z">
                        <w:rPr>
                          <w:rFonts w:ascii="Cambria Math" w:hAnsi="Cambria Math" w:cstheme="minorHAnsi"/>
                          <w:sz w:val="24"/>
                          <w:szCs w:val="24"/>
                          <w:lang w:val="en-CA"/>
                        </w:rPr>
                        <m:t>R298.15</m:t>
                      </w:del>
                    </m:r>
                  </m:den>
                </m:f>
              </m:sup>
            </m:sSup>
            <m:func>
              <m:funcPr>
                <m:ctrlPr>
                  <w:del w:id="462" w:author="Joseph Stinziano" w:date="2020-03-25T12:00:00Z">
                    <w:rPr>
                      <w:rFonts w:ascii="Cambria Math" w:hAnsi="Cambria Math" w:cstheme="minorHAnsi"/>
                      <w:i/>
                      <w:sz w:val="24"/>
                      <w:szCs w:val="24"/>
                      <w:lang w:val="en-CA"/>
                    </w:rPr>
                  </w:del>
                </m:ctrlPr>
              </m:funcPr>
              <m:fName>
                <m:r>
                  <w:del w:id="463" w:author="Joseph Stinziano" w:date="2020-03-25T12:00:00Z">
                    <m:rPr>
                      <m:sty m:val="p"/>
                    </m:rPr>
                    <w:rPr>
                      <w:rFonts w:ascii="Cambria Math" w:hAnsi="Cambria Math" w:cstheme="minorHAnsi"/>
                      <w:sz w:val="24"/>
                      <w:szCs w:val="24"/>
                      <w:lang w:val="en-CA"/>
                    </w:rPr>
                    <m:t>exp</m:t>
                  </w:del>
                </m:r>
              </m:fName>
              <m:e/>
            </m:func>
          </m:num>
          <m:den>
            <m:r>
              <w:del w:id="464" w:author="Joseph Stinziano" w:date="2020-03-25T12:00:00Z">
                <w:rPr>
                  <w:rFonts w:ascii="Cambria Math" w:hAnsi="Cambria Math" w:cstheme="minorHAnsi"/>
                  <w:sz w:val="24"/>
                  <w:szCs w:val="24"/>
                  <w:lang w:val="en-CA"/>
                </w:rPr>
                <m:t>1+</m:t>
              </w:del>
            </m:r>
            <m:sSup>
              <m:sSupPr>
                <m:ctrlPr>
                  <w:del w:id="465" w:author="Joseph Stinziano" w:date="2020-03-25T11:54:00Z">
                    <w:rPr>
                      <w:rFonts w:ascii="Cambria Math" w:hAnsi="Cambria Math" w:cstheme="minorHAnsi"/>
                      <w:i/>
                      <w:sz w:val="24"/>
                      <w:szCs w:val="24"/>
                      <w:lang w:val="en-CA"/>
                    </w:rPr>
                  </w:del>
                </m:ctrlPr>
              </m:sSupPr>
              <m:e>
                <m:r>
                  <w:del w:id="466" w:author="Joseph Stinziano" w:date="2020-03-25T11:54:00Z">
                    <w:rPr>
                      <w:rFonts w:ascii="Cambria Math" w:hAnsi="Cambria Math" w:cstheme="minorHAnsi"/>
                      <w:sz w:val="24"/>
                      <w:szCs w:val="24"/>
                      <w:lang w:val="en-CA"/>
                    </w:rPr>
                    <m:t>e</m:t>
                  </w:del>
                </m:r>
              </m:e>
              <m:sup>
                <m:f>
                  <m:fPr>
                    <m:ctrlPr>
                      <w:del w:id="467" w:author="Joseph Stinziano" w:date="2020-03-25T11:54:00Z">
                        <w:rPr>
                          <w:rFonts w:ascii="Cambria Math" w:hAnsi="Cambria Math" w:cstheme="minorHAnsi"/>
                          <w:i/>
                          <w:sz w:val="24"/>
                          <w:szCs w:val="24"/>
                          <w:lang w:val="en-CA"/>
                        </w:rPr>
                      </w:del>
                    </m:ctrlPr>
                  </m:fPr>
                  <m:num>
                    <m:r>
                      <w:del w:id="468" w:author="Joseph Stinziano" w:date="2020-03-25T11:54:00Z">
                        <w:rPr>
                          <w:rFonts w:ascii="Cambria Math" w:hAnsi="Cambria Math" w:cstheme="minorHAnsi"/>
                          <w:sz w:val="24"/>
                          <w:szCs w:val="24"/>
                          <w:lang w:val="en-CA"/>
                        </w:rPr>
                        <m:t>ΔS</m:t>
                      </w:del>
                    </m:r>
                  </m:num>
                  <m:den>
                    <m:r>
                      <w:del w:id="469" w:author="Joseph Stinziano" w:date="2020-03-25T11:54:00Z">
                        <w:rPr>
                          <w:rFonts w:ascii="Cambria Math" w:hAnsi="Cambria Math" w:cstheme="minorHAnsi"/>
                          <w:sz w:val="24"/>
                          <w:szCs w:val="24"/>
                          <w:lang w:val="en-CA"/>
                        </w:rPr>
                        <m:t>R</m:t>
                      </w:del>
                    </m:r>
                  </m:den>
                </m:f>
                <m:r>
                  <w:del w:id="470" w:author="Joseph Stinziano" w:date="2020-03-25T11:54:00Z">
                    <w:rPr>
                      <w:rFonts w:ascii="Cambria Math" w:hAnsi="Cambria Math" w:cstheme="minorHAnsi"/>
                      <w:sz w:val="24"/>
                      <w:szCs w:val="24"/>
                      <w:lang w:val="en-CA"/>
                    </w:rPr>
                    <m:t>+</m:t>
                  </w:del>
                </m:r>
                <m:f>
                  <m:fPr>
                    <m:ctrlPr>
                      <w:del w:id="471" w:author="Joseph Stinziano" w:date="2020-03-25T11:54:00Z">
                        <w:rPr>
                          <w:rFonts w:ascii="Cambria Math" w:hAnsi="Cambria Math" w:cstheme="minorHAnsi"/>
                          <w:i/>
                          <w:sz w:val="24"/>
                          <w:szCs w:val="24"/>
                          <w:lang w:val="en-CA"/>
                        </w:rPr>
                      </w:del>
                    </m:ctrlPr>
                  </m:fPr>
                  <m:num>
                    <m:r>
                      <w:del w:id="472" w:author="Joseph Stinziano" w:date="2020-03-25T11:54:00Z">
                        <w:rPr>
                          <w:rFonts w:ascii="Cambria Math" w:hAnsi="Cambria Math" w:cstheme="minorHAnsi"/>
                          <w:sz w:val="24"/>
                          <w:szCs w:val="24"/>
                          <w:lang w:val="en-CA"/>
                        </w:rPr>
                        <m:t>-ΔH</m:t>
                      </w:del>
                    </m:r>
                  </m:num>
                  <m:den>
                    <m:r>
                      <w:del w:id="473" w:author="Joseph Stinziano" w:date="2020-03-25T11:54:00Z">
                        <w:rPr>
                          <w:rFonts w:ascii="Cambria Math" w:hAnsi="Cambria Math" w:cstheme="minorHAnsi"/>
                          <w:sz w:val="24"/>
                          <w:szCs w:val="24"/>
                          <w:lang w:val="en-CA"/>
                        </w:rPr>
                        <m:t>RT</m:t>
                      </w:del>
                    </m:r>
                  </m:den>
                </m:f>
              </m:sup>
            </m:sSup>
            <m:func>
              <m:funcPr>
                <m:ctrlPr>
                  <w:del w:id="474" w:author="Joseph Stinziano" w:date="2020-03-25T12:00:00Z">
                    <w:rPr>
                      <w:rFonts w:ascii="Cambria Math" w:hAnsi="Cambria Math" w:cstheme="minorHAnsi"/>
                      <w:i/>
                      <w:sz w:val="24"/>
                      <w:szCs w:val="24"/>
                      <w:lang w:val="en-CA"/>
                    </w:rPr>
                  </w:del>
                </m:ctrlPr>
              </m:funcPr>
              <m:fName>
                <m:r>
                  <w:del w:id="475"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476"/>
      <w:commentRangeStart w:id="477"/>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476"/>
      <w:r w:rsidR="00E40AA8">
        <w:rPr>
          <w:rStyle w:val="CommentReference"/>
        </w:rPr>
        <w:commentReference w:id="476"/>
      </w:r>
      <w:commentRangeEnd w:id="477"/>
      <w:r w:rsidR="00262220">
        <w:rPr>
          <w:rStyle w:val="CommentReference"/>
        </w:rPr>
        <w:commentReference w:id="477"/>
      </w:r>
    </w:p>
    <w:p w14:paraId="3FF52EE2" w14:textId="59B3574D" w:rsidR="002B0AA8" w:rsidRDefault="002B0AA8" w:rsidP="002B0AA8">
      <w:pPr>
        <w:spacing w:after="0" w:line="360" w:lineRule="auto"/>
        <w:rPr>
          <w:ins w:id="478"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479" w:author="Joseph Stinziano" w:date="2020-03-25T08:07:00Z"/>
          <w:rFonts w:eastAsiaTheme="minorEastAsia" w:cstheme="minorHAnsi"/>
          <w:sz w:val="24"/>
          <w:szCs w:val="24"/>
          <w:lang w:val="en-CA"/>
        </w:rPr>
      </w:pPr>
      <w:ins w:id="480" w:author="Joseph Stinziano" w:date="2020-03-25T08:08:00Z">
        <w:r>
          <w:rPr>
            <w:rFonts w:eastAsiaTheme="minorEastAsia" w:cstheme="minorHAnsi"/>
            <w:sz w:val="24"/>
            <w:szCs w:val="24"/>
            <w:lang w:val="en-CA"/>
          </w:rPr>
          <w:t>Simplify further by setting a common</w:t>
        </w:r>
      </w:ins>
      <w:ins w:id="481"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82" w:author="Joseph Stinziano" w:date="2020-03-25T11:54:00Z">
                <w:rPr>
                  <w:rFonts w:ascii="Cambria Math" w:hAnsi="Cambria Math" w:cstheme="minorHAnsi"/>
                  <w:i/>
                  <w:sz w:val="24"/>
                  <w:szCs w:val="24"/>
                  <w:lang w:val="en-CA"/>
                </w:rPr>
              </w:del>
            </m:ctrlPr>
          </m:sSupPr>
          <m:e>
            <m:r>
              <w:del w:id="483" w:author="Joseph Stinziano" w:date="2020-03-25T11:54:00Z">
                <w:rPr>
                  <w:rFonts w:ascii="Cambria Math" w:hAnsi="Cambria Math" w:cstheme="minorHAnsi"/>
                  <w:sz w:val="24"/>
                  <w:szCs w:val="24"/>
                  <w:lang w:val="en-CA"/>
                </w:rPr>
                <m:t>e</m:t>
              </w:del>
            </m:r>
          </m:e>
          <m:sup>
            <m:d>
              <m:dPr>
                <m:begChr m:val="["/>
                <m:endChr m:val="]"/>
                <m:ctrlPr>
                  <w:del w:id="484" w:author="Joseph Stinziano" w:date="2020-03-25T11:54:00Z">
                    <w:rPr>
                      <w:rFonts w:ascii="Cambria Math" w:hAnsi="Cambria Math" w:cstheme="minorHAnsi"/>
                      <w:i/>
                      <w:sz w:val="24"/>
                      <w:szCs w:val="24"/>
                      <w:lang w:val="en-CA"/>
                    </w:rPr>
                  </w:del>
                </m:ctrlPr>
              </m:dPr>
              <m:e>
                <m:f>
                  <m:fPr>
                    <m:ctrlPr>
                      <w:del w:id="485" w:author="Joseph Stinziano" w:date="2020-03-25T11:54:00Z">
                        <w:rPr>
                          <w:rFonts w:ascii="Cambria Math" w:hAnsi="Cambria Math" w:cstheme="minorHAnsi"/>
                          <w:i/>
                          <w:sz w:val="24"/>
                          <w:szCs w:val="24"/>
                          <w:lang w:val="en-CA"/>
                        </w:rPr>
                      </w:del>
                    </m:ctrlPr>
                  </m:fPr>
                  <m:num>
                    <m:r>
                      <w:del w:id="486" w:author="Joseph Stinziano" w:date="2020-03-25T11:54:00Z">
                        <w:rPr>
                          <w:rFonts w:ascii="Cambria Math" w:hAnsi="Cambria Math" w:cstheme="minorHAnsi"/>
                          <w:sz w:val="24"/>
                          <w:szCs w:val="24"/>
                          <w:lang w:val="en-CA"/>
                        </w:rPr>
                        <m:t>-ΔH‡298.15</m:t>
                      </w:del>
                    </m:r>
                    <m:r>
                      <w:del w:id="487" w:author="Joseph Stinziano" w:date="2020-03-25T08:07:00Z">
                        <w:rPr>
                          <w:rFonts w:ascii="Cambria Math" w:hAnsi="Cambria Math" w:cstheme="minorHAnsi"/>
                          <w:sz w:val="24"/>
                          <w:szCs w:val="24"/>
                          <w:lang w:val="en-CA"/>
                        </w:rPr>
                        <m:t>--</m:t>
                      </w:del>
                    </m:r>
                    <m:r>
                      <w:del w:id="488" w:author="Joseph Stinziano" w:date="2020-03-25T11:54:00Z">
                        <w:rPr>
                          <w:rFonts w:ascii="Cambria Math" w:hAnsi="Cambria Math" w:cstheme="minorHAnsi"/>
                          <w:sz w:val="24"/>
                          <w:szCs w:val="24"/>
                          <w:lang w:val="en-CA"/>
                        </w:rPr>
                        <m:t>ΔH‡T</m:t>
                      </w:del>
                    </m:r>
                  </m:num>
                  <m:den>
                    <m:r>
                      <w:del w:id="489"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90" w:author="Joseph Stinziano" w:date="2020-03-25T11:54:00Z">
                    <w:rPr>
                      <w:rFonts w:ascii="Cambria Math" w:hAnsi="Cambria Math" w:cstheme="minorHAnsi"/>
                      <w:i/>
                      <w:sz w:val="24"/>
                      <w:szCs w:val="24"/>
                      <w:lang w:val="en-CA"/>
                    </w:rPr>
                  </w:ins>
                </m:ctrlPr>
              </m:dPr>
              <m:e>
                <m:f>
                  <m:fPr>
                    <m:ctrlPr>
                      <w:ins w:id="491" w:author="Joseph Stinziano" w:date="2020-03-25T11:54:00Z">
                        <w:rPr>
                          <w:rFonts w:ascii="Cambria Math" w:hAnsi="Cambria Math" w:cstheme="minorHAnsi"/>
                          <w:i/>
                          <w:sz w:val="24"/>
                          <w:szCs w:val="24"/>
                          <w:lang w:val="en-CA"/>
                        </w:rPr>
                      </w:ins>
                    </m:ctrlPr>
                  </m:fPr>
                  <m:num>
                    <m:r>
                      <w:ins w:id="492" w:author="Joseph Stinziano" w:date="2020-03-25T11:54:00Z">
                        <w:rPr>
                          <w:rFonts w:ascii="Cambria Math" w:hAnsi="Cambria Math" w:cstheme="minorHAnsi"/>
                          <w:sz w:val="24"/>
                          <w:szCs w:val="24"/>
                          <w:lang w:val="en-CA"/>
                        </w:rPr>
                        <m:t>-ΔH‡298.15∓ΔH‡T</m:t>
                      </w:ins>
                    </m:r>
                  </m:num>
                  <m:den>
                    <m:r>
                      <w:ins w:id="493"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494" w:author="Joseph Stinziano" w:date="2020-03-25T11:56:00Z">
                        <w:rPr>
                          <w:rFonts w:ascii="Cambria Math" w:hAnsi="Cambria Math" w:cstheme="minorHAnsi"/>
                          <w:i/>
                          <w:sz w:val="24"/>
                          <w:szCs w:val="24"/>
                          <w:lang w:val="en-CA"/>
                        </w:rPr>
                      </w:del>
                    </m:ctrlPr>
                  </m:sSupPr>
                  <m:e>
                    <m:r>
                      <w:del w:id="495" w:author="Joseph Stinziano" w:date="2020-03-25T11:56:00Z">
                        <w:rPr>
                          <w:rFonts w:ascii="Cambria Math" w:hAnsi="Cambria Math" w:cstheme="minorHAnsi"/>
                          <w:sz w:val="24"/>
                          <w:szCs w:val="24"/>
                          <w:lang w:val="en-CA"/>
                        </w:rPr>
                        <m:t>e</m:t>
                      </w:del>
                    </m:r>
                  </m:e>
                  <m:sup>
                    <m:f>
                      <m:fPr>
                        <m:ctrlPr>
                          <w:del w:id="496" w:author="Joseph Stinziano" w:date="2020-03-25T11:56:00Z">
                            <w:rPr>
                              <w:rFonts w:ascii="Cambria Math" w:hAnsi="Cambria Math" w:cstheme="minorHAnsi"/>
                              <w:i/>
                              <w:sz w:val="24"/>
                              <w:szCs w:val="24"/>
                              <w:lang w:val="en-CA"/>
                            </w:rPr>
                          </w:del>
                        </m:ctrlPr>
                      </m:fPr>
                      <m:num>
                        <m:r>
                          <w:del w:id="497" w:author="Joseph Stinziano" w:date="2020-03-25T11:56:00Z">
                            <w:rPr>
                              <w:rFonts w:ascii="Cambria Math" w:hAnsi="Cambria Math" w:cstheme="minorHAnsi"/>
                              <w:sz w:val="24"/>
                              <w:szCs w:val="24"/>
                              <w:lang w:val="en-CA"/>
                            </w:rPr>
                            <m:t>298.15ΔS</m:t>
                          </w:del>
                        </m:r>
                        <m:r>
                          <w:del w:id="498" w:author="Joseph Stinziano" w:date="2020-03-25T08:07:00Z">
                            <w:rPr>
                              <w:rFonts w:ascii="Cambria Math" w:hAnsi="Cambria Math" w:cstheme="minorHAnsi"/>
                              <w:sz w:val="24"/>
                              <w:szCs w:val="24"/>
                              <w:lang w:val="en-CA"/>
                            </w:rPr>
                            <m:t>+-</m:t>
                          </w:del>
                        </m:r>
                        <m:r>
                          <w:del w:id="499" w:author="Joseph Stinziano" w:date="2020-03-25T11:56:00Z">
                            <w:rPr>
                              <w:rFonts w:ascii="Cambria Math" w:hAnsi="Cambria Math" w:cstheme="minorHAnsi"/>
                              <w:sz w:val="24"/>
                              <w:szCs w:val="24"/>
                              <w:lang w:val="en-CA"/>
                            </w:rPr>
                            <m:t>ΔH</m:t>
                          </w:del>
                        </m:r>
                      </m:num>
                      <m:den>
                        <m:r>
                          <w:del w:id="500"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01" w:author="Joseph Stinziano" w:date="2020-03-25T11:55:00Z">
                            <w:rPr>
                              <w:rFonts w:ascii="Cambria Math" w:hAnsi="Cambria Math" w:cstheme="minorHAnsi"/>
                              <w:i/>
                              <w:sz w:val="24"/>
                              <w:szCs w:val="24"/>
                              <w:lang w:val="en-CA"/>
                            </w:rPr>
                          </w:ins>
                        </m:ctrlPr>
                      </m:dPr>
                      <m:e>
                        <m:f>
                          <m:fPr>
                            <m:ctrlPr>
                              <w:ins w:id="502" w:author="Joseph Stinziano" w:date="2020-03-25T11:55:00Z">
                                <w:rPr>
                                  <w:rFonts w:ascii="Cambria Math" w:hAnsi="Cambria Math" w:cstheme="minorHAnsi"/>
                                  <w:i/>
                                  <w:sz w:val="24"/>
                                  <w:szCs w:val="24"/>
                                  <w:lang w:val="en-CA"/>
                                </w:rPr>
                              </w:ins>
                            </m:ctrlPr>
                          </m:fPr>
                          <m:num>
                            <m:r>
                              <w:ins w:id="503" w:author="Joseph Stinziano" w:date="2020-03-25T11:55:00Z">
                                <w:rPr>
                                  <w:rFonts w:ascii="Cambria Math" w:hAnsi="Cambria Math" w:cstheme="minorHAnsi"/>
                                  <w:sz w:val="24"/>
                                  <w:szCs w:val="24"/>
                                  <w:lang w:val="en-CA"/>
                                </w:rPr>
                                <m:t>298.15ΔS-ΔH</m:t>
                              </w:ins>
                            </m:r>
                          </m:num>
                          <m:den>
                            <m:r>
                              <w:ins w:id="504"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505" w:author="Joseph Stinziano" w:date="2020-03-25T11:56:00Z">
                        <w:rPr>
                          <w:rFonts w:ascii="Cambria Math" w:hAnsi="Cambria Math" w:cstheme="minorHAnsi"/>
                          <w:i/>
                          <w:sz w:val="24"/>
                          <w:szCs w:val="24"/>
                          <w:lang w:val="en-CA"/>
                        </w:rPr>
                      </w:del>
                    </m:ctrlPr>
                  </m:sSupPr>
                  <m:e>
                    <m:r>
                      <w:del w:id="506" w:author="Joseph Stinziano" w:date="2020-03-25T11:56:00Z">
                        <w:rPr>
                          <w:rFonts w:ascii="Cambria Math" w:hAnsi="Cambria Math" w:cstheme="minorHAnsi"/>
                          <w:sz w:val="24"/>
                          <w:szCs w:val="24"/>
                          <w:lang w:val="en-CA"/>
                        </w:rPr>
                        <m:t>e</m:t>
                      </w:del>
                    </m:r>
                  </m:e>
                  <m:sup>
                    <m:f>
                      <m:fPr>
                        <m:ctrlPr>
                          <w:del w:id="507" w:author="Joseph Stinziano" w:date="2020-03-25T11:56:00Z">
                            <w:rPr>
                              <w:rFonts w:ascii="Cambria Math" w:hAnsi="Cambria Math" w:cstheme="minorHAnsi"/>
                              <w:i/>
                              <w:sz w:val="24"/>
                              <w:szCs w:val="24"/>
                              <w:lang w:val="en-CA"/>
                            </w:rPr>
                          </w:del>
                        </m:ctrlPr>
                      </m:fPr>
                      <m:num>
                        <m:r>
                          <w:del w:id="508" w:author="Joseph Stinziano" w:date="2020-03-25T11:56:00Z">
                            <w:rPr>
                              <w:rFonts w:ascii="Cambria Math" w:hAnsi="Cambria Math" w:cstheme="minorHAnsi"/>
                              <w:sz w:val="24"/>
                              <w:szCs w:val="24"/>
                              <w:lang w:val="en-CA"/>
                            </w:rPr>
                            <m:t>TΔS</m:t>
                          </w:del>
                        </m:r>
                        <m:r>
                          <w:del w:id="509" w:author="Joseph Stinziano" w:date="2020-03-25T08:07:00Z">
                            <w:rPr>
                              <w:rFonts w:ascii="Cambria Math" w:hAnsi="Cambria Math" w:cstheme="minorHAnsi"/>
                              <w:sz w:val="24"/>
                              <w:szCs w:val="24"/>
                              <w:lang w:val="en-CA"/>
                            </w:rPr>
                            <m:t>+-</m:t>
                          </w:del>
                        </m:r>
                        <m:r>
                          <w:del w:id="510" w:author="Joseph Stinziano" w:date="2020-03-25T11:56:00Z">
                            <w:rPr>
                              <w:rFonts w:ascii="Cambria Math" w:hAnsi="Cambria Math" w:cstheme="minorHAnsi"/>
                              <w:sz w:val="24"/>
                              <w:szCs w:val="24"/>
                              <w:lang w:val="en-CA"/>
                            </w:rPr>
                            <m:t>ΔH</m:t>
                          </w:del>
                        </m:r>
                      </m:num>
                      <m:den>
                        <m:r>
                          <w:del w:id="511"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12" w:author="Joseph Stinziano" w:date="2020-03-25T11:55:00Z">
                            <w:rPr>
                              <w:rFonts w:ascii="Cambria Math" w:hAnsi="Cambria Math" w:cstheme="minorHAnsi"/>
                              <w:i/>
                              <w:sz w:val="24"/>
                              <w:szCs w:val="24"/>
                              <w:lang w:val="en-CA"/>
                            </w:rPr>
                          </w:ins>
                        </m:ctrlPr>
                      </m:dPr>
                      <m:e>
                        <m:f>
                          <m:fPr>
                            <m:ctrlPr>
                              <w:ins w:id="513" w:author="Joseph Stinziano" w:date="2020-03-25T11:55:00Z">
                                <w:rPr>
                                  <w:rFonts w:ascii="Cambria Math" w:hAnsi="Cambria Math" w:cstheme="minorHAnsi"/>
                                  <w:i/>
                                  <w:sz w:val="24"/>
                                  <w:szCs w:val="24"/>
                                  <w:lang w:val="en-CA"/>
                                </w:rPr>
                              </w:ins>
                            </m:ctrlPr>
                          </m:fPr>
                          <m:num>
                            <m:r>
                              <w:ins w:id="514" w:author="Joseph Stinziano" w:date="2020-03-25T11:55:00Z">
                                <w:rPr>
                                  <w:rFonts w:ascii="Cambria Math" w:hAnsi="Cambria Math" w:cstheme="minorHAnsi"/>
                                  <w:sz w:val="24"/>
                                  <w:szCs w:val="24"/>
                                  <w:lang w:val="en-CA"/>
                                </w:rPr>
                                <m:t>TΔS-ΔH</m:t>
                              </w:ins>
                            </m:r>
                          </m:num>
                          <m:den>
                            <m:r>
                              <w:ins w:id="515"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516"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517" w:author="Joseph Stinziano" w:date="2020-03-25T08:09:00Z"/>
          <w:rFonts w:eastAsiaTheme="minorEastAsia" w:cstheme="minorHAnsi"/>
          <w:sz w:val="24"/>
          <w:szCs w:val="24"/>
          <w:lang w:val="en-CA"/>
        </w:rPr>
      </w:pPr>
      <w:ins w:id="518"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19" w:author="Joseph Stinziano" w:date="2020-03-25T11:57:00Z">
                <w:rPr>
                  <w:rFonts w:ascii="Cambria Math" w:hAnsi="Cambria Math" w:cstheme="minorHAnsi"/>
                  <w:i/>
                  <w:sz w:val="24"/>
                  <w:szCs w:val="24"/>
                  <w:lang w:val="en-CA"/>
                </w:rPr>
              </w:del>
            </m:ctrlPr>
          </m:sSupPr>
          <m:e>
            <m:r>
              <w:del w:id="520" w:author="Joseph Stinziano" w:date="2020-03-25T11:57:00Z">
                <w:rPr>
                  <w:rFonts w:ascii="Cambria Math" w:hAnsi="Cambria Math" w:cstheme="minorHAnsi"/>
                  <w:sz w:val="24"/>
                  <w:szCs w:val="24"/>
                  <w:lang w:val="en-CA"/>
                </w:rPr>
                <m:t>e</m:t>
              </w:del>
            </m:r>
          </m:e>
          <m:sup>
            <m:d>
              <m:dPr>
                <m:begChr m:val="["/>
                <m:endChr m:val="]"/>
                <m:ctrlPr>
                  <w:del w:id="521" w:author="Joseph Stinziano" w:date="2020-03-25T11:57:00Z">
                    <w:rPr>
                      <w:rFonts w:ascii="Cambria Math" w:hAnsi="Cambria Math" w:cstheme="minorHAnsi"/>
                      <w:i/>
                      <w:sz w:val="24"/>
                      <w:szCs w:val="24"/>
                      <w:lang w:val="en-CA"/>
                    </w:rPr>
                  </w:del>
                </m:ctrlPr>
              </m:dPr>
              <m:e>
                <m:f>
                  <m:fPr>
                    <m:ctrlPr>
                      <w:del w:id="522" w:author="Joseph Stinziano" w:date="2020-03-25T11:57:00Z">
                        <w:rPr>
                          <w:rFonts w:ascii="Cambria Math" w:hAnsi="Cambria Math" w:cstheme="minorHAnsi"/>
                          <w:i/>
                          <w:sz w:val="24"/>
                          <w:szCs w:val="24"/>
                          <w:lang w:val="en-CA"/>
                        </w:rPr>
                      </w:del>
                    </m:ctrlPr>
                  </m:fPr>
                  <m:num>
                    <m:r>
                      <w:del w:id="523" w:author="Joseph Stinziano" w:date="2020-03-25T11:57:00Z">
                        <w:rPr>
                          <w:rFonts w:ascii="Cambria Math" w:hAnsi="Cambria Math" w:cstheme="minorHAnsi"/>
                          <w:sz w:val="24"/>
                          <w:szCs w:val="24"/>
                          <w:lang w:val="en-CA"/>
                        </w:rPr>
                        <m:t>ΔH‡(T-298.15)</m:t>
                      </w:del>
                    </m:r>
                  </m:num>
                  <m:den>
                    <m:r>
                      <w:del w:id="524" w:author="Joseph Stinziano" w:date="2020-03-25T11:57:00Z">
                        <w:rPr>
                          <w:rFonts w:ascii="Cambria Math" w:hAnsi="Cambria Math" w:cstheme="minorHAnsi"/>
                          <w:sz w:val="24"/>
                          <w:szCs w:val="24"/>
                          <w:lang w:val="en-CA"/>
                        </w:rPr>
                        <m:t>RT298.15</m:t>
                      </w:del>
                    </m:r>
                  </m:den>
                </m:f>
              </m:e>
            </m:d>
          </m:sup>
        </m:sSup>
        <m:func>
          <m:funcPr>
            <m:ctrlPr>
              <w:ins w:id="525" w:author="Joseph Stinziano" w:date="2020-03-25T11:56:00Z">
                <w:rPr>
                  <w:rFonts w:ascii="Cambria Math" w:hAnsi="Cambria Math" w:cstheme="minorHAnsi"/>
                  <w:i/>
                  <w:sz w:val="24"/>
                  <w:szCs w:val="24"/>
                  <w:lang w:val="en-CA"/>
                </w:rPr>
              </w:ins>
            </m:ctrlPr>
          </m:funcPr>
          <m:fName>
            <m:r>
              <w:ins w:id="526" w:author="Joseph Stinziano" w:date="2020-03-25T11:56:00Z">
                <m:rPr>
                  <m:sty m:val="p"/>
                </m:rPr>
                <w:rPr>
                  <w:rFonts w:ascii="Cambria Math" w:hAnsi="Cambria Math" w:cstheme="minorHAnsi"/>
                  <w:sz w:val="24"/>
                  <w:szCs w:val="24"/>
                  <w:lang w:val="en-CA"/>
                </w:rPr>
                <m:t>exp</m:t>
              </w:ins>
            </m:r>
          </m:fName>
          <m:e>
            <m:d>
              <m:dPr>
                <m:ctrlPr>
                  <w:ins w:id="527" w:author="Joseph Stinziano" w:date="2020-03-25T11:56:00Z">
                    <w:rPr>
                      <w:rFonts w:ascii="Cambria Math" w:hAnsi="Cambria Math" w:cstheme="minorHAnsi"/>
                      <w:i/>
                      <w:sz w:val="24"/>
                      <w:szCs w:val="24"/>
                      <w:lang w:val="en-CA"/>
                    </w:rPr>
                  </w:ins>
                </m:ctrlPr>
              </m:dPr>
              <m:e>
                <m:f>
                  <m:fPr>
                    <m:ctrlPr>
                      <w:ins w:id="528" w:author="Joseph Stinziano" w:date="2020-03-25T11:56:00Z">
                        <w:rPr>
                          <w:rFonts w:ascii="Cambria Math" w:hAnsi="Cambria Math" w:cstheme="minorHAnsi"/>
                          <w:i/>
                          <w:sz w:val="24"/>
                          <w:szCs w:val="24"/>
                          <w:lang w:val="en-CA"/>
                        </w:rPr>
                      </w:ins>
                    </m:ctrlPr>
                  </m:fPr>
                  <m:num>
                    <m:r>
                      <w:ins w:id="529" w:author="Joseph Stinziano" w:date="2020-03-25T11:56:00Z">
                        <w:rPr>
                          <w:rFonts w:ascii="Cambria Math" w:hAnsi="Cambria Math" w:cstheme="minorHAnsi"/>
                          <w:sz w:val="24"/>
                          <w:szCs w:val="24"/>
                          <w:lang w:val="en-CA"/>
                        </w:rPr>
                        <m:t>ΔH‡(T-298.15)</m:t>
                      </w:ins>
                    </m:r>
                  </m:num>
                  <m:den>
                    <m:r>
                      <w:ins w:id="530" w:author="Joseph Stinziano" w:date="2020-03-25T11:56:00Z">
                        <w:rPr>
                          <w:rFonts w:ascii="Cambria Math" w:hAnsi="Cambria Math" w:cstheme="minorHAnsi"/>
                          <w:sz w:val="24"/>
                          <w:szCs w:val="24"/>
                          <w:lang w:val="en-CA"/>
                        </w:rPr>
                        <m:t>RT298.15</m:t>
                      </w:ins>
                    </m:r>
                  </m:den>
                </m:f>
              </m:e>
            </m:d>
          </m:e>
        </m:func>
        <m:d>
          <m:dPr>
            <m:begChr m:val="["/>
            <m:endChr m:val="]"/>
            <m:ctrlPr>
              <w:ins w:id="531" w:author="Joseph Stinziano" w:date="2020-03-25T11:56:00Z">
                <w:rPr>
                  <w:rFonts w:ascii="Cambria Math" w:hAnsi="Cambria Math" w:cstheme="minorHAnsi"/>
                  <w:i/>
                  <w:sz w:val="24"/>
                  <w:szCs w:val="24"/>
                  <w:lang w:val="en-CA"/>
                </w:rPr>
              </w:ins>
            </m:ctrlPr>
          </m:dPr>
          <m:e>
            <m:f>
              <m:fPr>
                <m:ctrlPr>
                  <w:ins w:id="532" w:author="Joseph Stinziano" w:date="2020-03-25T11:56:00Z">
                    <w:rPr>
                      <w:rFonts w:ascii="Cambria Math" w:hAnsi="Cambria Math" w:cstheme="minorHAnsi"/>
                      <w:i/>
                      <w:sz w:val="24"/>
                      <w:szCs w:val="24"/>
                      <w:lang w:val="en-CA"/>
                    </w:rPr>
                  </w:ins>
                </m:ctrlPr>
              </m:fPr>
              <m:num>
                <m:r>
                  <w:ins w:id="533" w:author="Joseph Stinziano" w:date="2020-03-25T11:56:00Z">
                    <w:rPr>
                      <w:rFonts w:ascii="Cambria Math" w:hAnsi="Cambria Math" w:cstheme="minorHAnsi"/>
                      <w:sz w:val="24"/>
                      <w:szCs w:val="24"/>
                      <w:lang w:val="en-CA"/>
                    </w:rPr>
                    <m:t>1+</m:t>
                  </w:ins>
                </m:r>
                <m:func>
                  <m:funcPr>
                    <m:ctrlPr>
                      <w:ins w:id="534" w:author="Joseph Stinziano" w:date="2020-03-25T11:56:00Z">
                        <w:rPr>
                          <w:rFonts w:ascii="Cambria Math" w:hAnsi="Cambria Math" w:cstheme="minorHAnsi"/>
                          <w:i/>
                          <w:sz w:val="24"/>
                          <w:szCs w:val="24"/>
                          <w:lang w:val="en-CA"/>
                        </w:rPr>
                      </w:ins>
                    </m:ctrlPr>
                  </m:funcPr>
                  <m:fName>
                    <m:r>
                      <w:ins w:id="535" w:author="Joseph Stinziano" w:date="2020-03-25T11:56:00Z">
                        <m:rPr>
                          <m:sty m:val="p"/>
                        </m:rPr>
                        <w:rPr>
                          <w:rFonts w:ascii="Cambria Math" w:hAnsi="Cambria Math" w:cstheme="minorHAnsi"/>
                          <w:sz w:val="24"/>
                          <w:szCs w:val="24"/>
                          <w:lang w:val="en-CA"/>
                        </w:rPr>
                        <m:t>exp</m:t>
                      </w:ins>
                    </m:r>
                  </m:fName>
                  <m:e>
                    <m:d>
                      <m:dPr>
                        <m:ctrlPr>
                          <w:ins w:id="536" w:author="Joseph Stinziano" w:date="2020-03-25T11:56:00Z">
                            <w:rPr>
                              <w:rFonts w:ascii="Cambria Math" w:hAnsi="Cambria Math" w:cstheme="minorHAnsi"/>
                              <w:i/>
                              <w:sz w:val="24"/>
                              <w:szCs w:val="24"/>
                              <w:lang w:val="en-CA"/>
                            </w:rPr>
                          </w:ins>
                        </m:ctrlPr>
                      </m:dPr>
                      <m:e>
                        <m:f>
                          <m:fPr>
                            <m:ctrlPr>
                              <w:ins w:id="537" w:author="Joseph Stinziano" w:date="2020-03-25T11:56:00Z">
                                <w:rPr>
                                  <w:rFonts w:ascii="Cambria Math" w:hAnsi="Cambria Math" w:cstheme="minorHAnsi"/>
                                  <w:i/>
                                  <w:sz w:val="24"/>
                                  <w:szCs w:val="24"/>
                                  <w:lang w:val="en-CA"/>
                                </w:rPr>
                              </w:ins>
                            </m:ctrlPr>
                          </m:fPr>
                          <m:num>
                            <m:r>
                              <w:ins w:id="538" w:author="Joseph Stinziano" w:date="2020-03-25T11:56:00Z">
                                <w:rPr>
                                  <w:rFonts w:ascii="Cambria Math" w:hAnsi="Cambria Math" w:cstheme="minorHAnsi"/>
                                  <w:sz w:val="24"/>
                                  <w:szCs w:val="24"/>
                                  <w:lang w:val="en-CA"/>
                                </w:rPr>
                                <m:t>298.15ΔS-ΔH</m:t>
                              </w:ins>
                            </m:r>
                          </m:num>
                          <m:den>
                            <m:r>
                              <w:ins w:id="539" w:author="Joseph Stinziano" w:date="2020-03-25T11:56:00Z">
                                <w:rPr>
                                  <w:rFonts w:ascii="Cambria Math" w:hAnsi="Cambria Math" w:cstheme="minorHAnsi"/>
                                  <w:sz w:val="24"/>
                                  <w:szCs w:val="24"/>
                                  <w:lang w:val="en-CA"/>
                                </w:rPr>
                                <m:t>298.15R</m:t>
                              </w:ins>
                            </m:r>
                          </m:den>
                        </m:f>
                      </m:e>
                    </m:d>
                  </m:e>
                </m:func>
              </m:num>
              <m:den>
                <m:r>
                  <w:ins w:id="540" w:author="Joseph Stinziano" w:date="2020-03-25T11:56:00Z">
                    <w:rPr>
                      <w:rFonts w:ascii="Cambria Math" w:hAnsi="Cambria Math" w:cstheme="minorHAnsi"/>
                      <w:sz w:val="24"/>
                      <w:szCs w:val="24"/>
                      <w:lang w:val="en-CA"/>
                    </w:rPr>
                    <m:t>1+</m:t>
                  </w:ins>
                </m:r>
                <m:func>
                  <m:funcPr>
                    <m:ctrlPr>
                      <w:ins w:id="541" w:author="Joseph Stinziano" w:date="2020-03-25T11:56:00Z">
                        <w:rPr>
                          <w:rFonts w:ascii="Cambria Math" w:hAnsi="Cambria Math" w:cstheme="minorHAnsi"/>
                          <w:i/>
                          <w:sz w:val="24"/>
                          <w:szCs w:val="24"/>
                          <w:lang w:val="en-CA"/>
                        </w:rPr>
                      </w:ins>
                    </m:ctrlPr>
                  </m:funcPr>
                  <m:fName>
                    <m:r>
                      <w:ins w:id="542" w:author="Joseph Stinziano" w:date="2020-03-25T11:56:00Z">
                        <m:rPr>
                          <m:sty m:val="p"/>
                        </m:rPr>
                        <w:rPr>
                          <w:rFonts w:ascii="Cambria Math" w:hAnsi="Cambria Math" w:cstheme="minorHAnsi"/>
                          <w:sz w:val="24"/>
                          <w:szCs w:val="24"/>
                          <w:lang w:val="en-CA"/>
                        </w:rPr>
                        <m:t>exp</m:t>
                      </w:ins>
                    </m:r>
                  </m:fName>
                  <m:e>
                    <m:d>
                      <m:dPr>
                        <m:ctrlPr>
                          <w:ins w:id="543" w:author="Joseph Stinziano" w:date="2020-03-25T11:56:00Z">
                            <w:rPr>
                              <w:rFonts w:ascii="Cambria Math" w:hAnsi="Cambria Math" w:cstheme="minorHAnsi"/>
                              <w:i/>
                              <w:sz w:val="24"/>
                              <w:szCs w:val="24"/>
                              <w:lang w:val="en-CA"/>
                            </w:rPr>
                          </w:ins>
                        </m:ctrlPr>
                      </m:dPr>
                      <m:e>
                        <m:f>
                          <m:fPr>
                            <m:ctrlPr>
                              <w:ins w:id="544" w:author="Joseph Stinziano" w:date="2020-03-25T11:56:00Z">
                                <w:rPr>
                                  <w:rFonts w:ascii="Cambria Math" w:hAnsi="Cambria Math" w:cstheme="minorHAnsi"/>
                                  <w:i/>
                                  <w:sz w:val="24"/>
                                  <w:szCs w:val="24"/>
                                  <w:lang w:val="en-CA"/>
                                </w:rPr>
                              </w:ins>
                            </m:ctrlPr>
                          </m:fPr>
                          <m:num>
                            <m:r>
                              <w:ins w:id="545" w:author="Joseph Stinziano" w:date="2020-03-25T11:56:00Z">
                                <w:rPr>
                                  <w:rFonts w:ascii="Cambria Math" w:hAnsi="Cambria Math" w:cstheme="minorHAnsi"/>
                                  <w:sz w:val="24"/>
                                  <w:szCs w:val="24"/>
                                  <w:lang w:val="en-CA"/>
                                </w:rPr>
                                <m:t>TΔS-ΔH</m:t>
                              </w:ins>
                            </m:r>
                          </m:num>
                          <m:den>
                            <m:r>
                              <w:ins w:id="546" w:author="Joseph Stinziano" w:date="2020-03-25T11:56:00Z">
                                <w:rPr>
                                  <w:rFonts w:ascii="Cambria Math" w:hAnsi="Cambria Math" w:cstheme="minorHAnsi"/>
                                  <w:sz w:val="24"/>
                                  <w:szCs w:val="24"/>
                                  <w:lang w:val="en-CA"/>
                                </w:rPr>
                                <m:t>TR</m:t>
                              </w:ins>
                            </m:r>
                          </m:den>
                        </m:f>
                      </m:e>
                    </m:d>
                  </m:e>
                </m:func>
              </m:den>
            </m:f>
          </m:e>
        </m:d>
        <m:d>
          <m:dPr>
            <m:begChr m:val="["/>
            <m:endChr m:val="]"/>
            <m:ctrlPr>
              <w:del w:id="547" w:author="Joseph Stinziano" w:date="2020-03-25T11:56:00Z">
                <w:rPr>
                  <w:rFonts w:ascii="Cambria Math" w:hAnsi="Cambria Math" w:cstheme="minorHAnsi"/>
                  <w:i/>
                  <w:sz w:val="24"/>
                  <w:szCs w:val="24"/>
                  <w:lang w:val="en-CA"/>
                </w:rPr>
              </w:del>
            </m:ctrlPr>
          </m:dPr>
          <m:e>
            <m:f>
              <m:fPr>
                <m:ctrlPr>
                  <w:del w:id="548" w:author="Joseph Stinziano" w:date="2020-03-25T11:56:00Z">
                    <w:rPr>
                      <w:rFonts w:ascii="Cambria Math" w:hAnsi="Cambria Math" w:cstheme="minorHAnsi"/>
                      <w:i/>
                      <w:sz w:val="24"/>
                      <w:szCs w:val="24"/>
                      <w:lang w:val="en-CA"/>
                    </w:rPr>
                  </w:del>
                </m:ctrlPr>
              </m:fPr>
              <m:num>
                <m:r>
                  <w:del w:id="549" w:author="Joseph Stinziano" w:date="2020-03-25T11:56:00Z">
                    <w:rPr>
                      <w:rFonts w:ascii="Cambria Math" w:hAnsi="Cambria Math" w:cstheme="minorHAnsi"/>
                      <w:sz w:val="24"/>
                      <w:szCs w:val="24"/>
                      <w:lang w:val="en-CA"/>
                    </w:rPr>
                    <m:t>1+</m:t>
                  </w:del>
                </m:r>
                <m:sSup>
                  <m:sSupPr>
                    <m:ctrlPr>
                      <w:del w:id="550" w:author="Joseph Stinziano" w:date="2020-03-25T11:56:00Z">
                        <w:rPr>
                          <w:rFonts w:ascii="Cambria Math" w:hAnsi="Cambria Math" w:cstheme="minorHAnsi"/>
                          <w:i/>
                          <w:sz w:val="24"/>
                          <w:szCs w:val="24"/>
                          <w:lang w:val="en-CA"/>
                        </w:rPr>
                      </w:del>
                    </m:ctrlPr>
                  </m:sSupPr>
                  <m:e>
                    <m:r>
                      <w:del w:id="551" w:author="Joseph Stinziano" w:date="2020-03-25T11:56:00Z">
                        <w:rPr>
                          <w:rFonts w:ascii="Cambria Math" w:hAnsi="Cambria Math" w:cstheme="minorHAnsi"/>
                          <w:sz w:val="24"/>
                          <w:szCs w:val="24"/>
                          <w:lang w:val="en-CA"/>
                        </w:rPr>
                        <m:t>e</m:t>
                      </w:del>
                    </m:r>
                  </m:e>
                  <m:sup>
                    <m:f>
                      <m:fPr>
                        <m:ctrlPr>
                          <w:del w:id="552" w:author="Joseph Stinziano" w:date="2020-03-25T11:56:00Z">
                            <w:rPr>
                              <w:rFonts w:ascii="Cambria Math" w:hAnsi="Cambria Math" w:cstheme="minorHAnsi"/>
                              <w:i/>
                              <w:sz w:val="24"/>
                              <w:szCs w:val="24"/>
                              <w:lang w:val="en-CA"/>
                            </w:rPr>
                          </w:del>
                        </m:ctrlPr>
                      </m:fPr>
                      <m:num>
                        <m:r>
                          <w:del w:id="553" w:author="Joseph Stinziano" w:date="2020-03-25T11:56:00Z">
                            <w:rPr>
                              <w:rFonts w:ascii="Cambria Math" w:hAnsi="Cambria Math" w:cstheme="minorHAnsi"/>
                              <w:sz w:val="24"/>
                              <w:szCs w:val="24"/>
                              <w:lang w:val="en-CA"/>
                            </w:rPr>
                            <m:t>298.15ΔS-ΔH</m:t>
                          </w:del>
                        </m:r>
                      </m:num>
                      <m:den>
                        <m:r>
                          <w:del w:id="554" w:author="Joseph Stinziano" w:date="2020-03-25T11:56:00Z">
                            <w:rPr>
                              <w:rFonts w:ascii="Cambria Math" w:hAnsi="Cambria Math" w:cstheme="minorHAnsi"/>
                              <w:sz w:val="24"/>
                              <w:szCs w:val="24"/>
                              <w:lang w:val="en-CA"/>
                            </w:rPr>
                            <m:t>298.15R</m:t>
                          </w:del>
                        </m:r>
                      </m:den>
                    </m:f>
                  </m:sup>
                </m:sSup>
              </m:num>
              <m:den>
                <m:r>
                  <w:del w:id="555" w:author="Joseph Stinziano" w:date="2020-03-25T11:56:00Z">
                    <w:rPr>
                      <w:rFonts w:ascii="Cambria Math" w:hAnsi="Cambria Math" w:cstheme="minorHAnsi"/>
                      <w:sz w:val="24"/>
                      <w:szCs w:val="24"/>
                      <w:lang w:val="en-CA"/>
                    </w:rPr>
                    <m:t>1+</m:t>
                  </w:del>
                </m:r>
                <m:sSup>
                  <m:sSupPr>
                    <m:ctrlPr>
                      <w:del w:id="556" w:author="Joseph Stinziano" w:date="2020-03-25T11:56:00Z">
                        <w:rPr>
                          <w:rFonts w:ascii="Cambria Math" w:hAnsi="Cambria Math" w:cstheme="minorHAnsi"/>
                          <w:i/>
                          <w:sz w:val="24"/>
                          <w:szCs w:val="24"/>
                          <w:lang w:val="en-CA"/>
                        </w:rPr>
                      </w:del>
                    </m:ctrlPr>
                  </m:sSupPr>
                  <m:e>
                    <m:r>
                      <w:del w:id="557" w:author="Joseph Stinziano" w:date="2020-03-25T11:56:00Z">
                        <w:rPr>
                          <w:rFonts w:ascii="Cambria Math" w:hAnsi="Cambria Math" w:cstheme="minorHAnsi"/>
                          <w:sz w:val="24"/>
                          <w:szCs w:val="24"/>
                          <w:lang w:val="en-CA"/>
                        </w:rPr>
                        <m:t>e</m:t>
                      </w:del>
                    </m:r>
                  </m:e>
                  <m:sup>
                    <m:f>
                      <m:fPr>
                        <m:ctrlPr>
                          <w:del w:id="558" w:author="Joseph Stinziano" w:date="2020-03-25T11:56:00Z">
                            <w:rPr>
                              <w:rFonts w:ascii="Cambria Math" w:hAnsi="Cambria Math" w:cstheme="minorHAnsi"/>
                              <w:i/>
                              <w:sz w:val="24"/>
                              <w:szCs w:val="24"/>
                              <w:lang w:val="en-CA"/>
                            </w:rPr>
                          </w:del>
                        </m:ctrlPr>
                      </m:fPr>
                      <m:num>
                        <m:r>
                          <w:del w:id="559" w:author="Joseph Stinziano" w:date="2020-03-25T11:56:00Z">
                            <w:rPr>
                              <w:rFonts w:ascii="Cambria Math" w:hAnsi="Cambria Math" w:cstheme="minorHAnsi"/>
                              <w:sz w:val="24"/>
                              <w:szCs w:val="24"/>
                              <w:lang w:val="en-CA"/>
                            </w:rPr>
                            <m:t>TΔS-ΔH</m:t>
                          </w:del>
                        </m:r>
                      </m:num>
                      <m:den>
                        <m:r>
                          <w:del w:id="560"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61" w:author="Joseph Stinziano" w:date="2020-03-25T11:58:00Z">
                <w:rPr>
                  <w:rFonts w:ascii="Cambria Math" w:hAnsi="Cambria Math" w:cstheme="minorHAnsi"/>
                  <w:i/>
                  <w:sz w:val="24"/>
                  <w:szCs w:val="24"/>
                  <w:lang w:val="en-CA"/>
                </w:rPr>
              </w:del>
            </m:ctrlPr>
          </m:sSupPr>
          <m:e>
            <m:r>
              <w:del w:id="562" w:author="Joseph Stinziano" w:date="2020-03-25T11:58:00Z">
                <w:rPr>
                  <w:rFonts w:ascii="Cambria Math" w:hAnsi="Cambria Math" w:cstheme="minorHAnsi"/>
                  <w:sz w:val="24"/>
                  <w:szCs w:val="24"/>
                  <w:lang w:val="en-CA"/>
                </w:rPr>
                <m:t>e</m:t>
              </w:del>
            </m:r>
          </m:e>
          <m:sup>
            <m:d>
              <m:dPr>
                <m:begChr m:val="["/>
                <m:endChr m:val="]"/>
                <m:ctrlPr>
                  <w:del w:id="563" w:author="Joseph Stinziano" w:date="2020-03-25T11:58:00Z">
                    <w:rPr>
                      <w:rFonts w:ascii="Cambria Math" w:hAnsi="Cambria Math" w:cstheme="minorHAnsi"/>
                      <w:i/>
                      <w:sz w:val="24"/>
                      <w:szCs w:val="24"/>
                      <w:lang w:val="en-CA"/>
                    </w:rPr>
                  </w:del>
                </m:ctrlPr>
              </m:dPr>
              <m:e>
                <m:f>
                  <m:fPr>
                    <m:ctrlPr>
                      <w:del w:id="564" w:author="Joseph Stinziano" w:date="2020-03-25T11:58:00Z">
                        <w:rPr>
                          <w:rFonts w:ascii="Cambria Math" w:hAnsi="Cambria Math" w:cstheme="minorHAnsi"/>
                          <w:i/>
                          <w:sz w:val="24"/>
                          <w:szCs w:val="24"/>
                          <w:lang w:val="en-CA"/>
                        </w:rPr>
                      </w:del>
                    </m:ctrlPr>
                  </m:fPr>
                  <m:num>
                    <m:sSub>
                      <m:sSubPr>
                        <m:ctrlPr>
                          <w:del w:id="565" w:author="Joseph Stinziano" w:date="2020-03-25T11:58:00Z">
                            <w:rPr>
                              <w:rFonts w:ascii="Cambria Math" w:hAnsi="Cambria Math" w:cstheme="minorHAnsi"/>
                              <w:i/>
                              <w:sz w:val="24"/>
                              <w:szCs w:val="24"/>
                              <w:lang w:val="en-CA"/>
                            </w:rPr>
                          </w:del>
                        </m:ctrlPr>
                      </m:sSubPr>
                      <m:e>
                        <m:r>
                          <w:del w:id="566" w:author="Joseph Stinziano" w:date="2020-03-25T11:58:00Z">
                            <w:rPr>
                              <w:rFonts w:ascii="Cambria Math" w:hAnsi="Cambria Math" w:cstheme="minorHAnsi"/>
                              <w:sz w:val="24"/>
                              <w:szCs w:val="24"/>
                              <w:lang w:val="en-CA"/>
                            </w:rPr>
                            <m:t>E</m:t>
                          </w:del>
                        </m:r>
                      </m:e>
                      <m:sub>
                        <m:r>
                          <w:del w:id="567" w:author="Joseph Stinziano" w:date="2020-03-25T11:58:00Z">
                            <w:rPr>
                              <w:rFonts w:ascii="Cambria Math" w:hAnsi="Cambria Math" w:cstheme="minorHAnsi"/>
                              <w:sz w:val="24"/>
                              <w:szCs w:val="24"/>
                              <w:lang w:val="en-CA"/>
                            </w:rPr>
                            <m:t>a</m:t>
                          </w:del>
                        </m:r>
                      </m:sub>
                    </m:sSub>
                    <m:r>
                      <w:del w:id="568" w:author="Joseph Stinziano" w:date="2020-03-25T11:58:00Z">
                        <w:rPr>
                          <w:rFonts w:ascii="Cambria Math" w:hAnsi="Cambria Math" w:cstheme="minorHAnsi"/>
                          <w:sz w:val="24"/>
                          <w:szCs w:val="24"/>
                          <w:lang w:val="en-CA"/>
                        </w:rPr>
                        <m:t>(T-298.15)</m:t>
                      </w:del>
                    </m:r>
                  </m:num>
                  <m:den>
                    <m:r>
                      <w:del w:id="569" w:author="Joseph Stinziano" w:date="2020-03-25T11:58:00Z">
                        <w:rPr>
                          <w:rFonts w:ascii="Cambria Math" w:hAnsi="Cambria Math" w:cstheme="minorHAnsi"/>
                          <w:sz w:val="24"/>
                          <w:szCs w:val="24"/>
                          <w:lang w:val="en-CA"/>
                        </w:rPr>
                        <m:t>RT298.15</m:t>
                      </w:del>
                    </m:r>
                  </m:den>
                </m:f>
              </m:e>
            </m:d>
          </m:sup>
        </m:sSup>
        <m:d>
          <m:dPr>
            <m:begChr m:val="["/>
            <m:endChr m:val="]"/>
            <m:ctrlPr>
              <w:del w:id="570" w:author="Joseph Stinziano" w:date="2020-03-25T11:58:00Z">
                <w:rPr>
                  <w:rFonts w:ascii="Cambria Math" w:hAnsi="Cambria Math" w:cstheme="minorHAnsi"/>
                  <w:i/>
                  <w:sz w:val="24"/>
                  <w:szCs w:val="24"/>
                  <w:lang w:val="en-CA"/>
                </w:rPr>
              </w:del>
            </m:ctrlPr>
          </m:dPr>
          <m:e>
            <m:f>
              <m:fPr>
                <m:ctrlPr>
                  <w:del w:id="571" w:author="Joseph Stinziano" w:date="2020-03-25T11:58:00Z">
                    <w:rPr>
                      <w:rFonts w:ascii="Cambria Math" w:hAnsi="Cambria Math" w:cstheme="minorHAnsi"/>
                      <w:i/>
                      <w:sz w:val="24"/>
                      <w:szCs w:val="24"/>
                      <w:lang w:val="en-CA"/>
                    </w:rPr>
                  </w:del>
                </m:ctrlPr>
              </m:fPr>
              <m:num>
                <m:r>
                  <w:del w:id="572" w:author="Joseph Stinziano" w:date="2020-03-25T11:58:00Z">
                    <w:rPr>
                      <w:rFonts w:ascii="Cambria Math" w:hAnsi="Cambria Math" w:cstheme="minorHAnsi"/>
                      <w:sz w:val="24"/>
                      <w:szCs w:val="24"/>
                      <w:lang w:val="en-CA"/>
                    </w:rPr>
                    <m:t>1+</m:t>
                  </w:del>
                </m:r>
                <m:sSup>
                  <m:sSupPr>
                    <m:ctrlPr>
                      <w:del w:id="573" w:author="Joseph Stinziano" w:date="2020-03-25T11:58:00Z">
                        <w:rPr>
                          <w:rFonts w:ascii="Cambria Math" w:hAnsi="Cambria Math" w:cstheme="minorHAnsi"/>
                          <w:i/>
                          <w:sz w:val="24"/>
                          <w:szCs w:val="24"/>
                          <w:lang w:val="en-CA"/>
                        </w:rPr>
                      </w:del>
                    </m:ctrlPr>
                  </m:sSupPr>
                  <m:e>
                    <m:r>
                      <w:del w:id="574" w:author="Joseph Stinziano" w:date="2020-03-25T11:58:00Z">
                        <w:rPr>
                          <w:rFonts w:ascii="Cambria Math" w:hAnsi="Cambria Math" w:cstheme="minorHAnsi"/>
                          <w:sz w:val="24"/>
                          <w:szCs w:val="24"/>
                          <w:lang w:val="en-CA"/>
                        </w:rPr>
                        <m:t>e</m:t>
                      </w:del>
                    </m:r>
                  </m:e>
                  <m:sup>
                    <m:f>
                      <m:fPr>
                        <m:ctrlPr>
                          <w:del w:id="575" w:author="Joseph Stinziano" w:date="2020-03-25T11:58:00Z">
                            <w:rPr>
                              <w:rFonts w:ascii="Cambria Math" w:hAnsi="Cambria Math" w:cstheme="minorHAnsi"/>
                              <w:i/>
                              <w:sz w:val="24"/>
                              <w:szCs w:val="24"/>
                              <w:lang w:val="en-CA"/>
                            </w:rPr>
                          </w:del>
                        </m:ctrlPr>
                      </m:fPr>
                      <m:num>
                        <m:r>
                          <w:del w:id="576" w:author="Joseph Stinziano" w:date="2020-03-25T11:58:00Z">
                            <w:rPr>
                              <w:rFonts w:ascii="Cambria Math" w:hAnsi="Cambria Math" w:cstheme="minorHAnsi"/>
                              <w:sz w:val="24"/>
                              <w:szCs w:val="24"/>
                              <w:lang w:val="en-CA"/>
                            </w:rPr>
                            <m:t>298.15ΔS-</m:t>
                          </w:del>
                        </m:r>
                        <m:sSub>
                          <m:sSubPr>
                            <m:ctrlPr>
                              <w:del w:id="577" w:author="Joseph Stinziano" w:date="2020-03-25T11:58:00Z">
                                <w:rPr>
                                  <w:rFonts w:ascii="Cambria Math" w:hAnsi="Cambria Math" w:cstheme="minorHAnsi"/>
                                  <w:i/>
                                  <w:sz w:val="24"/>
                                  <w:szCs w:val="24"/>
                                  <w:lang w:val="en-CA"/>
                                </w:rPr>
                              </w:del>
                            </m:ctrlPr>
                          </m:sSubPr>
                          <m:e>
                            <m:r>
                              <w:del w:id="578" w:author="Joseph Stinziano" w:date="2020-03-25T11:58:00Z">
                                <w:rPr>
                                  <w:rFonts w:ascii="Cambria Math" w:hAnsi="Cambria Math" w:cstheme="minorHAnsi"/>
                                  <w:sz w:val="24"/>
                                  <w:szCs w:val="24"/>
                                  <w:lang w:val="en-CA"/>
                                </w:rPr>
                                <m:t>H</m:t>
                              </w:del>
                            </m:r>
                          </m:e>
                          <m:sub>
                            <m:r>
                              <w:del w:id="579" w:author="Joseph Stinziano" w:date="2020-03-25T11:58:00Z">
                                <w:rPr>
                                  <w:rFonts w:ascii="Cambria Math" w:hAnsi="Cambria Math" w:cstheme="minorHAnsi"/>
                                  <w:sz w:val="24"/>
                                  <w:szCs w:val="24"/>
                                  <w:lang w:val="en-CA"/>
                                </w:rPr>
                                <m:t>d</m:t>
                              </w:del>
                            </m:r>
                          </m:sub>
                        </m:sSub>
                      </m:num>
                      <m:den>
                        <m:r>
                          <w:del w:id="580" w:author="Joseph Stinziano" w:date="2020-03-25T11:58:00Z">
                            <w:rPr>
                              <w:rFonts w:ascii="Cambria Math" w:hAnsi="Cambria Math" w:cstheme="minorHAnsi"/>
                              <w:sz w:val="24"/>
                              <w:szCs w:val="24"/>
                              <w:lang w:val="en-CA"/>
                            </w:rPr>
                            <m:t>298.15R</m:t>
                          </w:del>
                        </m:r>
                      </m:den>
                    </m:f>
                  </m:sup>
                </m:sSup>
              </m:num>
              <m:den>
                <m:r>
                  <w:del w:id="581" w:author="Joseph Stinziano" w:date="2020-03-25T11:58:00Z">
                    <w:rPr>
                      <w:rFonts w:ascii="Cambria Math" w:hAnsi="Cambria Math" w:cstheme="minorHAnsi"/>
                      <w:sz w:val="24"/>
                      <w:szCs w:val="24"/>
                      <w:lang w:val="en-CA"/>
                    </w:rPr>
                    <m:t>1+</m:t>
                  </w:del>
                </m:r>
                <m:sSup>
                  <m:sSupPr>
                    <m:ctrlPr>
                      <w:del w:id="582" w:author="Joseph Stinziano" w:date="2020-03-25T11:58:00Z">
                        <w:rPr>
                          <w:rFonts w:ascii="Cambria Math" w:hAnsi="Cambria Math" w:cstheme="minorHAnsi"/>
                          <w:i/>
                          <w:sz w:val="24"/>
                          <w:szCs w:val="24"/>
                          <w:lang w:val="en-CA"/>
                        </w:rPr>
                      </w:del>
                    </m:ctrlPr>
                  </m:sSupPr>
                  <m:e>
                    <m:r>
                      <w:del w:id="583" w:author="Joseph Stinziano" w:date="2020-03-25T11:58:00Z">
                        <w:rPr>
                          <w:rFonts w:ascii="Cambria Math" w:hAnsi="Cambria Math" w:cstheme="minorHAnsi"/>
                          <w:sz w:val="24"/>
                          <w:szCs w:val="24"/>
                          <w:lang w:val="en-CA"/>
                        </w:rPr>
                        <m:t>e</m:t>
                      </w:del>
                    </m:r>
                  </m:e>
                  <m:sup>
                    <m:f>
                      <m:fPr>
                        <m:ctrlPr>
                          <w:del w:id="584" w:author="Joseph Stinziano" w:date="2020-03-25T11:58:00Z">
                            <w:rPr>
                              <w:rFonts w:ascii="Cambria Math" w:hAnsi="Cambria Math" w:cstheme="minorHAnsi"/>
                              <w:i/>
                              <w:sz w:val="24"/>
                              <w:szCs w:val="24"/>
                              <w:lang w:val="en-CA"/>
                            </w:rPr>
                          </w:del>
                        </m:ctrlPr>
                      </m:fPr>
                      <m:num>
                        <m:r>
                          <w:del w:id="585" w:author="Joseph Stinziano" w:date="2020-03-25T11:58:00Z">
                            <w:rPr>
                              <w:rFonts w:ascii="Cambria Math" w:hAnsi="Cambria Math" w:cstheme="minorHAnsi"/>
                              <w:sz w:val="24"/>
                              <w:szCs w:val="24"/>
                              <w:lang w:val="en-CA"/>
                            </w:rPr>
                            <m:t>TΔS-</m:t>
                          </w:del>
                        </m:r>
                        <m:sSub>
                          <m:sSubPr>
                            <m:ctrlPr>
                              <w:del w:id="586" w:author="Joseph Stinziano" w:date="2020-03-25T11:58:00Z">
                                <w:rPr>
                                  <w:rFonts w:ascii="Cambria Math" w:hAnsi="Cambria Math" w:cstheme="minorHAnsi"/>
                                  <w:i/>
                                  <w:sz w:val="24"/>
                                  <w:szCs w:val="24"/>
                                  <w:lang w:val="en-CA"/>
                                </w:rPr>
                              </w:del>
                            </m:ctrlPr>
                          </m:sSubPr>
                          <m:e>
                            <m:r>
                              <w:del w:id="587" w:author="Joseph Stinziano" w:date="2020-03-25T11:58:00Z">
                                <w:rPr>
                                  <w:rFonts w:ascii="Cambria Math" w:hAnsi="Cambria Math" w:cstheme="minorHAnsi"/>
                                  <w:sz w:val="24"/>
                                  <w:szCs w:val="24"/>
                                  <w:lang w:val="en-CA"/>
                                </w:rPr>
                                <m:t>H</m:t>
                              </w:del>
                            </m:r>
                          </m:e>
                          <m:sub>
                            <m:r>
                              <w:del w:id="588" w:author="Joseph Stinziano" w:date="2020-03-25T11:58:00Z">
                                <w:rPr>
                                  <w:rFonts w:ascii="Cambria Math" w:hAnsi="Cambria Math" w:cstheme="minorHAnsi"/>
                                  <w:sz w:val="24"/>
                                  <w:szCs w:val="24"/>
                                  <w:lang w:val="en-CA"/>
                                </w:rPr>
                                <m:t>d</m:t>
                              </w:del>
                            </m:r>
                          </m:sub>
                        </m:sSub>
                      </m:num>
                      <m:den>
                        <m:r>
                          <w:del w:id="589" w:author="Joseph Stinziano" w:date="2020-03-25T11:58:00Z">
                            <w:rPr>
                              <w:rFonts w:ascii="Cambria Math" w:hAnsi="Cambria Math" w:cstheme="minorHAnsi"/>
                              <w:sz w:val="24"/>
                              <w:szCs w:val="24"/>
                              <w:lang w:val="en-CA"/>
                            </w:rPr>
                            <m:t>TR</m:t>
                          </w:del>
                        </m:r>
                      </m:den>
                    </m:f>
                  </m:sup>
                </m:sSup>
              </m:den>
            </m:f>
          </m:e>
        </m:d>
        <m:func>
          <m:funcPr>
            <m:ctrlPr>
              <w:ins w:id="590" w:author="Joseph Stinziano" w:date="2020-03-25T11:57:00Z">
                <w:rPr>
                  <w:rFonts w:ascii="Cambria Math" w:hAnsi="Cambria Math" w:cstheme="minorHAnsi"/>
                  <w:i/>
                  <w:sz w:val="24"/>
                  <w:szCs w:val="24"/>
                  <w:lang w:val="en-CA"/>
                </w:rPr>
              </w:ins>
            </m:ctrlPr>
          </m:funcPr>
          <m:fName>
            <m:r>
              <w:ins w:id="591" w:author="Joseph Stinziano" w:date="2020-03-25T11:57:00Z">
                <m:rPr>
                  <m:sty m:val="p"/>
                </m:rPr>
                <w:rPr>
                  <w:rFonts w:ascii="Cambria Math" w:hAnsi="Cambria Math" w:cstheme="minorHAnsi"/>
                  <w:sz w:val="24"/>
                  <w:szCs w:val="24"/>
                  <w:lang w:val="en-CA"/>
                </w:rPr>
                <m:t>exp</m:t>
              </w:ins>
            </m:r>
          </m:fName>
          <m:e>
            <m:d>
              <m:dPr>
                <m:ctrlPr>
                  <w:ins w:id="592" w:author="Joseph Stinziano" w:date="2020-03-25T11:57:00Z">
                    <w:rPr>
                      <w:rFonts w:ascii="Cambria Math" w:hAnsi="Cambria Math" w:cstheme="minorHAnsi"/>
                      <w:i/>
                      <w:sz w:val="24"/>
                      <w:szCs w:val="24"/>
                      <w:lang w:val="en-CA"/>
                    </w:rPr>
                  </w:ins>
                </m:ctrlPr>
              </m:dPr>
              <m:e>
                <m:f>
                  <m:fPr>
                    <m:ctrlPr>
                      <w:ins w:id="593" w:author="Joseph Stinziano" w:date="2020-03-25T11:57:00Z">
                        <w:rPr>
                          <w:rFonts w:ascii="Cambria Math" w:hAnsi="Cambria Math" w:cstheme="minorHAnsi"/>
                          <w:i/>
                          <w:sz w:val="24"/>
                          <w:szCs w:val="24"/>
                          <w:lang w:val="en-CA"/>
                        </w:rPr>
                      </w:ins>
                    </m:ctrlPr>
                  </m:fPr>
                  <m:num>
                    <m:sSub>
                      <m:sSubPr>
                        <m:ctrlPr>
                          <w:ins w:id="594" w:author="Joseph Stinziano" w:date="2020-03-25T11:57:00Z">
                            <w:rPr>
                              <w:rFonts w:ascii="Cambria Math" w:hAnsi="Cambria Math" w:cstheme="minorHAnsi"/>
                              <w:i/>
                              <w:sz w:val="24"/>
                              <w:szCs w:val="24"/>
                              <w:lang w:val="en-CA"/>
                            </w:rPr>
                          </w:ins>
                        </m:ctrlPr>
                      </m:sSubPr>
                      <m:e>
                        <m:r>
                          <w:ins w:id="595" w:author="Joseph Stinziano" w:date="2020-03-25T11:57:00Z">
                            <w:rPr>
                              <w:rFonts w:ascii="Cambria Math" w:hAnsi="Cambria Math" w:cstheme="minorHAnsi"/>
                              <w:sz w:val="24"/>
                              <w:szCs w:val="24"/>
                              <w:lang w:val="en-CA"/>
                            </w:rPr>
                            <m:t>E</m:t>
                          </w:ins>
                        </m:r>
                      </m:e>
                      <m:sub>
                        <m:r>
                          <w:ins w:id="596" w:author="Joseph Stinziano" w:date="2020-03-25T11:57:00Z">
                            <w:rPr>
                              <w:rFonts w:ascii="Cambria Math" w:hAnsi="Cambria Math" w:cstheme="minorHAnsi"/>
                              <w:sz w:val="24"/>
                              <w:szCs w:val="24"/>
                              <w:lang w:val="en-CA"/>
                            </w:rPr>
                            <m:t>a</m:t>
                          </w:ins>
                        </m:r>
                      </m:sub>
                    </m:sSub>
                    <m:r>
                      <w:ins w:id="597" w:author="Joseph Stinziano" w:date="2020-03-25T11:57:00Z">
                        <w:rPr>
                          <w:rFonts w:ascii="Cambria Math" w:hAnsi="Cambria Math" w:cstheme="minorHAnsi"/>
                          <w:sz w:val="24"/>
                          <w:szCs w:val="24"/>
                          <w:lang w:val="en-CA"/>
                        </w:rPr>
                        <m:t>(T-298.15)</m:t>
                      </w:ins>
                    </m:r>
                  </m:num>
                  <m:den>
                    <m:r>
                      <w:ins w:id="598" w:author="Joseph Stinziano" w:date="2020-03-25T11:57:00Z">
                        <w:rPr>
                          <w:rFonts w:ascii="Cambria Math" w:hAnsi="Cambria Math" w:cstheme="minorHAnsi"/>
                          <w:sz w:val="24"/>
                          <w:szCs w:val="24"/>
                          <w:lang w:val="en-CA"/>
                        </w:rPr>
                        <m:t>RT298.15</m:t>
                      </w:ins>
                    </m:r>
                  </m:den>
                </m:f>
              </m:e>
            </m:d>
          </m:e>
        </m:func>
        <m:d>
          <m:dPr>
            <m:begChr m:val="["/>
            <m:endChr m:val="]"/>
            <m:ctrlPr>
              <w:ins w:id="599" w:author="Joseph Stinziano" w:date="2020-03-25T11:57:00Z">
                <w:rPr>
                  <w:rFonts w:ascii="Cambria Math" w:hAnsi="Cambria Math" w:cstheme="minorHAnsi"/>
                  <w:i/>
                  <w:sz w:val="24"/>
                  <w:szCs w:val="24"/>
                  <w:lang w:val="en-CA"/>
                </w:rPr>
              </w:ins>
            </m:ctrlPr>
          </m:dPr>
          <m:e>
            <m:f>
              <m:fPr>
                <m:ctrlPr>
                  <w:ins w:id="600" w:author="Joseph Stinziano" w:date="2020-03-25T11:57:00Z">
                    <w:rPr>
                      <w:rFonts w:ascii="Cambria Math" w:hAnsi="Cambria Math" w:cstheme="minorHAnsi"/>
                      <w:i/>
                      <w:sz w:val="24"/>
                      <w:szCs w:val="24"/>
                      <w:lang w:val="en-CA"/>
                    </w:rPr>
                  </w:ins>
                </m:ctrlPr>
              </m:fPr>
              <m:num>
                <m:r>
                  <w:ins w:id="601" w:author="Joseph Stinziano" w:date="2020-03-25T11:57:00Z">
                    <w:rPr>
                      <w:rFonts w:ascii="Cambria Math" w:hAnsi="Cambria Math" w:cstheme="minorHAnsi"/>
                      <w:sz w:val="24"/>
                      <w:szCs w:val="24"/>
                      <w:lang w:val="en-CA"/>
                    </w:rPr>
                    <m:t>1+</m:t>
                  </w:ins>
                </m:r>
                <m:func>
                  <m:funcPr>
                    <m:ctrlPr>
                      <w:ins w:id="602" w:author="Joseph Stinziano" w:date="2020-03-25T11:57:00Z">
                        <w:rPr>
                          <w:rFonts w:ascii="Cambria Math" w:hAnsi="Cambria Math" w:cstheme="minorHAnsi"/>
                          <w:i/>
                          <w:sz w:val="24"/>
                          <w:szCs w:val="24"/>
                          <w:lang w:val="en-CA"/>
                        </w:rPr>
                      </w:ins>
                    </m:ctrlPr>
                  </m:funcPr>
                  <m:fName>
                    <m:r>
                      <w:ins w:id="603" w:author="Joseph Stinziano" w:date="2020-03-25T11:57:00Z">
                        <m:rPr>
                          <m:sty m:val="p"/>
                        </m:rPr>
                        <w:rPr>
                          <w:rFonts w:ascii="Cambria Math" w:hAnsi="Cambria Math" w:cstheme="minorHAnsi"/>
                          <w:sz w:val="24"/>
                          <w:szCs w:val="24"/>
                          <w:lang w:val="en-CA"/>
                        </w:rPr>
                        <m:t>exp</m:t>
                      </w:ins>
                    </m:r>
                  </m:fName>
                  <m:e>
                    <m:d>
                      <m:dPr>
                        <m:ctrlPr>
                          <w:ins w:id="604" w:author="Joseph Stinziano" w:date="2020-03-25T11:57:00Z">
                            <w:rPr>
                              <w:rFonts w:ascii="Cambria Math" w:hAnsi="Cambria Math" w:cstheme="minorHAnsi"/>
                              <w:i/>
                              <w:sz w:val="24"/>
                              <w:szCs w:val="24"/>
                              <w:lang w:val="en-CA"/>
                            </w:rPr>
                          </w:ins>
                        </m:ctrlPr>
                      </m:dPr>
                      <m:e>
                        <m:f>
                          <m:fPr>
                            <m:ctrlPr>
                              <w:ins w:id="605" w:author="Joseph Stinziano" w:date="2020-03-25T11:57:00Z">
                                <w:rPr>
                                  <w:rFonts w:ascii="Cambria Math" w:hAnsi="Cambria Math" w:cstheme="minorHAnsi"/>
                                  <w:i/>
                                  <w:sz w:val="24"/>
                                  <w:szCs w:val="24"/>
                                  <w:lang w:val="en-CA"/>
                                </w:rPr>
                              </w:ins>
                            </m:ctrlPr>
                          </m:fPr>
                          <m:num>
                            <m:r>
                              <w:ins w:id="606" w:author="Joseph Stinziano" w:date="2020-03-25T11:57:00Z">
                                <w:rPr>
                                  <w:rFonts w:ascii="Cambria Math" w:hAnsi="Cambria Math" w:cstheme="minorHAnsi"/>
                                  <w:sz w:val="24"/>
                                  <w:szCs w:val="24"/>
                                  <w:lang w:val="en-CA"/>
                                </w:rPr>
                                <m:t>298.15ΔS-</m:t>
                              </w:ins>
                            </m:r>
                            <m:sSub>
                              <m:sSubPr>
                                <m:ctrlPr>
                                  <w:ins w:id="607" w:author="Joseph Stinziano" w:date="2020-03-25T11:57:00Z">
                                    <w:rPr>
                                      <w:rFonts w:ascii="Cambria Math" w:hAnsi="Cambria Math" w:cstheme="minorHAnsi"/>
                                      <w:i/>
                                      <w:sz w:val="24"/>
                                      <w:szCs w:val="24"/>
                                      <w:lang w:val="en-CA"/>
                                    </w:rPr>
                                  </w:ins>
                                </m:ctrlPr>
                              </m:sSubPr>
                              <m:e>
                                <m:r>
                                  <w:ins w:id="608" w:author="Joseph Stinziano" w:date="2020-03-25T11:57:00Z">
                                    <w:rPr>
                                      <w:rFonts w:ascii="Cambria Math" w:hAnsi="Cambria Math" w:cstheme="minorHAnsi"/>
                                      <w:sz w:val="24"/>
                                      <w:szCs w:val="24"/>
                                      <w:lang w:val="en-CA"/>
                                    </w:rPr>
                                    <m:t>H</m:t>
                                  </w:ins>
                                </m:r>
                              </m:e>
                              <m:sub>
                                <m:r>
                                  <w:ins w:id="609" w:author="Joseph Stinziano" w:date="2020-03-25T11:57:00Z">
                                    <w:rPr>
                                      <w:rFonts w:ascii="Cambria Math" w:hAnsi="Cambria Math" w:cstheme="minorHAnsi"/>
                                      <w:sz w:val="24"/>
                                      <w:szCs w:val="24"/>
                                      <w:lang w:val="en-CA"/>
                                    </w:rPr>
                                    <m:t>d</m:t>
                                  </w:ins>
                                </m:r>
                              </m:sub>
                            </m:sSub>
                          </m:num>
                          <m:den>
                            <m:r>
                              <w:ins w:id="610" w:author="Joseph Stinziano" w:date="2020-03-25T11:57:00Z">
                                <w:rPr>
                                  <w:rFonts w:ascii="Cambria Math" w:hAnsi="Cambria Math" w:cstheme="minorHAnsi"/>
                                  <w:sz w:val="24"/>
                                  <w:szCs w:val="24"/>
                                  <w:lang w:val="en-CA"/>
                                </w:rPr>
                                <m:t>298.15R</m:t>
                              </w:ins>
                            </m:r>
                          </m:den>
                        </m:f>
                      </m:e>
                    </m:d>
                  </m:e>
                </m:func>
              </m:num>
              <m:den>
                <m:r>
                  <w:ins w:id="611" w:author="Joseph Stinziano" w:date="2020-03-25T11:57:00Z">
                    <w:rPr>
                      <w:rFonts w:ascii="Cambria Math" w:hAnsi="Cambria Math" w:cstheme="minorHAnsi"/>
                      <w:sz w:val="24"/>
                      <w:szCs w:val="24"/>
                      <w:lang w:val="en-CA"/>
                    </w:rPr>
                    <m:t>1+</m:t>
                  </w:ins>
                </m:r>
                <m:func>
                  <m:funcPr>
                    <m:ctrlPr>
                      <w:ins w:id="612" w:author="Joseph Stinziano" w:date="2020-03-25T11:57:00Z">
                        <w:rPr>
                          <w:rFonts w:ascii="Cambria Math" w:hAnsi="Cambria Math" w:cstheme="minorHAnsi"/>
                          <w:i/>
                          <w:sz w:val="24"/>
                          <w:szCs w:val="24"/>
                          <w:lang w:val="en-CA"/>
                        </w:rPr>
                      </w:ins>
                    </m:ctrlPr>
                  </m:funcPr>
                  <m:fName>
                    <m:r>
                      <w:ins w:id="613" w:author="Joseph Stinziano" w:date="2020-03-25T11:57:00Z">
                        <m:rPr>
                          <m:sty m:val="p"/>
                        </m:rPr>
                        <w:rPr>
                          <w:rFonts w:ascii="Cambria Math" w:hAnsi="Cambria Math" w:cstheme="minorHAnsi"/>
                          <w:sz w:val="24"/>
                          <w:szCs w:val="24"/>
                          <w:lang w:val="en-CA"/>
                        </w:rPr>
                        <m:t>exp</m:t>
                      </w:ins>
                    </m:r>
                  </m:fName>
                  <m:e>
                    <m:d>
                      <m:dPr>
                        <m:ctrlPr>
                          <w:ins w:id="614" w:author="Joseph Stinziano" w:date="2020-03-25T11:57:00Z">
                            <w:rPr>
                              <w:rFonts w:ascii="Cambria Math" w:hAnsi="Cambria Math" w:cstheme="minorHAnsi"/>
                              <w:i/>
                              <w:sz w:val="24"/>
                              <w:szCs w:val="24"/>
                              <w:lang w:val="en-CA"/>
                            </w:rPr>
                          </w:ins>
                        </m:ctrlPr>
                      </m:dPr>
                      <m:e>
                        <m:f>
                          <m:fPr>
                            <m:ctrlPr>
                              <w:ins w:id="615" w:author="Joseph Stinziano" w:date="2020-03-25T11:57:00Z">
                                <w:rPr>
                                  <w:rFonts w:ascii="Cambria Math" w:hAnsi="Cambria Math" w:cstheme="minorHAnsi"/>
                                  <w:i/>
                                  <w:sz w:val="24"/>
                                  <w:szCs w:val="24"/>
                                  <w:lang w:val="en-CA"/>
                                </w:rPr>
                              </w:ins>
                            </m:ctrlPr>
                          </m:fPr>
                          <m:num>
                            <m:r>
                              <w:ins w:id="616" w:author="Joseph Stinziano" w:date="2020-03-25T11:57:00Z">
                                <w:rPr>
                                  <w:rFonts w:ascii="Cambria Math" w:hAnsi="Cambria Math" w:cstheme="minorHAnsi"/>
                                  <w:sz w:val="24"/>
                                  <w:szCs w:val="24"/>
                                  <w:lang w:val="en-CA"/>
                                </w:rPr>
                                <m:t>TΔS-</m:t>
                              </w:ins>
                            </m:r>
                            <m:sSub>
                              <m:sSubPr>
                                <m:ctrlPr>
                                  <w:ins w:id="617" w:author="Joseph Stinziano" w:date="2020-03-25T11:57:00Z">
                                    <w:rPr>
                                      <w:rFonts w:ascii="Cambria Math" w:hAnsi="Cambria Math" w:cstheme="minorHAnsi"/>
                                      <w:i/>
                                      <w:sz w:val="24"/>
                                      <w:szCs w:val="24"/>
                                      <w:lang w:val="en-CA"/>
                                    </w:rPr>
                                  </w:ins>
                                </m:ctrlPr>
                              </m:sSubPr>
                              <m:e>
                                <m:r>
                                  <w:ins w:id="618" w:author="Joseph Stinziano" w:date="2020-03-25T11:57:00Z">
                                    <w:rPr>
                                      <w:rFonts w:ascii="Cambria Math" w:hAnsi="Cambria Math" w:cstheme="minorHAnsi"/>
                                      <w:sz w:val="24"/>
                                      <w:szCs w:val="24"/>
                                      <w:lang w:val="en-CA"/>
                                    </w:rPr>
                                    <m:t>H</m:t>
                                  </w:ins>
                                </m:r>
                              </m:e>
                              <m:sub>
                                <m:r>
                                  <w:ins w:id="619" w:author="Joseph Stinziano" w:date="2020-03-25T11:57:00Z">
                                    <w:rPr>
                                      <w:rFonts w:ascii="Cambria Math" w:hAnsi="Cambria Math" w:cstheme="minorHAnsi"/>
                                      <w:sz w:val="24"/>
                                      <w:szCs w:val="24"/>
                                      <w:lang w:val="en-CA"/>
                                    </w:rPr>
                                    <m:t>d</m:t>
                                  </w:ins>
                                </m:r>
                              </m:sub>
                            </m:sSub>
                          </m:num>
                          <m:den>
                            <m:r>
                              <w:ins w:id="620"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15275BBE" w:rsidR="004512A9" w:rsidRPr="005C3801" w:rsidDel="00F14A5C" w:rsidRDefault="00C13A0E" w:rsidP="00F14A5C">
      <w:pPr>
        <w:spacing w:after="0" w:line="360" w:lineRule="auto"/>
        <w:rPr>
          <w:del w:id="621"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622" w:author="Joseph Stinziano" w:date="2020-03-26T08:51:00Z">
        <w:r w:rsidR="00C13563">
          <w:rPr>
            <w:rFonts w:eastAsiaTheme="minorEastAsia" w:cstheme="minorHAnsi"/>
            <w:sz w:val="24"/>
            <w:szCs w:val="24"/>
            <w:lang w:val="en-CA"/>
          </w:rPr>
          <w:t xml:space="preserve"> There are several alternative expressions of Equation </w:t>
        </w:r>
      </w:ins>
      <w:ins w:id="623" w:author="Joseph Stinziano" w:date="2020-03-26T08:52:00Z">
        <w:r w:rsidR="00C13563">
          <w:rPr>
            <w:rFonts w:eastAsiaTheme="minorEastAsia" w:cstheme="minorHAnsi"/>
            <w:sz w:val="24"/>
            <w:szCs w:val="24"/>
            <w:lang w:val="en-CA"/>
          </w:rPr>
          <w:t xml:space="preserve">4 (e.g. Harley et al., 1986; Harley et al.,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1995; Lloyd, 1995), h</w:t>
        </w:r>
      </w:ins>
      <w:ins w:id="624" w:author="Joseph Stinziano" w:date="2020-03-26T08:53:00Z">
        <w:r w:rsidR="00C13563">
          <w:rPr>
            <w:rFonts w:eastAsiaTheme="minorEastAsia" w:cstheme="minorHAnsi"/>
            <w:sz w:val="24"/>
            <w:szCs w:val="24"/>
            <w:lang w:val="en-CA"/>
          </w:rPr>
          <w:t xml:space="preserve">owever when relativized to a common temperature, </w:t>
        </w:r>
        <w:proofErr w:type="gramStart"/>
        <w:r w:rsidR="00C13563">
          <w:rPr>
            <w:rFonts w:eastAsiaTheme="minorEastAsia" w:cstheme="minorHAnsi"/>
            <w:sz w:val="24"/>
            <w:szCs w:val="24"/>
            <w:lang w:val="en-CA"/>
          </w:rPr>
          <w:t xml:space="preserve">the </w:t>
        </w:r>
      </w:ins>
      <w:r w:rsidR="002C483E" w:rsidRPr="005C3801">
        <w:rPr>
          <w:rFonts w:eastAsiaTheme="minorEastAsia" w:cstheme="minorHAnsi"/>
          <w:sz w:val="24"/>
          <w:szCs w:val="24"/>
          <w:lang w:val="en-CA"/>
        </w:rPr>
        <w:t xml:space="preserve"> </w:t>
      </w:r>
      <w:commentRangeStart w:id="625"/>
      <w:r w:rsidR="002C483E" w:rsidRPr="005C3801">
        <w:rPr>
          <w:rFonts w:eastAsiaTheme="minorEastAsia" w:cstheme="minorHAnsi"/>
          <w:sz w:val="24"/>
          <w:szCs w:val="24"/>
          <w:lang w:val="en-CA"/>
        </w:rPr>
        <w:t>This</w:t>
      </w:r>
      <w:commentRangeEnd w:id="625"/>
      <w:proofErr w:type="gramEnd"/>
      <w:r w:rsidR="00A31B16">
        <w:rPr>
          <w:rStyle w:val="CommentReference"/>
        </w:rPr>
        <w:commentReference w:id="625"/>
      </w:r>
      <w:r w:rsidR="002C483E" w:rsidRPr="005C3801">
        <w:rPr>
          <w:rFonts w:eastAsiaTheme="minorEastAsia" w:cstheme="minorHAnsi"/>
          <w:sz w:val="24"/>
          <w:szCs w:val="24"/>
          <w:lang w:val="en-CA"/>
        </w:rPr>
        <w:t xml:space="preserve"> introduces multiple systematic errors</w:t>
      </w:r>
      <w:ins w:id="626" w:author="Joseph Stinziano" w:date="2020-03-26T08:44:00Z">
        <w:r w:rsidR="00A90CAB">
          <w:rPr>
            <w:rFonts w:eastAsiaTheme="minorEastAsia" w:cstheme="minorHAnsi"/>
            <w:sz w:val="24"/>
            <w:szCs w:val="24"/>
            <w:lang w:val="en-CA"/>
          </w:rPr>
          <w:t xml:space="preserve">. First, </w:t>
        </w:r>
      </w:ins>
      <w:ins w:id="627" w:author="Joseph Stinziano" w:date="2020-03-26T08:45:00Z">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628"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629" w:author="Joseph Stinziano" w:date="2020-03-26T08:47:00Z">
        <w:r w:rsidR="00F14A5C">
          <w:rPr>
            <w:rFonts w:eastAsiaTheme="minorEastAsia" w:cstheme="minorHAnsi"/>
            <w:sz w:val="24"/>
            <w:szCs w:val="24"/>
            <w:lang w:val="en-CA"/>
          </w:rPr>
          <w:t xml:space="preserv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630"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pPr>
        <w:spacing w:after="0" w:line="360" w:lineRule="auto"/>
        <w:rPr>
          <w:del w:id="631" w:author="Joseph Stinziano" w:date="2020-03-26T08:47:00Z"/>
          <w:rFonts w:eastAsiaTheme="minorEastAsia" w:cstheme="minorHAnsi"/>
          <w:sz w:val="24"/>
          <w:szCs w:val="24"/>
          <w:lang w:val="en-CA"/>
        </w:rPr>
        <w:pPrChange w:id="632" w:author="Joseph Stinziano" w:date="2020-03-26T08:47:00Z">
          <w:pPr>
            <w:pStyle w:val="ListParagraph"/>
            <w:numPr>
              <w:numId w:val="2"/>
            </w:numPr>
            <w:spacing w:after="0" w:line="360" w:lineRule="auto"/>
            <w:ind w:hanging="360"/>
          </w:pPr>
        </w:pPrChange>
      </w:pPr>
      <w:commentRangeStart w:id="633"/>
      <w:commentRangeStart w:id="634"/>
      <w:del w:id="635"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pPr>
        <w:spacing w:after="0" w:line="360" w:lineRule="auto"/>
        <w:rPr>
          <w:del w:id="636" w:author="Joseph Stinziano" w:date="2020-03-26T08:47:00Z"/>
          <w:rFonts w:eastAsiaTheme="minorEastAsia" w:cstheme="minorHAnsi"/>
          <w:sz w:val="24"/>
          <w:szCs w:val="24"/>
          <w:lang w:val="en-CA"/>
        </w:rPr>
        <w:pPrChange w:id="637" w:author="Joseph Stinziano" w:date="2020-03-26T08:47:00Z">
          <w:pPr>
            <w:pStyle w:val="ListParagraph"/>
            <w:numPr>
              <w:numId w:val="2"/>
            </w:numPr>
            <w:spacing w:after="0" w:line="360" w:lineRule="auto"/>
            <w:ind w:hanging="360"/>
          </w:pPr>
        </w:pPrChange>
      </w:pPr>
      <w:del w:id="638"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7DF41278" w:rsidR="00C13A0E" w:rsidRPr="005C3801" w:rsidRDefault="004512A9">
      <w:pPr>
        <w:spacing w:after="0" w:line="360" w:lineRule="auto"/>
        <w:rPr>
          <w:rFonts w:eastAsiaTheme="minorEastAsia" w:cstheme="minorHAnsi"/>
          <w:sz w:val="24"/>
          <w:szCs w:val="24"/>
          <w:lang w:val="en-CA"/>
        </w:rPr>
        <w:pPrChange w:id="639" w:author="Joseph Stinziano" w:date="2020-03-26T08:47:00Z">
          <w:pPr>
            <w:pStyle w:val="ListParagraph"/>
            <w:numPr>
              <w:numId w:val="2"/>
            </w:numPr>
            <w:spacing w:after="0" w:line="360" w:lineRule="auto"/>
            <w:ind w:hanging="360"/>
          </w:pPr>
        </w:pPrChange>
      </w:pPr>
      <w:del w:id="640"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633"/>
        <w:r w:rsidR="005B6359" w:rsidDel="00F14A5C">
          <w:rPr>
            <w:rStyle w:val="CommentReference"/>
          </w:rPr>
          <w:commentReference w:id="633"/>
        </w:r>
      </w:del>
      <w:commentRangeEnd w:id="634"/>
      <w:r w:rsidR="00F14A5C">
        <w:rPr>
          <w:rStyle w:val="CommentReference"/>
        </w:rPr>
        <w:commentReference w:id="634"/>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01245BDF" w:rsidR="00444F06" w:rsidRDefault="00C43FB6" w:rsidP="002B0AA8">
      <w:pPr>
        <w:spacing w:after="0" w:line="360" w:lineRule="auto"/>
        <w:rPr>
          <w:rFonts w:eastAsiaTheme="minorEastAsia" w:cstheme="minorHAnsi"/>
          <w:sz w:val="24"/>
          <w:szCs w:val="24"/>
          <w:lang w:val="en-CA"/>
        </w:rPr>
      </w:pPr>
      <w:commentRangeStart w:id="641"/>
      <w:commentRangeStart w:id="642"/>
      <w:r w:rsidRPr="005C3801">
        <w:rPr>
          <w:rFonts w:eastAsiaTheme="minorEastAsia" w:cstheme="minorHAnsi"/>
          <w:sz w:val="24"/>
          <w:szCs w:val="24"/>
          <w:lang w:val="en-CA"/>
        </w:rPr>
        <w:lastRenderedPageBreak/>
        <w:t>Using</w:t>
      </w:r>
      <w:ins w:id="643"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644"/>
      <w:commentRangeStart w:id="645"/>
      <w:r w:rsidRPr="005C3801">
        <w:rPr>
          <w:rFonts w:eastAsiaTheme="minorEastAsia" w:cstheme="minorHAnsi"/>
          <w:sz w:val="24"/>
          <w:szCs w:val="24"/>
          <w:lang w:val="en-CA"/>
        </w:rPr>
        <w:t>data</w:t>
      </w:r>
      <w:commentRangeEnd w:id="644"/>
      <w:commentRangeEnd w:id="645"/>
      <w:ins w:id="646"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644"/>
      </w:r>
      <w:r w:rsidR="00A30E6B">
        <w:rPr>
          <w:rStyle w:val="CommentReference"/>
        </w:rPr>
        <w:commentReference w:id="645"/>
      </w:r>
      <w:r w:rsidRPr="005C3801">
        <w:rPr>
          <w:rFonts w:eastAsiaTheme="minorEastAsia" w:cstheme="minorHAnsi"/>
          <w:sz w:val="24"/>
          <w:szCs w:val="24"/>
          <w:lang w:val="en-CA"/>
        </w:rPr>
        <w:t xml:space="preserve"> </w:t>
      </w:r>
      <w:del w:id="647" w:author="Joseph Stinziano" w:date="2020-03-25T08:13:00Z">
        <w:r w:rsidRPr="005C3801" w:rsidDel="00A30E6B">
          <w:rPr>
            <w:rFonts w:eastAsiaTheme="minorEastAsia" w:cstheme="minorHAnsi"/>
            <w:sz w:val="24"/>
            <w:szCs w:val="24"/>
            <w:lang w:val="en-CA"/>
          </w:rPr>
          <w:delText xml:space="preserve">from </w:delText>
        </w:r>
      </w:del>
      <w:commentRangeEnd w:id="641"/>
      <w:commentRangeEnd w:id="642"/>
      <w:ins w:id="648"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641"/>
      </w:r>
      <w:r w:rsidR="00A30E6B">
        <w:rPr>
          <w:rStyle w:val="CommentReference"/>
        </w:rPr>
        <w:commentReference w:id="642"/>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w:t>
      </w:r>
      <w:ins w:id="649"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ins w:id="650"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651" w:author="Joseph Stinziano" w:date="2020-03-25T08:14:00Z">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w:t>
        </w:r>
      </w:ins>
      <w:ins w:id="652" w:author="Joseph Stinziano" w:date="2020-03-25T08:15:00Z">
        <w:r w:rsidR="00A30E6B">
          <w:rPr>
            <w:rFonts w:eastAsiaTheme="minorEastAsia" w:cstheme="minorHAnsi"/>
            <w:sz w:val="24"/>
            <w:szCs w:val="24"/>
            <w:lang w:val="en-CA"/>
          </w:rPr>
          <w:t>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ins>
      <w:ins w:id="653" w:author="Joseph Stinziano" w:date="2020-03-25T08:28:00Z">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ins>
      <w:ins w:id="654" w:author="Joseph Stinziano" w:date="2020-03-25T08:16:00Z">
        <w:r w:rsidR="00A30E6B">
          <w:rPr>
            <w:rFonts w:eastAsiaTheme="minorEastAsia" w:cstheme="minorHAnsi"/>
            <w:sz w:val="24"/>
            <w:szCs w:val="24"/>
            <w:lang w:val="en-CA"/>
          </w:rPr>
          <w:t>,</w:t>
        </w:r>
      </w:ins>
      <w:ins w:id="655" w:author="Joseph Stinziano" w:date="2020-03-25T08:15:00Z">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w:t>
        </w:r>
      </w:ins>
      <w:ins w:id="656" w:author="Joseph Stinziano" w:date="2020-03-25T08:16:00Z">
        <w:r w:rsidR="00A30E6B">
          <w:rPr>
            <w:rFonts w:eastAsiaTheme="minorEastAsia" w:cstheme="minorHAnsi"/>
            <w:sz w:val="24"/>
            <w:szCs w:val="24"/>
            <w:lang w:val="en-CA"/>
          </w:rPr>
          <w:t xml:space="preserv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ins>
      <w:proofErr w:type="spellEnd"/>
      <w:ins w:id="657"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658" w:author="Joseph Stinziano" w:date="2020-03-25T08:16:00Z">
        <w:r w:rsidR="00444F06" w:rsidRPr="005C3801" w:rsidDel="00A30E6B">
          <w:rPr>
            <w:rFonts w:eastAsiaTheme="minorEastAsia" w:cstheme="minorHAnsi"/>
            <w:sz w:val="24"/>
            <w:szCs w:val="24"/>
            <w:lang w:val="en-CA"/>
          </w:rPr>
          <w:delText xml:space="preserve">we </w:delText>
        </w:r>
      </w:del>
      <w:ins w:id="659"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660"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 xml:space="preserve">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ins w:id="661" w:author="Joseph Stinziano" w:date="2020-03-25T08:28:00Z">
        <w:r w:rsidR="002F4467">
          <w:rPr>
            <w:rFonts w:eastAsiaTheme="minorEastAsia" w:cstheme="minorHAnsi"/>
            <w:sz w:val="24"/>
            <w:szCs w:val="24"/>
            <w:lang w:val="en-CA"/>
          </w:rPr>
          <w:t xml:space="preserve"> To ensure th</w:t>
        </w:r>
      </w:ins>
      <w:ins w:id="662"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663"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w:t>
      </w:r>
      <w:ins w:id="664" w:author="Joseph Stinziano" w:date="2020-03-25T08:40:00Z">
        <w:r w:rsidR="00346F61">
          <w:rPr>
            <w:rFonts w:eastAsiaTheme="minorEastAsia" w:cstheme="minorHAnsi"/>
            <w:sz w:val="24"/>
            <w:szCs w:val="24"/>
            <w:lang w:val="en-CA"/>
          </w:rPr>
          <w:t>, usin</w:t>
        </w:r>
      </w:ins>
      <w:ins w:id="665" w:author="Joseph Stinziano" w:date="2020-03-25T08:41:00Z">
        <w:r w:rsidR="00346F61">
          <w:rPr>
            <w:rFonts w:eastAsiaTheme="minorEastAsia" w:cstheme="minorHAnsi"/>
            <w:sz w:val="24"/>
            <w:szCs w:val="24"/>
            <w:lang w:val="en-CA"/>
          </w:rPr>
          <w:t xml:space="preserve">g Equation 2 to obtain starting </w:t>
        </w:r>
      </w:ins>
      <w:ins w:id="666" w:author="Joseph Stinziano" w:date="2020-03-25T08:42:00Z">
        <w:r w:rsidR="00346F61">
          <w:rPr>
            <w:rFonts w:eastAsiaTheme="minorEastAsia" w:cstheme="minorHAnsi"/>
            <w:sz w:val="24"/>
            <w:szCs w:val="24"/>
            <w:lang w:val="en-CA"/>
          </w:rPr>
          <w:t>values for</w:t>
        </w:r>
      </w:ins>
      <w:ins w:id="667" w:author="Joseph Stinziano" w:date="2020-03-25T08:41:00Z">
        <w:r w:rsidR="00346F61">
          <w:rPr>
            <w:rFonts w:eastAsiaTheme="minorEastAsia" w:cstheme="minorHAnsi"/>
            <w:sz w:val="24"/>
            <w:szCs w:val="24"/>
            <w:lang w:val="en-CA"/>
          </w:rPr>
          <w:t xml:space="preserve">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w:t>
        </w:r>
      </w:ins>
      <w:ins w:id="668"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669"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670"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671"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672"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w:t>
      </w:r>
      <w:del w:id="673"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 xml:space="preserve">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t>
      </w:r>
      <w:del w:id="674"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from 1 to </w:t>
      </w:r>
      <w:del w:id="675" w:author="Joseph Stinziano" w:date="2020-03-25T08:42:00Z">
        <w:r w:rsidR="00FA3ACE" w:rsidDel="00346F61">
          <w:rPr>
            <w:rFonts w:eastAsiaTheme="minorEastAsia" w:cstheme="minorHAnsi"/>
            <w:sz w:val="24"/>
            <w:szCs w:val="24"/>
            <w:lang w:val="en-CA"/>
          </w:rPr>
          <w:delText xml:space="preserve">500 </w:delText>
        </w:r>
      </w:del>
      <w:ins w:id="676"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677" w:author="Joseph Stinziano" w:date="2020-03-25T08:44:00Z">
        <w:r w:rsidR="00346F61">
          <w:rPr>
            <w:rFonts w:eastAsiaTheme="minorEastAsia" w:cstheme="minorHAnsi"/>
            <w:sz w:val="24"/>
            <w:szCs w:val="24"/>
            <w:lang w:val="en-CA"/>
          </w:rPr>
          <w:t xml:space="preserve"> 3</w:t>
        </w:r>
      </w:ins>
      <w:ins w:id="678" w:author="Joseph Stinziano" w:date="2020-03-26T18:15:00Z">
        <w:r w:rsidR="008A44B8">
          <w:rPr>
            <w:rFonts w:eastAsiaTheme="minorEastAsia" w:cstheme="minorHAnsi"/>
            <w:sz w:val="24"/>
            <w:szCs w:val="24"/>
            <w:lang w:val="en-CA"/>
          </w:rPr>
          <w:t>41</w:t>
        </w:r>
      </w:ins>
      <w:ins w:id="679" w:author="Joseph Stinziano" w:date="2020-03-25T08:44:00Z">
        <w:r w:rsidR="00346F61">
          <w:rPr>
            <w:rFonts w:eastAsiaTheme="minorEastAsia" w:cstheme="minorHAnsi"/>
            <w:sz w:val="24"/>
            <w:szCs w:val="24"/>
            <w:lang w:val="en-CA"/>
          </w:rPr>
          <w:t xml:space="preserve"> and </w:t>
        </w:r>
      </w:ins>
      <w:ins w:id="680" w:author="Joseph Stinziano" w:date="2020-03-26T18:15:00Z">
        <w:r w:rsidR="008A44B8">
          <w:rPr>
            <w:rFonts w:eastAsiaTheme="minorEastAsia" w:cstheme="minorHAnsi"/>
            <w:sz w:val="24"/>
            <w:szCs w:val="24"/>
            <w:lang w:val="en-CA"/>
          </w:rPr>
          <w:t>337</w:t>
        </w:r>
      </w:ins>
      <w:ins w:id="681" w:author="Joseph Stinziano" w:date="2020-03-25T08:44: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w:t>
        </w:r>
      </w:ins>
      <w:ins w:id="682" w:author="Joseph Stinziano" w:date="2020-03-25T08:45:00Z">
        <w:r w:rsidR="00346F61">
          <w:rPr>
            <w:rFonts w:eastAsiaTheme="minorEastAsia" w:cstheme="minorHAnsi"/>
            <w:sz w:val="24"/>
            <w:szCs w:val="24"/>
            <w:lang w:val="en-CA"/>
          </w:rPr>
          <w:t xml:space="preserve"> Equations 3 and 10, respectively, and </w:t>
        </w:r>
      </w:ins>
      <w:ins w:id="683" w:author="Joseph Stinziano" w:date="2020-03-26T18:15:00Z">
        <w:r w:rsidR="008A44B8">
          <w:rPr>
            <w:rFonts w:eastAsiaTheme="minorEastAsia" w:cstheme="minorHAnsi"/>
            <w:sz w:val="24"/>
            <w:szCs w:val="24"/>
            <w:lang w:val="en-CA"/>
          </w:rPr>
          <w:t>241</w:t>
        </w:r>
      </w:ins>
      <w:ins w:id="684" w:author="Joseph Stinziano" w:date="2020-03-25T08:45:00Z">
        <w:r w:rsidR="00346F61">
          <w:rPr>
            <w:rFonts w:eastAsiaTheme="minorEastAsia" w:cstheme="minorHAnsi"/>
            <w:sz w:val="24"/>
            <w:szCs w:val="24"/>
            <w:lang w:val="en-CA"/>
          </w:rPr>
          <w:t xml:space="preserve"> and </w:t>
        </w:r>
      </w:ins>
      <w:ins w:id="685" w:author="Joseph Stinziano" w:date="2020-03-26T18:15:00Z">
        <w:r w:rsidR="008A44B8">
          <w:rPr>
            <w:rFonts w:eastAsiaTheme="minorEastAsia" w:cstheme="minorHAnsi"/>
            <w:sz w:val="24"/>
            <w:szCs w:val="24"/>
            <w:lang w:val="en-CA"/>
          </w:rPr>
          <w:t>242</w:t>
        </w:r>
      </w:ins>
      <w:ins w:id="686" w:author="Joseph Stinziano" w:date="2020-03-25T08:45: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Equations 3 and 10, respectively.</w:t>
        </w:r>
      </w:ins>
      <w:ins w:id="687" w:author="Joseph Stinziano" w:date="2020-03-25T08:46:00Z">
        <w:r w:rsidR="00346F61">
          <w:rPr>
            <w:rFonts w:eastAsiaTheme="minorEastAsia" w:cstheme="minorHAnsi"/>
            <w:sz w:val="24"/>
            <w:szCs w:val="24"/>
            <w:lang w:val="en-CA"/>
          </w:rPr>
          <w:t xml:space="preserve"> This resulted in a total of 547 </w:t>
        </w:r>
      </w:ins>
      <w:ins w:id="688" w:author="Joseph Stinziano" w:date="2020-03-25T08:47:00Z">
        <w:r w:rsidR="00346F61">
          <w:rPr>
            <w:rFonts w:eastAsiaTheme="minorEastAsia" w:cstheme="minorHAnsi"/>
            <w:sz w:val="24"/>
            <w:szCs w:val="24"/>
            <w:lang w:val="en-CA"/>
          </w:rPr>
          <w:t xml:space="preserve">fitted temperature response curves </w:t>
        </w:r>
      </w:ins>
      <w:ins w:id="689" w:author="Joseph Stinziano" w:date="2020-03-26T18:19:00Z">
        <w:r w:rsidR="005A1DB6" w:rsidRPr="004939B4">
          <w:rPr>
            <w:rFonts w:eastAsiaTheme="minorEastAsia" w:cstheme="minorHAnsi"/>
            <w:sz w:val="24"/>
            <w:szCs w:val="24"/>
            <w:lang w:val="en-CA"/>
          </w:rPr>
          <w:t xml:space="preserve">which we filtered further, requiring that </w:t>
        </w:r>
      </w:ins>
      <w:proofErr w:type="spellStart"/>
      <w:ins w:id="690"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ins>
      <w:proofErr w:type="spellEnd"/>
      <w:ins w:id="691" w:author="Joseph Stinziano" w:date="2020-03-26T18:22:00Z">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ins>
      <w:proofErr w:type="spellEnd"/>
      <w:ins w:id="692" w:author="Joseph Stinziano" w:date="2020-03-26T18:23:00Z">
        <w:r w:rsidR="005A1DB6" w:rsidRPr="004939B4">
          <w:rPr>
            <w:sz w:val="24"/>
            <w:szCs w:val="24"/>
            <w:rPrChange w:id="693" w:author="Joseph Stinziano" w:date="2020-03-26T18:24:00Z">
              <w:rPr/>
            </w:rPrChange>
          </w:rPr>
          <w:t xml:space="preserve"> data were paired, resulting in</w:t>
        </w:r>
      </w:ins>
      <w:ins w:id="694" w:author="Joseph Stinziano" w:date="2020-03-26T18:17:00Z">
        <w:r w:rsidR="004F7CDA" w:rsidRPr="004939B4">
          <w:rPr>
            <w:rFonts w:eastAsiaTheme="minorEastAsia" w:cstheme="minorHAnsi"/>
            <w:sz w:val="24"/>
            <w:szCs w:val="24"/>
            <w:lang w:val="en-CA"/>
          </w:rPr>
          <w:t xml:space="preserve"> </w:t>
        </w:r>
      </w:ins>
      <w:ins w:id="695" w:author="Joseph Stinziano" w:date="2020-03-27T08:08:00Z">
        <w:r w:rsidR="0060352C">
          <w:rPr>
            <w:rFonts w:eastAsiaTheme="minorEastAsia" w:cstheme="minorHAnsi"/>
            <w:sz w:val="24"/>
            <w:szCs w:val="24"/>
            <w:lang w:val="en-CA"/>
          </w:rPr>
          <w:t>196</w:t>
        </w:r>
      </w:ins>
      <w:ins w:id="696"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ins>
      <w:ins w:id="697" w:author="Joseph Stinziano" w:date="2020-03-26T18:23:00Z">
        <w:r w:rsidR="005A1DB6" w:rsidRPr="004939B4">
          <w:rPr>
            <w:rFonts w:eastAsiaTheme="minorEastAsia" w:cstheme="minorHAnsi"/>
            <w:sz w:val="24"/>
            <w:szCs w:val="24"/>
            <w:lang w:val="en-CA"/>
          </w:rPr>
          <w:t>analysis</w:t>
        </w:r>
      </w:ins>
      <w:ins w:id="698" w:author="Joseph Stinziano" w:date="2020-03-25T08:48:00Z">
        <w:r w:rsidR="00346F61" w:rsidRPr="004939B4">
          <w:rPr>
            <w:rFonts w:eastAsiaTheme="minorEastAsia" w:cstheme="minorHAnsi"/>
            <w:sz w:val="24"/>
            <w:szCs w:val="24"/>
            <w:lang w:val="en-CA"/>
          </w:rPr>
          <w:t>.</w:t>
        </w:r>
      </w:ins>
      <w:del w:id="699"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700"/>
      <w:r>
        <w:rPr>
          <w:rFonts w:eastAsiaTheme="minorEastAsia" w:cstheme="minorHAnsi"/>
          <w:b/>
          <w:sz w:val="24"/>
          <w:szCs w:val="24"/>
          <w:lang w:val="en-CA"/>
        </w:rPr>
        <w:t>Modeling</w:t>
      </w:r>
      <w:commentRangeEnd w:id="700"/>
      <w:r w:rsidR="00702843">
        <w:rPr>
          <w:rStyle w:val="CommentReference"/>
        </w:rPr>
        <w:commentReference w:id="700"/>
      </w:r>
    </w:p>
    <w:p w14:paraId="5F8B1F51" w14:textId="6F8D11F3"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w:t>
      </w:r>
      <w:proofErr w:type="spellStart"/>
      <w:r w:rsidR="00D258E1">
        <w:rPr>
          <w:rFonts w:eastAsiaTheme="minorEastAsia" w:cstheme="minorHAnsi"/>
          <w:sz w:val="24"/>
          <w:szCs w:val="24"/>
          <w:lang w:val="en-CA"/>
        </w:rPr>
        <w:t>H</w:t>
      </w:r>
      <w:r w:rsidR="00D258E1">
        <w:rPr>
          <w:rFonts w:eastAsiaTheme="minorEastAsia" w:cstheme="minorHAnsi"/>
          <w:sz w:val="24"/>
          <w:szCs w:val="24"/>
          <w:vertAlign w:val="subscript"/>
          <w:lang w:val="en-CA"/>
        </w:rPr>
        <w:t>d</w:t>
      </w:r>
      <w:proofErr w:type="spellEnd"/>
      <w:r w:rsidR="00D258E1">
        <w:rPr>
          <w:rFonts w:eastAsiaTheme="minorEastAsia" w:cstheme="minorHAnsi"/>
          <w:sz w:val="24"/>
          <w:szCs w:val="24"/>
          <w:lang w:val="en-CA"/>
        </w:rPr>
        <w:t xml:space="preserve"> = 200 </w:t>
      </w:r>
      <w:r w:rsidR="00B12740">
        <w:rPr>
          <w:rFonts w:eastAsiaTheme="minorEastAsia" w:cstheme="minorHAnsi"/>
          <w:sz w:val="24"/>
          <w:szCs w:val="24"/>
          <w:lang w:val="en-CA"/>
        </w:rPr>
        <w:t>k</w:t>
      </w:r>
      <w:r w:rsidR="00D258E1">
        <w:rPr>
          <w:rFonts w:eastAsiaTheme="minorEastAsia" w:cstheme="minorHAnsi"/>
          <w:sz w:val="24"/>
          <w:szCs w:val="24"/>
          <w:lang w:val="en-CA"/>
        </w:rPr>
        <w:t>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w:t>
      </w:r>
      <w:commentRangeStart w:id="701"/>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commentRangeEnd w:id="701"/>
      <w:r w:rsidR="00096252">
        <w:rPr>
          <w:rStyle w:val="CommentReference"/>
        </w:rPr>
        <w:commentReference w:id="701"/>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702"/>
      <w:r w:rsidR="00590C14">
        <w:rPr>
          <w:rFonts w:eastAsiaTheme="minorEastAsia" w:cstheme="minorHAnsi"/>
          <w:sz w:val="24"/>
          <w:szCs w:val="24"/>
          <w:lang w:val="en-CA"/>
        </w:rPr>
        <w:t xml:space="preserve">These different respiration scenarios were used to reduce bias in any conclusions regarding the impact of Equations 3 and 10 on carbon balance, as the ratio of photosynthesis to respiration may alter the sensitivity of carbon balance to the Arrhenius equation </w:t>
      </w:r>
      <w:r w:rsidR="00590C14">
        <w:rPr>
          <w:rFonts w:eastAsiaTheme="minorEastAsia" w:cstheme="minorHAnsi"/>
          <w:sz w:val="24"/>
          <w:szCs w:val="24"/>
          <w:lang w:val="en-CA"/>
        </w:rPr>
        <w:lastRenderedPageBreak/>
        <w:t>used.</w:t>
      </w:r>
      <w:commentRangeEnd w:id="702"/>
      <w:r w:rsidR="00702843">
        <w:rPr>
          <w:rStyle w:val="CommentReference"/>
        </w:rPr>
        <w:commentReference w:id="702"/>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703"/>
      <w:commentRangeStart w:id="704"/>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705"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703"/>
      <w:r w:rsidR="00096252">
        <w:rPr>
          <w:rStyle w:val="CommentReference"/>
        </w:rPr>
        <w:commentReference w:id="703"/>
      </w:r>
      <w:commentRangeEnd w:id="704"/>
      <w:r w:rsidR="00D73FCF">
        <w:rPr>
          <w:rStyle w:val="CommentReference"/>
        </w:rPr>
        <w:commentReference w:id="704"/>
      </w:r>
      <w:r w:rsidR="00AB4287">
        <w:rPr>
          <w:rFonts w:eastAsiaTheme="minorEastAsia" w:cstheme="minorHAnsi"/>
          <w:b/>
          <w:sz w:val="24"/>
          <w:szCs w:val="24"/>
          <w:lang w:val="en-CA"/>
        </w:rPr>
        <w:t xml:space="preserve"> constant for rubisco</w:t>
      </w:r>
      <w:ins w:id="706"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707" w:author="Joseph Stinziano" w:date="2020-03-25T08:21:00Z">
        <w:r w:rsidR="00D73FCF">
          <w:rPr>
            <w:rFonts w:eastAsiaTheme="minorEastAsia" w:cstheme="minorHAnsi"/>
            <w:b/>
            <w:sz w:val="24"/>
            <w:szCs w:val="24"/>
            <w:lang w:val="en-CA"/>
          </w:rPr>
          <w:t>/</w:t>
        </w:r>
      </w:ins>
      <w:ins w:id="708" w:author="Joseph Stinziano" w:date="2020-03-25T08:20:00Z">
        <w:r w:rsidR="00D73FCF">
          <w:rPr>
            <w:rFonts w:eastAsiaTheme="minorEastAsia" w:cstheme="minorHAnsi"/>
            <w:b/>
            <w:sz w:val="24"/>
            <w:szCs w:val="24"/>
            <w:lang w:val="en-CA"/>
          </w:rPr>
          <w:t>air</w:t>
        </w:r>
      </w:ins>
      <w:ins w:id="709" w:author="Joseph Stinziano" w:date="2020-03-25T08:22:00Z">
        <w:r w:rsidR="00D73FCF">
          <w:rPr>
            <w:rFonts w:eastAsiaTheme="minorEastAsia" w:cstheme="minorHAnsi"/>
            <w:b/>
            <w:sz w:val="24"/>
            <w:szCs w:val="24"/>
            <w:lang w:val="en-CA"/>
          </w:rPr>
          <w:t xml:space="preserve"> (i.e. </w:t>
        </w:r>
        <w:proofErr w:type="spellStart"/>
        <w:r w:rsidR="00D73FCF">
          <w:rPr>
            <w:rFonts w:eastAsiaTheme="minorEastAsia" w:cstheme="minorHAnsi"/>
            <w:b/>
            <w:sz w:val="24"/>
            <w:szCs w:val="24"/>
            <w:lang w:val="en-CA"/>
          </w:rPr>
          <w:t>K</w:t>
        </w:r>
        <w:r w:rsidR="00D73FCF">
          <w:rPr>
            <w:rFonts w:eastAsiaTheme="minorEastAsia" w:cstheme="minorHAnsi"/>
            <w:b/>
            <w:sz w:val="24"/>
            <w:szCs w:val="24"/>
            <w:vertAlign w:val="subscript"/>
            <w:lang w:val="en-CA"/>
          </w:rPr>
          <w:t>c,air</w:t>
        </w:r>
      </w:ins>
      <w:proofErr w:type="spellEnd"/>
      <w:ins w:id="710"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w:t>
      </w:r>
      <w:r>
        <w:rPr>
          <w:rFonts w:eastAsiaTheme="minorEastAsia" w:cstheme="minorHAnsi"/>
          <w:sz w:val="24"/>
          <w:szCs w:val="24"/>
          <w:lang w:val="en-CA"/>
        </w:rPr>
        <w:lastRenderedPageBreak/>
        <w:t xml:space="preserve">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ED7AF2"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711"/>
      <w:commentRangeStart w:id="712"/>
      <w:tr w:rsidR="00D731FD" w14:paraId="7FAA777D" w14:textId="77777777" w:rsidTr="00D658A8">
        <w:tc>
          <w:tcPr>
            <w:tcW w:w="5524" w:type="dxa"/>
          </w:tcPr>
          <w:p w14:paraId="7BDF2AED" w14:textId="5C239A75" w:rsidR="00D731FD" w:rsidRDefault="00ED7AF2"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711"/>
                <m:r>
                  <m:rPr>
                    <m:sty m:val="p"/>
                  </m:rPr>
                  <w:rPr>
                    <w:rStyle w:val="CommentReference"/>
                  </w:rPr>
                  <w:commentReference w:id="711"/>
                </m:r>
                <w:commentRangeEnd w:id="712"/>
                <m:r>
                  <m:rPr>
                    <m:sty m:val="p"/>
                  </m:rPr>
                  <w:rPr>
                    <w:rStyle w:val="CommentReference"/>
                  </w:rPr>
                  <w:commentReference w:id="712"/>
                </m:r>
                <m:r>
                  <w:rPr>
                    <w:rFonts w:ascii="Cambria Math" w:eastAsiaTheme="minorEastAsia" w:hAnsi="Cambria Math" w:cstheme="minorHAnsi"/>
                    <w:sz w:val="24"/>
                    <w:szCs w:val="24"/>
                    <w:lang w:val="en-CA"/>
                  </w:rPr>
                  <m:t>=</m:t>
                </m:r>
                <m:r>
                  <w:del w:id="713" w:author="Joseph Stinziano" w:date="2020-03-27T09:23:00Z">
                    <w:rPr>
                      <w:rFonts w:ascii="Cambria Math" w:eastAsiaTheme="minorEastAsia" w:hAnsi="Cambria Math" w:cstheme="minorHAnsi"/>
                      <w:sz w:val="24"/>
                      <w:szCs w:val="24"/>
                      <w:lang w:val="en-CA"/>
                    </w:rPr>
                    <m:t>min</m:t>
                  </w:del>
                </m:r>
                <m:d>
                  <m:dPr>
                    <m:ctrlPr>
                      <w:del w:id="714" w:author="Joseph Stinziano" w:date="2020-03-27T09:23:00Z">
                        <w:rPr>
                          <w:rFonts w:ascii="Cambria Math" w:eastAsiaTheme="minorEastAsia" w:hAnsi="Cambria Math" w:cstheme="minorHAnsi"/>
                          <w:i/>
                          <w:sz w:val="24"/>
                          <w:szCs w:val="24"/>
                          <w:lang w:val="en-CA"/>
                        </w:rPr>
                      </w:del>
                    </m:ctrlPr>
                  </m:dPr>
                  <m:e>
                    <m:sSub>
                      <m:sSubPr>
                        <m:ctrlPr>
                          <w:del w:id="715" w:author="Joseph Stinziano" w:date="2020-03-27T09:23:00Z">
                            <w:rPr>
                              <w:rFonts w:ascii="Cambria Math" w:eastAsiaTheme="minorEastAsia" w:hAnsi="Cambria Math" w:cstheme="minorHAnsi"/>
                              <w:i/>
                              <w:sz w:val="24"/>
                              <w:szCs w:val="24"/>
                              <w:lang w:val="en-CA"/>
                            </w:rPr>
                          </w:del>
                        </m:ctrlPr>
                      </m:sSubPr>
                      <m:e>
                        <m:r>
                          <w:del w:id="716" w:author="Joseph Stinziano" w:date="2020-03-27T09:23:00Z">
                            <w:rPr>
                              <w:rFonts w:ascii="Cambria Math" w:eastAsiaTheme="minorEastAsia" w:hAnsi="Cambria Math" w:cstheme="minorHAnsi"/>
                              <w:sz w:val="24"/>
                              <w:szCs w:val="24"/>
                              <w:lang w:val="en-CA"/>
                            </w:rPr>
                            <m:t>J</m:t>
                          </w:del>
                        </m:r>
                      </m:e>
                      <m:sub>
                        <m:r>
                          <w:del w:id="717" w:author="Joseph Stinziano" w:date="2020-03-27T09:23:00Z">
                            <w:rPr>
                              <w:rFonts w:ascii="Cambria Math" w:eastAsiaTheme="minorEastAsia" w:hAnsi="Cambria Math" w:cstheme="minorHAnsi"/>
                              <w:sz w:val="24"/>
                              <w:szCs w:val="24"/>
                              <w:lang w:val="en-CA"/>
                            </w:rPr>
                            <m:t>max</m:t>
                          </w:del>
                        </m:r>
                      </m:sub>
                    </m:sSub>
                    <m:r>
                      <w:del w:id="718" w:author="Joseph Stinziano" w:date="2020-03-27T09:23:00Z">
                        <w:rPr>
                          <w:rFonts w:ascii="Cambria Math" w:eastAsiaTheme="minorEastAsia" w:hAnsi="Cambria Math" w:cstheme="minorHAnsi"/>
                          <w:sz w:val="24"/>
                          <w:szCs w:val="24"/>
                          <w:lang w:val="en-CA"/>
                        </w:rPr>
                        <m:t>, α</m:t>
                      </w:del>
                    </m:r>
                    <m:r>
                      <w:rPr>
                        <w:rFonts w:ascii="Cambria Math" w:eastAsiaTheme="minorEastAsia" w:hAnsi="Cambria Math" w:cstheme="minorHAnsi"/>
                        <w:sz w:val="24"/>
                        <w:szCs w:val="24"/>
                        <w:lang w:val="en-CA"/>
                      </w:rPr>
                      <m:t>ϕ</m:t>
                    </m:r>
                    <m:sSub>
                      <m:sSubPr>
                        <m:ctrlPr>
                          <w:del w:id="719" w:author="Joseph Stinziano" w:date="2020-03-27T09:23:00Z">
                            <w:rPr>
                              <w:rFonts w:ascii="Cambria Math" w:eastAsiaTheme="minorEastAsia" w:hAnsi="Cambria Math" w:cstheme="minorHAnsi"/>
                              <w:i/>
                              <w:sz w:val="24"/>
                              <w:szCs w:val="24"/>
                              <w:lang w:val="en-CA"/>
                            </w:rPr>
                          </w:del>
                        </m:ctrlPr>
                      </m:sSubPr>
                      <m:e>
                        <m:r>
                          <w:del w:id="720" w:author="Joseph Stinziano" w:date="2020-03-27T09:23:00Z">
                            <w:rPr>
                              <w:rFonts w:ascii="Cambria Math" w:eastAsiaTheme="minorEastAsia" w:hAnsi="Cambria Math" w:cstheme="minorHAnsi"/>
                              <w:sz w:val="24"/>
                              <w:szCs w:val="24"/>
                              <w:lang w:val="en-CA"/>
                            </w:rPr>
                            <m:t>Q</m:t>
                          </w:del>
                        </m:r>
                      </m:e>
                      <m:sub>
                        <m:r>
                          <w:del w:id="721" w:author="Joseph Stinziano" w:date="2020-03-27T09:23:00Z">
                            <w:rPr>
                              <w:rFonts w:ascii="Cambria Math" w:eastAsiaTheme="minorEastAsia" w:hAnsi="Cambria Math" w:cstheme="minorHAnsi"/>
                              <w:sz w:val="24"/>
                              <w:szCs w:val="24"/>
                              <w:lang w:val="en-CA"/>
                            </w:rPr>
                            <m:t>in</m:t>
                          </w:del>
                        </m:r>
                      </m:sub>
                    </m:sSub>
                    <m:f>
                      <m:fPr>
                        <m:ctrlPr>
                          <w:del w:id="722" w:author="Joseph Stinziano" w:date="2020-03-27T09:06:00Z">
                            <w:rPr>
                              <w:rFonts w:ascii="Cambria Math" w:eastAsiaTheme="minorEastAsia" w:hAnsi="Cambria Math" w:cstheme="minorHAnsi"/>
                              <w:i/>
                              <w:sz w:val="24"/>
                              <w:szCs w:val="24"/>
                              <w:lang w:val="en-CA"/>
                            </w:rPr>
                          </w:del>
                        </m:ctrlPr>
                      </m:fPr>
                      <m:num>
                        <m:sSub>
                          <m:sSubPr>
                            <m:ctrlPr>
                              <w:del w:id="723" w:author="Joseph Stinziano" w:date="2020-03-27T09:06:00Z">
                                <w:rPr>
                                  <w:rFonts w:ascii="Cambria Math" w:eastAsiaTheme="minorEastAsia" w:hAnsi="Cambria Math" w:cstheme="minorHAnsi"/>
                                  <w:i/>
                                  <w:sz w:val="24"/>
                                  <w:szCs w:val="24"/>
                                  <w:lang w:val="en-CA"/>
                                </w:rPr>
                              </w:del>
                            </m:ctrlPr>
                          </m:sSubPr>
                          <m:e>
                            <m:r>
                              <w:del w:id="724" w:author="Joseph Stinziano" w:date="2020-03-27T09:06:00Z">
                                <w:rPr>
                                  <w:rFonts w:ascii="Cambria Math" w:eastAsiaTheme="minorEastAsia" w:hAnsi="Cambria Math" w:cstheme="minorHAnsi"/>
                                  <w:sz w:val="24"/>
                                  <w:szCs w:val="24"/>
                                  <w:lang w:val="en-CA"/>
                                </w:rPr>
                                <m:t>C</m:t>
                              </w:del>
                            </m:r>
                          </m:e>
                          <m:sub>
                            <m:r>
                              <w:del w:id="725" w:author="Joseph Stinziano" w:date="2020-03-27T09:06:00Z">
                                <w:rPr>
                                  <w:rFonts w:ascii="Cambria Math" w:eastAsiaTheme="minorEastAsia" w:hAnsi="Cambria Math" w:cstheme="minorHAnsi"/>
                                  <w:sz w:val="24"/>
                                  <w:szCs w:val="24"/>
                                  <w:lang w:val="en-CA"/>
                                </w:rPr>
                                <m:t>i</m:t>
                              </w:del>
                            </m:r>
                          </m:sub>
                        </m:sSub>
                        <m:r>
                          <w:del w:id="726" w:author="Joseph Stinziano" w:date="2020-03-27T09:06:00Z">
                            <w:rPr>
                              <w:rFonts w:ascii="Cambria Math" w:eastAsiaTheme="minorEastAsia" w:hAnsi="Cambria Math" w:cstheme="minorHAnsi"/>
                              <w:sz w:val="24"/>
                              <w:szCs w:val="24"/>
                              <w:lang w:val="en-CA"/>
                            </w:rPr>
                            <m:t>-Γ*</m:t>
                          </w:del>
                        </m:r>
                      </m:num>
                      <m:den>
                        <m:sSub>
                          <m:sSubPr>
                            <m:ctrlPr>
                              <w:del w:id="727" w:author="Joseph Stinziano" w:date="2020-03-27T09:06:00Z">
                                <w:rPr>
                                  <w:rFonts w:ascii="Cambria Math" w:eastAsiaTheme="minorEastAsia" w:hAnsi="Cambria Math" w:cstheme="minorHAnsi"/>
                                  <w:i/>
                                  <w:sz w:val="24"/>
                                  <w:szCs w:val="24"/>
                                  <w:lang w:val="en-CA"/>
                                </w:rPr>
                              </w:del>
                            </m:ctrlPr>
                          </m:sSubPr>
                          <m:e>
                            <m:r>
                              <w:del w:id="728" w:author="Joseph Stinziano" w:date="2020-03-27T09:06:00Z">
                                <w:rPr>
                                  <w:rFonts w:ascii="Cambria Math" w:eastAsiaTheme="minorEastAsia" w:hAnsi="Cambria Math" w:cstheme="minorHAnsi"/>
                                  <w:sz w:val="24"/>
                                  <w:szCs w:val="24"/>
                                  <w:lang w:val="en-CA"/>
                                </w:rPr>
                                <m:t>C</m:t>
                              </w:del>
                            </m:r>
                          </m:e>
                          <m:sub>
                            <m:r>
                              <w:del w:id="729" w:author="Joseph Stinziano" w:date="2020-03-27T09:06:00Z">
                                <w:rPr>
                                  <w:rFonts w:ascii="Cambria Math" w:eastAsiaTheme="minorEastAsia" w:hAnsi="Cambria Math" w:cstheme="minorHAnsi"/>
                                  <w:sz w:val="24"/>
                                  <w:szCs w:val="24"/>
                                  <w:lang w:val="en-CA"/>
                                </w:rPr>
                                <m:t>i</m:t>
                              </w:del>
                            </m:r>
                          </m:sub>
                        </m:sSub>
                        <m:r>
                          <w:del w:id="730" w:author="Joseph Stinziano" w:date="2020-03-27T09:06:00Z">
                            <w:rPr>
                              <w:rFonts w:ascii="Cambria Math" w:eastAsiaTheme="minorEastAsia" w:hAnsi="Cambria Math" w:cstheme="minorHAnsi"/>
                              <w:sz w:val="24"/>
                              <w:szCs w:val="24"/>
                              <w:lang w:val="en-CA"/>
                            </w:rPr>
                            <m:t>+2Γ*</m:t>
                          </w:del>
                        </m:r>
                      </m:den>
                    </m:f>
                  </m:e>
                </m:d>
                <m:r>
                  <w:ins w:id="731" w:author="Joseph Stinziano" w:date="2020-03-27T09:23:00Z">
                    <w:rPr>
                      <w:rFonts w:ascii="Cambria Math" w:eastAsiaTheme="minorEastAsia" w:hAnsi="Cambria Math" w:cstheme="minorHAnsi"/>
                      <w:sz w:val="24"/>
                      <w:szCs w:val="24"/>
                      <w:lang w:val="en-CA"/>
                    </w:rPr>
                    <m:t>J</m:t>
                  </w:ins>
                </m:r>
                <m:d>
                  <m:dPr>
                    <m:ctrlPr>
                      <w:ins w:id="732" w:author="Joseph Stinziano" w:date="2020-03-27T09:23:00Z">
                        <w:rPr>
                          <w:rFonts w:ascii="Cambria Math" w:eastAsiaTheme="minorEastAsia" w:hAnsi="Cambria Math" w:cstheme="minorHAnsi"/>
                          <w:i/>
                          <w:sz w:val="24"/>
                          <w:szCs w:val="24"/>
                          <w:lang w:val="en-CA"/>
                        </w:rPr>
                      </w:ins>
                    </m:ctrlPr>
                  </m:dPr>
                  <m:e>
                    <m:f>
                      <m:fPr>
                        <m:ctrlPr>
                          <w:ins w:id="733" w:author="Joseph Stinziano" w:date="2020-03-27T09:23:00Z">
                            <w:rPr>
                              <w:rFonts w:ascii="Cambria Math" w:eastAsiaTheme="minorEastAsia" w:hAnsi="Cambria Math" w:cstheme="minorHAnsi"/>
                              <w:i/>
                              <w:sz w:val="24"/>
                              <w:szCs w:val="24"/>
                              <w:lang w:val="en-CA"/>
                            </w:rPr>
                          </w:ins>
                        </m:ctrlPr>
                      </m:fPr>
                      <m:num>
                        <m:sSub>
                          <m:sSubPr>
                            <m:ctrlPr>
                              <w:ins w:id="734" w:author="Joseph Stinziano" w:date="2020-03-27T09:23:00Z">
                                <w:rPr>
                                  <w:rFonts w:ascii="Cambria Math" w:eastAsiaTheme="minorEastAsia" w:hAnsi="Cambria Math" w:cstheme="minorHAnsi"/>
                                  <w:i/>
                                  <w:sz w:val="24"/>
                                  <w:szCs w:val="24"/>
                                  <w:lang w:val="en-CA"/>
                                </w:rPr>
                              </w:ins>
                            </m:ctrlPr>
                          </m:sSubPr>
                          <m:e>
                            <m:r>
                              <w:ins w:id="735" w:author="Joseph Stinziano" w:date="2020-03-27T09:23:00Z">
                                <w:rPr>
                                  <w:rFonts w:ascii="Cambria Math" w:eastAsiaTheme="minorEastAsia" w:hAnsi="Cambria Math" w:cstheme="minorHAnsi"/>
                                  <w:sz w:val="24"/>
                                  <w:szCs w:val="24"/>
                                  <w:lang w:val="en-CA"/>
                                </w:rPr>
                                <m:t>C</m:t>
                              </w:ins>
                            </m:r>
                          </m:e>
                          <m:sub>
                            <m:r>
                              <w:ins w:id="736" w:author="Joseph Stinziano" w:date="2020-03-27T09:23:00Z">
                                <w:rPr>
                                  <w:rFonts w:ascii="Cambria Math" w:eastAsiaTheme="minorEastAsia" w:hAnsi="Cambria Math" w:cstheme="minorHAnsi"/>
                                  <w:sz w:val="24"/>
                                  <w:szCs w:val="24"/>
                                  <w:lang w:val="en-CA"/>
                                </w:rPr>
                                <m:t>i</m:t>
                              </w:ins>
                            </m:r>
                          </m:sub>
                        </m:sSub>
                        <m:r>
                          <w:ins w:id="737" w:author="Joseph Stinziano" w:date="2020-03-27T09:23:00Z">
                            <w:rPr>
                              <w:rFonts w:ascii="Cambria Math" w:eastAsiaTheme="minorEastAsia" w:hAnsi="Cambria Math" w:cstheme="minorHAnsi"/>
                              <w:sz w:val="24"/>
                              <w:szCs w:val="24"/>
                              <w:lang w:val="en-CA"/>
                            </w:rPr>
                            <m:t>-Γ*</m:t>
                          </w:ins>
                        </m:r>
                      </m:num>
                      <m:den>
                        <m:sSub>
                          <m:sSubPr>
                            <m:ctrlPr>
                              <w:ins w:id="738" w:author="Joseph Stinziano" w:date="2020-03-27T09:23:00Z">
                                <w:rPr>
                                  <w:rFonts w:ascii="Cambria Math" w:eastAsiaTheme="minorEastAsia" w:hAnsi="Cambria Math" w:cstheme="minorHAnsi"/>
                                  <w:i/>
                                  <w:sz w:val="24"/>
                                  <w:szCs w:val="24"/>
                                  <w:lang w:val="en-CA"/>
                                </w:rPr>
                              </w:ins>
                            </m:ctrlPr>
                          </m:sSubPr>
                          <m:e>
                            <m:r>
                              <w:ins w:id="739" w:author="Joseph Stinziano" w:date="2020-03-27T09:23:00Z">
                                <w:rPr>
                                  <w:rFonts w:ascii="Cambria Math" w:eastAsiaTheme="minorEastAsia" w:hAnsi="Cambria Math" w:cstheme="minorHAnsi"/>
                                  <w:sz w:val="24"/>
                                  <w:szCs w:val="24"/>
                                  <w:lang w:val="en-CA"/>
                                </w:rPr>
                                <m:t>C</m:t>
                              </w:ins>
                            </m:r>
                          </m:e>
                          <m:sub>
                            <m:r>
                              <w:ins w:id="740" w:author="Joseph Stinziano" w:date="2020-03-27T09:23:00Z">
                                <w:rPr>
                                  <w:rFonts w:ascii="Cambria Math" w:eastAsiaTheme="minorEastAsia" w:hAnsi="Cambria Math" w:cstheme="minorHAnsi"/>
                                  <w:sz w:val="24"/>
                                  <w:szCs w:val="24"/>
                                  <w:lang w:val="en-CA"/>
                                </w:rPr>
                                <m:t>i</m:t>
                              </w:ins>
                            </m:r>
                          </m:sub>
                        </m:sSub>
                        <m:r>
                          <w:ins w:id="741" w:author="Joseph Stinziano" w:date="2020-03-27T09:23:00Z">
                            <w:rPr>
                              <w:rFonts w:ascii="Cambria Math" w:eastAsiaTheme="minorEastAsia" w:hAnsi="Cambria Math" w:cstheme="minorHAnsi"/>
                              <w:sz w:val="24"/>
                              <w:szCs w:val="24"/>
                              <w:lang w:val="en-CA"/>
                            </w:rPr>
                            <m:t>+2Γ*</m:t>
                          </w:ins>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8A611E" w14:paraId="3F0709FA" w14:textId="77777777" w:rsidTr="00C60122">
        <w:trPr>
          <w:ins w:id="742" w:author="Joseph Stinziano" w:date="2020-03-27T09:23:00Z"/>
        </w:trPr>
        <w:tc>
          <w:tcPr>
            <w:tcW w:w="9918" w:type="dxa"/>
            <w:gridSpan w:val="2"/>
          </w:tcPr>
          <w:p w14:paraId="3FF1EC67" w14:textId="2C21D595" w:rsidR="008A611E" w:rsidRDefault="008A611E" w:rsidP="00CC1403">
            <w:pPr>
              <w:spacing w:line="360" w:lineRule="auto"/>
              <w:rPr>
                <w:ins w:id="743" w:author="Joseph Stinziano" w:date="2020-03-27T09:23:00Z"/>
                <w:rFonts w:eastAsiaTheme="minorEastAsia" w:cstheme="minorHAnsi"/>
                <w:sz w:val="24"/>
                <w:szCs w:val="24"/>
                <w:lang w:val="en-CA"/>
              </w:rPr>
            </w:pPr>
            <w:ins w:id="744" w:author="Joseph Stinziano" w:date="2020-03-27T09:35:00Z">
              <w:r>
                <w:rPr>
                  <w:rFonts w:eastAsiaTheme="minorEastAsia"/>
                  <w:sz w:val="24"/>
                  <w:szCs w:val="24"/>
                  <w:lang w:val="en-CA"/>
                </w:rPr>
                <w:t>Where J is calculated as the m</w:t>
              </w:r>
            </w:ins>
            <w:ins w:id="745" w:author="Joseph Stinziano" w:date="2020-03-27T09:26:00Z">
              <w:r>
                <w:rPr>
                  <w:rFonts w:eastAsiaTheme="minorEastAsia"/>
                  <w:sz w:val="24"/>
                  <w:szCs w:val="24"/>
                  <w:lang w:val="en-CA"/>
                </w:rPr>
                <w:t xml:space="preserve">inimum root of: </w:t>
              </w:r>
            </w:ins>
            <m:oMath>
              <m:r>
                <w:ins w:id="746" w:author="Joseph Stinziano" w:date="2020-03-27T09:32:00Z">
                  <w:rPr>
                    <w:rFonts w:ascii="Cambria Math" w:eastAsiaTheme="minorEastAsia" w:hAnsi="Cambria Math"/>
                    <w:sz w:val="24"/>
                    <w:szCs w:val="24"/>
                    <w:lang w:val="en-CA"/>
                  </w:rPr>
                  <m:t>θ</m:t>
                </w:ins>
              </m:r>
              <m:sSup>
                <m:sSupPr>
                  <m:ctrlPr>
                    <w:ins w:id="747" w:author="Joseph Stinziano" w:date="2020-03-27T09:25:00Z">
                      <w:rPr>
                        <w:rFonts w:ascii="Cambria Math" w:eastAsiaTheme="minorEastAsia" w:hAnsi="Cambria Math" w:cstheme="minorHAnsi"/>
                        <w:i/>
                        <w:sz w:val="24"/>
                        <w:szCs w:val="24"/>
                        <w:lang w:val="en-CA"/>
                      </w:rPr>
                    </w:ins>
                  </m:ctrlPr>
                </m:sSupPr>
                <m:e>
                  <m:r>
                    <w:ins w:id="748" w:author="Joseph Stinziano" w:date="2020-03-27T09:25:00Z">
                      <w:rPr>
                        <w:rFonts w:ascii="Cambria Math" w:eastAsiaTheme="minorEastAsia" w:hAnsi="Cambria Math" w:cstheme="minorHAnsi"/>
                        <w:sz w:val="24"/>
                        <w:szCs w:val="24"/>
                        <w:lang w:val="en-CA"/>
                      </w:rPr>
                      <m:t>J</m:t>
                    </w:ins>
                  </m:r>
                </m:e>
                <m:sup>
                  <m:r>
                    <w:ins w:id="749" w:author="Joseph Stinziano" w:date="2020-03-27T09:25:00Z">
                      <w:rPr>
                        <w:rFonts w:ascii="Cambria Math" w:eastAsiaTheme="minorEastAsia" w:hAnsi="Cambria Math" w:cstheme="minorHAnsi"/>
                        <w:sz w:val="24"/>
                        <w:szCs w:val="24"/>
                        <w:lang w:val="en-CA"/>
                      </w:rPr>
                      <m:t>2</m:t>
                    </w:ins>
                  </m:r>
                </m:sup>
              </m:sSup>
              <m:r>
                <w:ins w:id="750" w:author="Joseph Stinziano" w:date="2020-03-27T09:25:00Z">
                  <w:rPr>
                    <w:rFonts w:ascii="Cambria Math" w:eastAsiaTheme="minorEastAsia" w:hAnsi="Cambria Math" w:cstheme="minorHAnsi"/>
                    <w:sz w:val="24"/>
                    <w:szCs w:val="24"/>
                    <w:lang w:val="en-CA"/>
                  </w:rPr>
                  <m:t>-</m:t>
                </w:ins>
              </m:r>
              <m:d>
                <m:dPr>
                  <m:ctrlPr>
                    <w:ins w:id="751" w:author="Joseph Stinziano" w:date="2020-03-27T09:25:00Z">
                      <w:rPr>
                        <w:rFonts w:ascii="Cambria Math" w:eastAsiaTheme="minorEastAsia" w:hAnsi="Cambria Math" w:cstheme="minorHAnsi"/>
                        <w:i/>
                        <w:sz w:val="24"/>
                        <w:szCs w:val="24"/>
                        <w:lang w:val="en-CA"/>
                      </w:rPr>
                    </w:ins>
                  </m:ctrlPr>
                </m:dPr>
                <m:e>
                  <m:r>
                    <w:ins w:id="752" w:author="Joseph Stinziano" w:date="2020-03-27T09:27:00Z">
                      <w:rPr>
                        <w:rFonts w:ascii="Cambria Math" w:eastAsiaTheme="minorEastAsia" w:hAnsi="Cambria Math" w:cstheme="minorHAnsi"/>
                        <w:sz w:val="24"/>
                        <w:szCs w:val="24"/>
                        <w:lang w:val="en-CA"/>
                      </w:rPr>
                      <m:t>0.5</m:t>
                    </w:ins>
                  </m:r>
                  <m:r>
                    <w:ins w:id="753" w:author="Joseph Stinziano" w:date="2020-03-27T09:25:00Z">
                      <w:rPr>
                        <w:rFonts w:ascii="Cambria Math" w:eastAsiaTheme="minorEastAsia" w:hAnsi="Cambria Math" w:cstheme="minorHAnsi"/>
                        <w:sz w:val="24"/>
                        <w:szCs w:val="24"/>
                        <w:lang w:val="en-CA"/>
                      </w:rPr>
                      <m:t>α</m:t>
                    </w:ins>
                  </m:r>
                  <m:r>
                    <w:ins w:id="754" w:author="Joseph Stinziano" w:date="2020-03-27T09:32:00Z">
                      <w:rPr>
                        <w:rFonts w:ascii="Cambria Math" w:eastAsiaTheme="minorEastAsia" w:hAnsi="Cambria Math" w:cstheme="minorHAnsi"/>
                        <w:sz w:val="24"/>
                        <w:szCs w:val="24"/>
                        <w:lang w:val="en-CA"/>
                      </w:rPr>
                      <m:t>ϕ</m:t>
                    </w:ins>
                  </m:r>
                  <m:sSub>
                    <m:sSubPr>
                      <m:ctrlPr>
                        <w:ins w:id="755" w:author="Joseph Stinziano" w:date="2020-03-27T09:25:00Z">
                          <w:rPr>
                            <w:rFonts w:ascii="Cambria Math" w:eastAsiaTheme="minorEastAsia" w:hAnsi="Cambria Math" w:cstheme="minorHAnsi"/>
                            <w:i/>
                            <w:sz w:val="24"/>
                            <w:szCs w:val="24"/>
                            <w:lang w:val="en-CA"/>
                          </w:rPr>
                        </w:ins>
                      </m:ctrlPr>
                    </m:sSubPr>
                    <m:e>
                      <m:r>
                        <w:ins w:id="756" w:author="Joseph Stinziano" w:date="2020-03-27T09:25:00Z">
                          <w:rPr>
                            <w:rFonts w:ascii="Cambria Math" w:eastAsiaTheme="minorEastAsia" w:hAnsi="Cambria Math" w:cstheme="minorHAnsi"/>
                            <w:sz w:val="24"/>
                            <w:szCs w:val="24"/>
                            <w:lang w:val="en-CA"/>
                          </w:rPr>
                          <m:t>Q</m:t>
                        </w:ins>
                      </m:r>
                    </m:e>
                    <m:sub>
                      <m:r>
                        <w:ins w:id="757" w:author="Joseph Stinziano" w:date="2020-03-27T09:25:00Z">
                          <w:rPr>
                            <w:rFonts w:ascii="Cambria Math" w:eastAsiaTheme="minorEastAsia" w:hAnsi="Cambria Math" w:cstheme="minorHAnsi"/>
                            <w:sz w:val="24"/>
                            <w:szCs w:val="24"/>
                            <w:lang w:val="en-CA"/>
                          </w:rPr>
                          <m:t>in</m:t>
                        </w:ins>
                      </m:r>
                    </m:sub>
                  </m:sSub>
                  <m:r>
                    <w:ins w:id="758" w:author="Joseph Stinziano" w:date="2020-03-27T09:25:00Z">
                      <w:rPr>
                        <w:rFonts w:ascii="Cambria Math" w:eastAsiaTheme="minorEastAsia" w:hAnsi="Cambria Math" w:cstheme="minorHAnsi"/>
                        <w:sz w:val="24"/>
                        <w:szCs w:val="24"/>
                        <w:lang w:val="en-CA"/>
                      </w:rPr>
                      <m:t>+</m:t>
                    </w:ins>
                  </m:r>
                  <m:sSub>
                    <m:sSubPr>
                      <m:ctrlPr>
                        <w:ins w:id="759" w:author="Joseph Stinziano" w:date="2020-03-27T09:26:00Z">
                          <w:rPr>
                            <w:rFonts w:ascii="Cambria Math" w:eastAsiaTheme="minorEastAsia" w:hAnsi="Cambria Math" w:cstheme="minorHAnsi"/>
                            <w:i/>
                            <w:sz w:val="24"/>
                            <w:szCs w:val="24"/>
                            <w:lang w:val="en-CA"/>
                          </w:rPr>
                        </w:ins>
                      </m:ctrlPr>
                    </m:sSubPr>
                    <m:e>
                      <m:r>
                        <w:ins w:id="760" w:author="Joseph Stinziano" w:date="2020-03-27T09:26:00Z">
                          <w:rPr>
                            <w:rFonts w:ascii="Cambria Math" w:eastAsiaTheme="minorEastAsia" w:hAnsi="Cambria Math" w:cstheme="minorHAnsi"/>
                            <w:sz w:val="24"/>
                            <w:szCs w:val="24"/>
                            <w:lang w:val="en-CA"/>
                          </w:rPr>
                          <m:t>J</m:t>
                        </w:ins>
                      </m:r>
                    </m:e>
                    <m:sub>
                      <m:r>
                        <w:ins w:id="761" w:author="Joseph Stinziano" w:date="2020-03-27T09:26:00Z">
                          <w:rPr>
                            <w:rFonts w:ascii="Cambria Math" w:eastAsiaTheme="minorEastAsia" w:hAnsi="Cambria Math" w:cstheme="minorHAnsi"/>
                            <w:sz w:val="24"/>
                            <w:szCs w:val="24"/>
                            <w:lang w:val="en-CA"/>
                          </w:rPr>
                          <m:t>max</m:t>
                        </w:ins>
                      </m:r>
                    </m:sub>
                  </m:sSub>
                </m:e>
              </m:d>
              <m:r>
                <w:ins w:id="762" w:author="Joseph Stinziano" w:date="2020-03-27T09:26:00Z">
                  <w:rPr>
                    <w:rFonts w:ascii="Cambria Math" w:eastAsiaTheme="minorEastAsia" w:hAnsi="Cambria Math" w:cstheme="minorHAnsi"/>
                    <w:sz w:val="24"/>
                    <w:szCs w:val="24"/>
                    <w:lang w:val="en-CA"/>
                  </w:rPr>
                  <m:t>J+</m:t>
                </w:ins>
              </m:r>
              <m:r>
                <w:ins w:id="763" w:author="Joseph Stinziano" w:date="2020-03-27T09:28:00Z">
                  <w:rPr>
                    <w:rFonts w:ascii="Cambria Math" w:eastAsiaTheme="minorEastAsia" w:hAnsi="Cambria Math" w:cstheme="minorHAnsi"/>
                    <w:sz w:val="24"/>
                    <w:szCs w:val="24"/>
                    <w:lang w:val="en-CA"/>
                  </w:rPr>
                  <m:t>0.5</m:t>
                </w:ins>
              </m:r>
              <m:r>
                <w:ins w:id="764" w:author="Joseph Stinziano" w:date="2020-03-27T09:26:00Z">
                  <w:rPr>
                    <w:rFonts w:ascii="Cambria Math" w:eastAsiaTheme="minorEastAsia" w:hAnsi="Cambria Math" w:cstheme="minorHAnsi"/>
                    <w:sz w:val="24"/>
                    <w:szCs w:val="24"/>
                    <w:lang w:val="en-CA"/>
                  </w:rPr>
                  <m:t>α</m:t>
                </w:ins>
              </m:r>
              <m:r>
                <w:ins w:id="765" w:author="Joseph Stinziano" w:date="2020-03-27T09:34:00Z">
                  <w:rPr>
                    <w:rFonts w:ascii="Cambria Math" w:eastAsiaTheme="minorEastAsia" w:hAnsi="Cambria Math" w:cstheme="minorHAnsi"/>
                    <w:sz w:val="24"/>
                    <w:szCs w:val="24"/>
                    <w:lang w:val="en-CA"/>
                  </w:rPr>
                  <m:t>ϕ</m:t>
                </w:ins>
              </m:r>
              <m:sSub>
                <m:sSubPr>
                  <m:ctrlPr>
                    <w:ins w:id="766" w:author="Joseph Stinziano" w:date="2020-03-27T09:26:00Z">
                      <w:rPr>
                        <w:rFonts w:ascii="Cambria Math" w:eastAsiaTheme="minorEastAsia" w:hAnsi="Cambria Math" w:cstheme="minorHAnsi"/>
                        <w:i/>
                        <w:sz w:val="24"/>
                        <w:szCs w:val="24"/>
                        <w:lang w:val="en-CA"/>
                      </w:rPr>
                    </w:ins>
                  </m:ctrlPr>
                </m:sSubPr>
                <m:e>
                  <m:r>
                    <w:ins w:id="767" w:author="Joseph Stinziano" w:date="2020-03-27T09:26:00Z">
                      <w:rPr>
                        <w:rFonts w:ascii="Cambria Math" w:eastAsiaTheme="minorEastAsia" w:hAnsi="Cambria Math" w:cstheme="minorHAnsi"/>
                        <w:sz w:val="24"/>
                        <w:szCs w:val="24"/>
                        <w:lang w:val="en-CA"/>
                      </w:rPr>
                      <m:t>Q</m:t>
                    </w:ins>
                  </m:r>
                </m:e>
                <m:sub>
                  <m:r>
                    <w:ins w:id="768" w:author="Joseph Stinziano" w:date="2020-03-27T09:26:00Z">
                      <w:rPr>
                        <w:rFonts w:ascii="Cambria Math" w:eastAsiaTheme="minorEastAsia" w:hAnsi="Cambria Math" w:cstheme="minorHAnsi"/>
                        <w:sz w:val="24"/>
                        <w:szCs w:val="24"/>
                        <w:lang w:val="en-CA"/>
                      </w:rPr>
                      <m:t>in</m:t>
                    </w:ins>
                  </m:r>
                </m:sub>
              </m:sSub>
              <m:sSub>
                <m:sSubPr>
                  <m:ctrlPr>
                    <w:ins w:id="769" w:author="Joseph Stinziano" w:date="2020-03-27T09:26:00Z">
                      <w:rPr>
                        <w:rFonts w:ascii="Cambria Math" w:eastAsiaTheme="minorEastAsia" w:hAnsi="Cambria Math" w:cstheme="minorHAnsi"/>
                        <w:i/>
                        <w:sz w:val="24"/>
                        <w:szCs w:val="24"/>
                        <w:lang w:val="en-CA"/>
                      </w:rPr>
                    </w:ins>
                  </m:ctrlPr>
                </m:sSubPr>
                <m:e>
                  <m:r>
                    <w:ins w:id="770" w:author="Joseph Stinziano" w:date="2020-03-27T09:26:00Z">
                      <w:rPr>
                        <w:rFonts w:ascii="Cambria Math" w:eastAsiaTheme="minorEastAsia" w:hAnsi="Cambria Math" w:cstheme="minorHAnsi"/>
                        <w:sz w:val="24"/>
                        <w:szCs w:val="24"/>
                        <w:lang w:val="en-CA"/>
                      </w:rPr>
                      <m:t>J</m:t>
                    </w:ins>
                  </m:r>
                </m:e>
                <m:sub>
                  <m:r>
                    <w:ins w:id="771" w:author="Joseph Stinziano" w:date="2020-03-27T09:26:00Z">
                      <w:rPr>
                        <w:rFonts w:ascii="Cambria Math" w:eastAsiaTheme="minorEastAsia" w:hAnsi="Cambria Math" w:cstheme="minorHAnsi"/>
                        <w:sz w:val="24"/>
                        <w:szCs w:val="24"/>
                        <w:lang w:val="en-CA"/>
                      </w:rPr>
                      <m:t>max</m:t>
                    </w:ins>
                  </m:r>
                </m:sub>
              </m:sSub>
              <m:r>
                <w:ins w:id="772" w:author="Joseph Stinziano" w:date="2020-03-27T09:26:00Z">
                  <w:rPr>
                    <w:rFonts w:ascii="Cambria Math" w:eastAsiaTheme="minorEastAsia" w:hAnsi="Cambria Math" w:cstheme="minorHAnsi"/>
                    <w:sz w:val="24"/>
                    <w:szCs w:val="24"/>
                    <w:lang w:val="en-CA"/>
                  </w:rPr>
                  <m:t>=0</m:t>
                </w:ins>
              </m:r>
            </m:oMath>
          </w:p>
        </w:tc>
      </w:tr>
      <w:tr w:rsidR="00D731FD" w14:paraId="4260B80E" w14:textId="77777777" w:rsidTr="00D658A8">
        <w:tc>
          <w:tcPr>
            <w:tcW w:w="5524" w:type="dxa"/>
          </w:tcPr>
          <w:p w14:paraId="42F3C381" w14:textId="686982B1" w:rsidR="00D731FD" w:rsidRPr="00466F14" w:rsidRDefault="00ED7AF2"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ED7AF2"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ED7AF2"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ED7AF2"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ED7AF2"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ED7AF2"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lastRenderedPageBreak/>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39A2BDC9" w:rsidR="00C87C44" w:rsidRDefault="002C6092" w:rsidP="002B0AA8">
      <w:pPr>
        <w:spacing w:after="0" w:line="360" w:lineRule="auto"/>
        <w:rPr>
          <w:rFonts w:eastAsiaTheme="minorEastAsia" w:cstheme="minorHAnsi"/>
          <w:sz w:val="24"/>
          <w:szCs w:val="24"/>
          <w:lang w:val="en-CA"/>
        </w:rPr>
      </w:pPr>
      <w:del w:id="773" w:author="Joseph Stinziano" w:date="2020-04-02T09:23:00Z">
        <w:r w:rsidDel="00A31B16">
          <w:rPr>
            <w:rFonts w:eastAsiaTheme="minorEastAsia" w:cstheme="minorHAnsi"/>
            <w:noProof/>
            <w:sz w:val="24"/>
            <w:szCs w:val="24"/>
            <w:lang w:val="en-CA"/>
          </w:rPr>
          <w:lastRenderedPageBreak/>
          <w:drawing>
            <wp:inline distT="0" distB="0" distL="0" distR="0" wp14:anchorId="2527EF43" wp14:editId="66F44F47">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del>
      <w:ins w:id="774" w:author="Joseph Stinziano" w:date="2020-04-02T09:23:00Z">
        <w:r w:rsidR="00A31B16">
          <w:rPr>
            <w:rFonts w:eastAsiaTheme="minorEastAsia" w:cstheme="minorHAnsi"/>
            <w:noProof/>
            <w:sz w:val="24"/>
            <w:szCs w:val="24"/>
            <w:lang w:val="en-CA"/>
          </w:rPr>
          <w:lastRenderedPageBreak/>
          <w:drawing>
            <wp:inline distT="0" distB="0" distL="0" distR="0" wp14:anchorId="33579C51" wp14:editId="4314902A">
              <wp:extent cx="4859308" cy="52637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3586" cy="5268397"/>
                      </a:xfrm>
                      <a:prstGeom prst="rect">
                        <a:avLst/>
                      </a:prstGeom>
                    </pic:spPr>
                  </pic:pic>
                </a:graphicData>
              </a:graphic>
            </wp:inline>
          </w:drawing>
        </w:r>
      </w:ins>
    </w:p>
    <w:p w14:paraId="7391E54F" w14:textId="006CB769" w:rsidR="00C87C44" w:rsidRPr="00BF49EF" w:rsidRDefault="00C87C44" w:rsidP="002B0AA8">
      <w:pPr>
        <w:spacing w:after="0" w:line="360" w:lineRule="auto"/>
        <w:rPr>
          <w:rFonts w:eastAsiaTheme="minorEastAsia" w:cstheme="minorHAnsi"/>
          <w:b/>
          <w:sz w:val="24"/>
          <w:szCs w:val="24"/>
          <w:lang w:val="en-CA"/>
        </w:rPr>
      </w:pPr>
      <w:commentRangeStart w:id="775"/>
      <w:commentRangeStart w:id="776"/>
      <w:r w:rsidRPr="000418B4">
        <w:rPr>
          <w:rFonts w:eastAsiaTheme="minorEastAsia" w:cstheme="minorHAnsi"/>
          <w:b/>
          <w:sz w:val="24"/>
          <w:szCs w:val="24"/>
          <w:lang w:val="en-CA"/>
        </w:rPr>
        <w:t>Fig</w:t>
      </w:r>
      <w:ins w:id="777" w:author="Joseph Stinziano" w:date="2020-04-02T09:24:00Z">
        <w:r w:rsidR="00A31B16">
          <w:rPr>
            <w:rFonts w:eastAsiaTheme="minorEastAsia" w:cstheme="minorHAnsi"/>
            <w:b/>
            <w:sz w:val="24"/>
            <w:szCs w:val="24"/>
            <w:lang w:val="en-CA"/>
          </w:rPr>
          <w:t>.</w:t>
        </w:r>
      </w:ins>
      <w:del w:id="778" w:author="Joseph Stinziano" w:date="2020-04-02T09:24:00Z">
        <w:r w:rsidRPr="000418B4" w:rsidDel="00A31B16">
          <w:rPr>
            <w:rFonts w:eastAsiaTheme="minorEastAsia" w:cstheme="minorHAnsi"/>
            <w:b/>
            <w:sz w:val="24"/>
            <w:szCs w:val="24"/>
            <w:lang w:val="en-CA"/>
          </w:rPr>
          <w:delText>ure</w:delText>
        </w:r>
      </w:del>
      <w:r w:rsidRPr="000418B4">
        <w:rPr>
          <w:rFonts w:eastAsiaTheme="minorEastAsia" w:cstheme="minorHAnsi"/>
          <w:b/>
          <w:sz w:val="24"/>
          <w:szCs w:val="24"/>
          <w:lang w:val="en-CA"/>
        </w:rPr>
        <w:t xml:space="preserve"> 1</w:t>
      </w:r>
      <w:commentRangeEnd w:id="775"/>
      <w:r w:rsidR="005B6359">
        <w:rPr>
          <w:rStyle w:val="CommentReference"/>
        </w:rPr>
        <w:commentReference w:id="775"/>
      </w:r>
      <w:commentRangeEnd w:id="776"/>
      <w:r w:rsidR="00531177">
        <w:rPr>
          <w:rStyle w:val="CommentReference"/>
        </w:rPr>
        <w:commentReference w:id="776"/>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ins w:id="779"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ins w:id="780"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00C4CD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r w:rsidR="00FC08D6">
        <w:rPr>
          <w:rFonts w:eastAsiaTheme="minorEastAsia" w:cstheme="minorHAnsi"/>
          <w:sz w:val="24"/>
          <w:szCs w:val="24"/>
          <w:lang w:val="en-CA"/>
        </w:rPr>
        <w:t xml:space="preserve"> fixing versus fitting </w:t>
      </w:r>
      <w:proofErr w:type="spellStart"/>
      <w:r w:rsidR="00FC08D6">
        <w:rPr>
          <w:rFonts w:eastAsiaTheme="minorEastAsia" w:cstheme="minorHAnsi"/>
          <w:sz w:val="24"/>
          <w:szCs w:val="24"/>
          <w:lang w:val="en-CA"/>
        </w:rPr>
        <w:t>H</w:t>
      </w:r>
      <w:r w:rsidR="00FC08D6">
        <w:rPr>
          <w:rFonts w:eastAsiaTheme="minorEastAsia" w:cstheme="minorHAnsi"/>
          <w:sz w:val="24"/>
          <w:szCs w:val="24"/>
          <w:vertAlign w:val="subscript"/>
          <w:lang w:val="en-CA"/>
        </w:rPr>
        <w:t>d</w:t>
      </w:r>
      <w:proofErr w:type="spellEnd"/>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781"/>
      <w:r>
        <w:rPr>
          <w:rFonts w:eastAsiaTheme="minorEastAsia" w:cstheme="minorHAnsi"/>
          <w:i/>
          <w:iCs/>
          <w:sz w:val="24"/>
          <w:szCs w:val="24"/>
          <w:lang w:val="en-CA"/>
        </w:rPr>
        <w:t xml:space="preserve">Statistical </w:t>
      </w:r>
      <w:commentRangeEnd w:id="781"/>
      <w:r w:rsidR="005B6359">
        <w:rPr>
          <w:rStyle w:val="CommentReference"/>
        </w:rPr>
        <w:commentReference w:id="781"/>
      </w:r>
      <w:r>
        <w:rPr>
          <w:rFonts w:eastAsiaTheme="minorEastAsia" w:cstheme="minorHAnsi"/>
          <w:i/>
          <w:iCs/>
          <w:sz w:val="24"/>
          <w:szCs w:val="24"/>
          <w:lang w:val="en-CA"/>
        </w:rPr>
        <w:t>analysis</w:t>
      </w:r>
    </w:p>
    <w:p w14:paraId="2E4FA7FF" w14:textId="76AD92CA" w:rsidR="00FA3ACE" w:rsidRPr="00FA3ACE" w:rsidRDefault="00FA3ACE" w:rsidP="002B0AA8">
      <w:pPr>
        <w:spacing w:after="0" w:line="360" w:lineRule="auto"/>
        <w:rPr>
          <w:rFonts w:eastAsiaTheme="minorEastAsia" w:cstheme="minorHAnsi"/>
          <w:sz w:val="24"/>
          <w:szCs w:val="24"/>
          <w:lang w:val="en-CA"/>
        </w:rPr>
      </w:pPr>
      <w:commentRangeStart w:id="782"/>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xml:space="preserve">} function in R v.3.6.1 (R Core Team, 2019), regressing the data obtained from Equation 10 against the data obtained from Equation 3. All code and data will be made </w:t>
      </w:r>
      <w:r>
        <w:rPr>
          <w:rFonts w:eastAsiaTheme="minorEastAsia" w:cstheme="minorHAnsi"/>
          <w:sz w:val="24"/>
          <w:szCs w:val="24"/>
          <w:lang w:val="en-CA"/>
        </w:rPr>
        <w:lastRenderedPageBreak/>
        <w:t>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commentRangeEnd w:id="782"/>
      <w:r w:rsidR="00513BD2">
        <w:rPr>
          <w:rStyle w:val="CommentReference"/>
        </w:rPr>
        <w:commentReference w:id="782"/>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783"/>
      <w:commentRangeStart w:id="784"/>
      <w:r w:rsidRPr="00615D1B">
        <w:rPr>
          <w:rFonts w:eastAsiaTheme="minorEastAsia" w:cstheme="minorHAnsi"/>
          <w:b/>
          <w:sz w:val="24"/>
          <w:szCs w:val="24"/>
          <w:u w:val="single"/>
          <w:lang w:val="en-CA"/>
        </w:rPr>
        <w:t>Results</w:t>
      </w:r>
      <w:commentRangeEnd w:id="783"/>
      <w:r w:rsidR="00B74F23">
        <w:rPr>
          <w:rStyle w:val="CommentReference"/>
        </w:rPr>
        <w:commentReference w:id="783"/>
      </w:r>
      <w:commentRangeEnd w:id="784"/>
      <w:r w:rsidR="00A31B16">
        <w:rPr>
          <w:rStyle w:val="CommentReference"/>
        </w:rPr>
        <w:commentReference w:id="784"/>
      </w:r>
    </w:p>
    <w:p w14:paraId="1A4EF118" w14:textId="738C7253" w:rsidR="00B74F23" w:rsidRPr="00B74F23" w:rsidRDefault="00B74F23" w:rsidP="002B0AA8">
      <w:pPr>
        <w:spacing w:after="0" w:line="360" w:lineRule="auto"/>
        <w:rPr>
          <w:ins w:id="785" w:author="Joseph Stinziano" w:date="2020-03-26T17:50:00Z"/>
          <w:rFonts w:eastAsiaTheme="minorEastAsia" w:cstheme="minorHAnsi"/>
          <w:i/>
          <w:sz w:val="24"/>
          <w:szCs w:val="24"/>
          <w:rPrChange w:id="786" w:author="Joseph Stinziano" w:date="2020-03-26T17:50:00Z">
            <w:rPr>
              <w:ins w:id="787" w:author="Joseph Stinziano" w:date="2020-03-26T17:50:00Z"/>
              <w:rFonts w:eastAsiaTheme="minorEastAsia" w:cstheme="minorHAnsi"/>
              <w:iCs/>
              <w:sz w:val="24"/>
              <w:szCs w:val="24"/>
            </w:rPr>
          </w:rPrChange>
        </w:rPr>
      </w:pPr>
      <w:ins w:id="788" w:author="Joseph Stinziano" w:date="2020-03-26T17:50:00Z">
        <w:r>
          <w:rPr>
            <w:rFonts w:eastAsiaTheme="minorEastAsia" w:cstheme="minorHAnsi"/>
            <w:i/>
            <w:sz w:val="24"/>
            <w:szCs w:val="24"/>
          </w:rPr>
          <w:t xml:space="preserve">Similarities of </w:t>
        </w:r>
      </w:ins>
    </w:p>
    <w:p w14:paraId="03827D11" w14:textId="5680E9D2" w:rsidR="00B74F23" w:rsidRDefault="00EC4DCA" w:rsidP="002B0AA8">
      <w:pPr>
        <w:spacing w:after="0" w:line="360" w:lineRule="auto"/>
        <w:rPr>
          <w:ins w:id="789" w:author="Joseph Stinziano" w:date="2020-03-27T08:50:00Z"/>
          <w:rFonts w:eastAsiaTheme="minorEastAsia" w:cstheme="minorHAnsi"/>
          <w:iCs/>
          <w:sz w:val="24"/>
          <w:szCs w:val="24"/>
        </w:rPr>
      </w:pPr>
      <w:commentRangeStart w:id="790"/>
      <w:ins w:id="791" w:author="Joseph Stinziano" w:date="2020-03-27T08:42:00Z">
        <w:r>
          <w:rPr>
            <w:rFonts w:eastAsiaTheme="minorEastAsia" w:cstheme="minorHAnsi"/>
            <w:iCs/>
            <w:sz w:val="24"/>
            <w:szCs w:val="24"/>
          </w:rPr>
          <w:t>The performance between Equations 3 and 10</w:t>
        </w:r>
      </w:ins>
      <w:ins w:id="792" w:author="Joseph Stinziano" w:date="2020-03-27T08:48:00Z">
        <w:r w:rsidR="005868C8">
          <w:rPr>
            <w:rFonts w:eastAsiaTheme="minorEastAsia" w:cstheme="minorHAnsi"/>
            <w:iCs/>
            <w:sz w:val="24"/>
            <w:szCs w:val="24"/>
          </w:rPr>
          <w:t xml:space="preserve"> for fitting </w:t>
        </w:r>
        <w:proofErr w:type="spellStart"/>
        <w:r w:rsidR="005868C8">
          <w:rPr>
            <w:rFonts w:eastAsiaTheme="minorEastAsia" w:cstheme="minorHAnsi"/>
            <w:iCs/>
            <w:sz w:val="24"/>
            <w:szCs w:val="24"/>
          </w:rPr>
          <w:t>V</w:t>
        </w:r>
        <w:r w:rsidR="005868C8">
          <w:rPr>
            <w:rFonts w:eastAsiaTheme="minorEastAsia" w:cstheme="minorHAnsi"/>
            <w:iCs/>
            <w:sz w:val="24"/>
            <w:szCs w:val="24"/>
            <w:vertAlign w:val="subscript"/>
          </w:rPr>
          <w:t>cmax</w:t>
        </w:r>
      </w:ins>
      <w:proofErr w:type="spellEnd"/>
      <w:ins w:id="793" w:author="Joseph Stinziano" w:date="2020-03-27T08:42:00Z">
        <w:r>
          <w:rPr>
            <w:rFonts w:eastAsiaTheme="minorEastAsia" w:cstheme="minorHAnsi"/>
            <w:iCs/>
            <w:sz w:val="24"/>
            <w:szCs w:val="24"/>
          </w:rPr>
          <w:t xml:space="preserve"> </w:t>
        </w:r>
      </w:ins>
      <w:ins w:id="794" w:author="Joseph Stinziano" w:date="2020-03-27T08:49:00Z">
        <w:r w:rsidR="005868C8">
          <w:rPr>
            <w:rFonts w:eastAsiaTheme="minorEastAsia" w:cstheme="minorHAnsi"/>
            <w:iCs/>
            <w:sz w:val="24"/>
            <w:szCs w:val="24"/>
          </w:rPr>
          <w:t xml:space="preserve">temperature responses </w:t>
        </w:r>
      </w:ins>
      <w:ins w:id="795" w:author="Joseph Stinziano" w:date="2020-03-27T08:42:00Z">
        <w:r>
          <w:rPr>
            <w:rFonts w:eastAsiaTheme="minorEastAsia" w:cstheme="minorHAnsi"/>
            <w:iCs/>
            <w:sz w:val="24"/>
            <w:szCs w:val="24"/>
          </w:rPr>
          <w:t xml:space="preserve">were </w:t>
        </w:r>
      </w:ins>
      <w:ins w:id="796" w:author="Joseph Stinziano" w:date="2020-03-27T08:47:00Z">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797" w:author="Joseph Stinziano" w:date="2020-03-27T08:50:00Z">
        <w:r w:rsidR="005868C8">
          <w:rPr>
            <w:rFonts w:eastAsiaTheme="minorEastAsia" w:cstheme="minorHAnsi"/>
            <w:iCs/>
            <w:sz w:val="24"/>
            <w:szCs w:val="24"/>
          </w:rPr>
          <w:t xml:space="preserve"> </w:t>
        </w:r>
      </w:ins>
      <w:ins w:id="798"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ins>
      <w:ins w:id="799"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xml:space="preserve">; Fig X), </w:t>
        </w:r>
      </w:ins>
      <w:ins w:id="800" w:author="Joseph Stinziano" w:date="2020-03-27T08:49:00Z">
        <w:r w:rsidR="005868C8">
          <w:rPr>
            <w:rFonts w:eastAsiaTheme="minorEastAsia" w:cstheme="minorHAnsi"/>
            <w:iCs/>
            <w:sz w:val="24"/>
            <w:szCs w:val="24"/>
          </w:rPr>
          <w:t xml:space="preserve">as was the case for </w:t>
        </w:r>
        <w:proofErr w:type="spellStart"/>
        <w:r w:rsidR="005868C8">
          <w:rPr>
            <w:rFonts w:eastAsiaTheme="minorEastAsia" w:cstheme="minorHAnsi"/>
            <w:iCs/>
            <w:sz w:val="24"/>
            <w:szCs w:val="24"/>
          </w:rPr>
          <w:t>J</w:t>
        </w:r>
        <w:r w:rsidR="005868C8">
          <w:rPr>
            <w:rFonts w:eastAsiaTheme="minorEastAsia" w:cstheme="minorHAnsi"/>
            <w:iCs/>
            <w:sz w:val="24"/>
            <w:szCs w:val="24"/>
            <w:vertAlign w:val="subscript"/>
          </w:rPr>
          <w:t>max</w:t>
        </w:r>
        <w:proofErr w:type="spellEnd"/>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801"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 X).</w:t>
        </w:r>
        <w:commentRangeEnd w:id="790"/>
        <w:r w:rsidR="005868C8">
          <w:rPr>
            <w:rStyle w:val="CommentReference"/>
          </w:rPr>
          <w:commentReference w:id="790"/>
        </w:r>
      </w:ins>
    </w:p>
    <w:p w14:paraId="2A970A03" w14:textId="77777777" w:rsidR="005868C8" w:rsidRPr="005868C8" w:rsidRDefault="005868C8" w:rsidP="002B0AA8">
      <w:pPr>
        <w:spacing w:after="0" w:line="360" w:lineRule="auto"/>
        <w:rPr>
          <w:ins w:id="802" w:author="Joseph Stinziano" w:date="2020-03-26T17:53:00Z"/>
          <w:rFonts w:eastAsiaTheme="minorEastAsia" w:cstheme="minorHAnsi"/>
          <w:sz w:val="24"/>
          <w:szCs w:val="24"/>
          <w:lang w:val="en-CA"/>
          <w:rPrChange w:id="803" w:author="Joseph Stinziano" w:date="2020-03-27T08:50:00Z">
            <w:rPr>
              <w:ins w:id="804" w:author="Joseph Stinziano" w:date="2020-03-26T17:53:00Z"/>
              <w:rFonts w:eastAsiaTheme="minorEastAsia" w:cstheme="minorHAnsi"/>
              <w:iCs/>
              <w:sz w:val="24"/>
              <w:szCs w:val="24"/>
            </w:rPr>
          </w:rPrChange>
        </w:rPr>
      </w:pPr>
    </w:p>
    <w:p w14:paraId="760C298B" w14:textId="0C7FD105" w:rsidR="00B74F23" w:rsidRPr="00F912B2" w:rsidRDefault="00B74F23" w:rsidP="002B0AA8">
      <w:pPr>
        <w:spacing w:after="0" w:line="360" w:lineRule="auto"/>
        <w:rPr>
          <w:ins w:id="805" w:author="Joseph Stinziano" w:date="2020-03-26T17:50:00Z"/>
          <w:rFonts w:eastAsiaTheme="minorEastAsia" w:cstheme="minorHAnsi"/>
          <w:iCs/>
          <w:sz w:val="24"/>
          <w:szCs w:val="24"/>
          <w:u w:val="single"/>
          <w:lang w:val="en-CA"/>
          <w:rPrChange w:id="806" w:author="Joseph Stinziano" w:date="2020-03-27T08:26:00Z">
            <w:rPr>
              <w:ins w:id="807" w:author="Joseph Stinziano" w:date="2020-03-26T17:50:00Z"/>
              <w:rFonts w:eastAsiaTheme="minorEastAsia" w:cstheme="minorHAnsi"/>
              <w:iCs/>
              <w:sz w:val="24"/>
              <w:szCs w:val="24"/>
            </w:rPr>
          </w:rPrChange>
        </w:rPr>
      </w:pPr>
      <w:ins w:id="808"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809" w:author="Joseph Stinziano" w:date="2020-03-26T17:54:00Z">
        <w:r>
          <w:rPr>
            <w:rFonts w:eastAsiaTheme="minorEastAsia" w:cstheme="minorHAnsi"/>
            <w:iCs/>
            <w:sz w:val="24"/>
            <w:szCs w:val="24"/>
          </w:rPr>
          <w:t xml:space="preserve">the Equation </w:t>
        </w:r>
      </w:ins>
      <w:ins w:id="810" w:author="Joseph Stinziano" w:date="2020-03-27T08:24:00Z">
        <w:r w:rsidR="00C5142C">
          <w:rPr>
            <w:rFonts w:eastAsiaTheme="minorEastAsia" w:cstheme="minorHAnsi"/>
            <w:iCs/>
            <w:sz w:val="24"/>
            <w:szCs w:val="24"/>
          </w:rPr>
          <w:t>3</w:t>
        </w:r>
      </w:ins>
      <w:ins w:id="811" w:author="Joseph Stinziano" w:date="2020-03-26T17:54:00Z">
        <w:r>
          <w:rPr>
            <w:rFonts w:eastAsiaTheme="minorEastAsia" w:cstheme="minorHAnsi"/>
            <w:iCs/>
            <w:sz w:val="24"/>
            <w:szCs w:val="24"/>
          </w:rPr>
          <w:t xml:space="preserve"> fitting (y-axis) and the Equation </w:t>
        </w:r>
      </w:ins>
      <w:ins w:id="812" w:author="Joseph Stinziano" w:date="2020-03-27T08:24:00Z">
        <w:r w:rsidR="00C5142C">
          <w:rPr>
            <w:rFonts w:eastAsiaTheme="minorEastAsia" w:cstheme="minorHAnsi"/>
            <w:iCs/>
            <w:sz w:val="24"/>
            <w:szCs w:val="24"/>
          </w:rPr>
          <w:t>10</w:t>
        </w:r>
      </w:ins>
      <w:ins w:id="813" w:author="Joseph Stinziano" w:date="2020-03-26T17:54:00Z">
        <w:r>
          <w:rPr>
            <w:rFonts w:eastAsiaTheme="minorEastAsia" w:cstheme="minorHAnsi"/>
            <w:iCs/>
            <w:sz w:val="24"/>
            <w:szCs w:val="24"/>
          </w:rPr>
          <w:t xml:space="preserve"> fitting (x-axis) with a slope of 1.00</w:t>
        </w:r>
      </w:ins>
      <w:ins w:id="814" w:author="Joseph Stinziano" w:date="2020-03-26T18:27:00Z">
        <w:r w:rsidR="00F775A8">
          <w:rPr>
            <w:rFonts w:eastAsiaTheme="minorEastAsia" w:cstheme="minorHAnsi"/>
            <w:iCs/>
            <w:sz w:val="24"/>
            <w:szCs w:val="24"/>
          </w:rPr>
          <w:t>2</w:t>
        </w:r>
      </w:ins>
      <w:ins w:id="815" w:author="Joseph Stinziano" w:date="2020-03-26T17:54:00Z">
        <w:r>
          <w:rPr>
            <w:rFonts w:eastAsiaTheme="minorEastAsia" w:cstheme="minorHAnsi"/>
            <w:iCs/>
            <w:sz w:val="24"/>
            <w:szCs w:val="24"/>
          </w:rPr>
          <w:t xml:space="preserve"> ± 0.00</w:t>
        </w:r>
      </w:ins>
      <w:ins w:id="816" w:author="Joseph Stinziano" w:date="2020-03-26T18:27:00Z">
        <w:r w:rsidR="00F775A8">
          <w:rPr>
            <w:rFonts w:eastAsiaTheme="minorEastAsia" w:cstheme="minorHAnsi"/>
            <w:iCs/>
            <w:sz w:val="24"/>
            <w:szCs w:val="24"/>
          </w:rPr>
          <w:t>4</w:t>
        </w:r>
      </w:ins>
      <w:ins w:id="817" w:author="Joseph Stinziano" w:date="2020-03-26T17:54:00Z">
        <w:r>
          <w:rPr>
            <w:rFonts w:eastAsiaTheme="minorEastAsia" w:cstheme="minorHAnsi"/>
            <w:iCs/>
            <w:sz w:val="24"/>
            <w:szCs w:val="24"/>
          </w:rPr>
          <w:t xml:space="preserve"> (</w:t>
        </w:r>
      </w:ins>
      <w:ins w:id="818"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819" w:author="Joseph Stinziano" w:date="2020-03-26T18:28:00Z">
        <w:r w:rsidR="00F775A8">
          <w:rPr>
            <w:rFonts w:eastAsiaTheme="minorEastAsia" w:cstheme="minorHAnsi"/>
            <w:i/>
            <w:sz w:val="24"/>
            <w:szCs w:val="24"/>
            <w:vertAlign w:val="subscript"/>
          </w:rPr>
          <w:t>195</w:t>
        </w:r>
      </w:ins>
      <w:ins w:id="820"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821" w:author="Joseph Stinziano" w:date="2020-03-26T18:28:00Z">
        <w:r w:rsidR="00F775A8">
          <w:rPr>
            <w:rFonts w:eastAsiaTheme="minorEastAsia" w:cstheme="minorHAnsi"/>
            <w:iCs/>
            <w:sz w:val="24"/>
            <w:szCs w:val="24"/>
          </w:rPr>
          <w:t>5.84</w:t>
        </w:r>
      </w:ins>
      <w:ins w:id="822"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823" w:author="Joseph Stinziano" w:date="2020-03-26T18:28:00Z">
        <w:r w:rsidR="00F775A8">
          <w:rPr>
            <w:rFonts w:eastAsiaTheme="minorEastAsia" w:cstheme="minorHAnsi"/>
            <w:sz w:val="24"/>
            <w:szCs w:val="24"/>
            <w:vertAlign w:val="superscript"/>
          </w:rPr>
          <w:t>4</w:t>
        </w:r>
      </w:ins>
      <w:ins w:id="824" w:author="Joseph Stinziano" w:date="2020-03-26T17:55:00Z">
        <w:r>
          <w:rPr>
            <w:rFonts w:eastAsiaTheme="minorEastAsia" w:cstheme="minorHAnsi"/>
            <w:iCs/>
            <w:sz w:val="24"/>
            <w:szCs w:val="24"/>
          </w:rPr>
          <w:t xml:space="preserve">, </w:t>
        </w:r>
      </w:ins>
      <w:ins w:id="825" w:author="Joseph Stinziano" w:date="2020-03-26T17:54:00Z">
        <w:r w:rsidRPr="00B74F23">
          <w:rPr>
            <w:rFonts w:eastAsiaTheme="minorEastAsia" w:cstheme="minorHAnsi"/>
            <w:i/>
            <w:sz w:val="24"/>
            <w:szCs w:val="24"/>
            <w:rPrChange w:id="826" w:author="Joseph Stinziano" w:date="2020-03-26T17:55:00Z">
              <w:rPr>
                <w:rFonts w:eastAsiaTheme="minorEastAsia" w:cstheme="minorHAnsi"/>
                <w:iCs/>
                <w:sz w:val="24"/>
                <w:szCs w:val="24"/>
              </w:rPr>
            </w:rPrChange>
          </w:rPr>
          <w:t>R</w:t>
        </w:r>
        <w:r w:rsidRPr="00B74F23">
          <w:rPr>
            <w:rFonts w:eastAsiaTheme="minorEastAsia" w:cstheme="minorHAnsi"/>
            <w:i/>
            <w:sz w:val="24"/>
            <w:szCs w:val="24"/>
            <w:vertAlign w:val="superscript"/>
            <w:rPrChange w:id="827" w:author="Joseph Stinziano" w:date="2020-03-26T17:55:00Z">
              <w:rPr>
                <w:rFonts w:eastAsiaTheme="minorEastAsia" w:cstheme="minorHAnsi"/>
                <w:iCs/>
                <w:sz w:val="24"/>
                <w:szCs w:val="24"/>
                <w:vertAlign w:val="superscript"/>
              </w:rPr>
            </w:rPrChange>
          </w:rPr>
          <w:t>2</w:t>
        </w:r>
        <w:r>
          <w:rPr>
            <w:rFonts w:eastAsiaTheme="minorEastAsia" w:cstheme="minorHAnsi"/>
            <w:iCs/>
            <w:sz w:val="24"/>
            <w:szCs w:val="24"/>
          </w:rPr>
          <w:t xml:space="preserve"> </w:t>
        </w:r>
      </w:ins>
      <w:ins w:id="828" w:author="Joseph Stinziano" w:date="2020-03-26T17:55:00Z">
        <w:r>
          <w:rPr>
            <w:rFonts w:eastAsiaTheme="minorEastAsia" w:cstheme="minorHAnsi"/>
            <w:iCs/>
            <w:sz w:val="24"/>
            <w:szCs w:val="24"/>
          </w:rPr>
          <w:t>= 0.99</w:t>
        </w:r>
      </w:ins>
      <w:ins w:id="829" w:author="Joseph Stinziano" w:date="2020-03-26T18:28:00Z">
        <w:r w:rsidR="00F775A8">
          <w:rPr>
            <w:rFonts w:eastAsiaTheme="minorEastAsia" w:cstheme="minorHAnsi"/>
            <w:iCs/>
            <w:sz w:val="24"/>
            <w:szCs w:val="24"/>
          </w:rPr>
          <w:t>6</w:t>
        </w:r>
      </w:ins>
      <w:ins w:id="830" w:author="Joseph Stinziano" w:date="2020-03-26T17:57:00Z">
        <w:r w:rsidR="008D6D39">
          <w:rPr>
            <w:rFonts w:eastAsiaTheme="minorEastAsia" w:cstheme="minorHAnsi"/>
            <w:iCs/>
            <w:sz w:val="24"/>
            <w:szCs w:val="24"/>
          </w:rPr>
          <w:t>7</w:t>
        </w:r>
      </w:ins>
      <w:ins w:id="831"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 X)</w:t>
        </w:r>
      </w:ins>
      <w:ins w:id="832"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833"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834" w:author="Joseph Stinziano" w:date="2020-03-26T18:29:00Z">
        <w:r w:rsidR="005747B1">
          <w:rPr>
            <w:rFonts w:eastAsiaTheme="minorEastAsia" w:cstheme="minorHAnsi"/>
            <w:i/>
            <w:sz w:val="24"/>
            <w:szCs w:val="24"/>
            <w:vertAlign w:val="subscript"/>
          </w:rPr>
          <w:t>195</w:t>
        </w:r>
      </w:ins>
      <w:ins w:id="835" w:author="Joseph Stinziano" w:date="2020-03-26T17:57:00Z">
        <w:r w:rsidR="008D6D39">
          <w:t xml:space="preserve"> = </w:t>
        </w:r>
      </w:ins>
      <w:ins w:id="836" w:author="Joseph Stinziano" w:date="2020-03-26T18:29:00Z">
        <w:r w:rsidR="005747B1">
          <w:t>6.56</w:t>
        </w:r>
      </w:ins>
      <w:ins w:id="837"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838" w:author="Joseph Stinziano" w:date="2020-03-26T18:28:00Z">
        <w:r w:rsidR="005747B1">
          <w:rPr>
            <w:rFonts w:eastAsiaTheme="minorEastAsia" w:cstheme="minorHAnsi"/>
            <w:iCs/>
            <w:sz w:val="24"/>
            <w:szCs w:val="24"/>
          </w:rPr>
          <w:t>7</w:t>
        </w:r>
      </w:ins>
      <w:ins w:id="839"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 X</w:t>
        </w:r>
      </w:ins>
      <w:ins w:id="840" w:author="Joseph Stinziano" w:date="2020-03-26T17:56:00Z">
        <w:r w:rsidR="008D6D39">
          <w:rPr>
            <w:rFonts w:eastAsiaTheme="minorEastAsia" w:cstheme="minorHAnsi"/>
            <w:iCs/>
            <w:sz w:val="24"/>
            <w:szCs w:val="24"/>
          </w:rPr>
          <w:t>)</w:t>
        </w:r>
      </w:ins>
      <w:ins w:id="841" w:author="Joseph Stinziano" w:date="2020-03-26T17:58:00Z">
        <w:r w:rsidR="008D6D39">
          <w:rPr>
            <w:rFonts w:eastAsiaTheme="minorEastAsia" w:cstheme="minorHAnsi"/>
            <w:iCs/>
            <w:sz w:val="24"/>
            <w:szCs w:val="24"/>
          </w:rPr>
          <w:t>.</w:t>
        </w:r>
      </w:ins>
      <w:ins w:id="842" w:author="Joseph Stinziano" w:date="2020-03-26T18:02:00Z">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ins>
      <w:ins w:id="843" w:author="Joseph Stinziano" w:date="2020-03-27T08:54:00Z">
        <w:r w:rsidR="00C2466A">
          <w:rPr>
            <w:rFonts w:eastAsiaTheme="minorEastAsia" w:cstheme="minorHAnsi"/>
            <w:iCs/>
            <w:sz w:val="24"/>
            <w:szCs w:val="24"/>
          </w:rPr>
          <w:t xml:space="preserve"> a slope of 0.847 ± 0.024 and</w:t>
        </w:r>
      </w:ins>
      <w:ins w:id="844" w:author="Joseph Stinziano" w:date="2020-03-26T18:02:00Z">
        <w:r w:rsidR="008D6D39">
          <w:rPr>
            <w:rFonts w:eastAsiaTheme="minorEastAsia" w:cstheme="minorHAnsi"/>
            <w:iCs/>
            <w:sz w:val="24"/>
            <w:szCs w:val="24"/>
          </w:rPr>
          <w:t xml:space="preserve"> a</w:t>
        </w:r>
      </w:ins>
      <w:ins w:id="845" w:author="Joseph Stinziano" w:date="2020-03-27T08:54:00Z">
        <w:r w:rsidR="00C2466A">
          <w:rPr>
            <w:rFonts w:eastAsiaTheme="minorEastAsia" w:cstheme="minorHAnsi"/>
            <w:iCs/>
            <w:sz w:val="24"/>
            <w:szCs w:val="24"/>
          </w:rPr>
          <w:t xml:space="preserve"> positive</w:t>
        </w:r>
      </w:ins>
      <w:ins w:id="846" w:author="Joseph Stinziano" w:date="2020-03-26T18:02:00Z">
        <w:r w:rsidR="008D6D39">
          <w:rPr>
            <w:rFonts w:eastAsiaTheme="minorEastAsia" w:cstheme="minorHAnsi"/>
            <w:iCs/>
            <w:sz w:val="24"/>
            <w:szCs w:val="24"/>
          </w:rPr>
          <w:t xml:space="preserve"> bias of </w:t>
        </w:r>
      </w:ins>
      <w:ins w:id="847" w:author="Joseph Stinziano" w:date="2020-03-26T18:30:00Z">
        <w:r w:rsidR="00523EE1">
          <w:rPr>
            <w:rFonts w:eastAsiaTheme="minorEastAsia" w:cstheme="minorHAnsi"/>
            <w:iCs/>
            <w:sz w:val="24"/>
            <w:szCs w:val="24"/>
          </w:rPr>
          <w:t>9.73</w:t>
        </w:r>
      </w:ins>
      <w:ins w:id="848" w:author="Joseph Stinziano" w:date="2020-03-27T08:17:00Z">
        <w:r w:rsidR="00C5142C">
          <w:rPr>
            <w:rFonts w:eastAsiaTheme="minorEastAsia" w:cstheme="minorHAnsi"/>
            <w:iCs/>
            <w:sz w:val="24"/>
            <w:szCs w:val="24"/>
          </w:rPr>
          <w:t xml:space="preserve"> ± 2.59</w:t>
        </w:r>
      </w:ins>
      <w:ins w:id="849"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850" w:author="Joseph Stinziano" w:date="2020-03-26T18:30:00Z">
        <w:r w:rsidR="00523EE1">
          <w:rPr>
            <w:rFonts w:eastAsiaTheme="minorEastAsia" w:cstheme="minorHAnsi"/>
            <w:i/>
            <w:sz w:val="24"/>
            <w:szCs w:val="24"/>
            <w:vertAlign w:val="subscript"/>
          </w:rPr>
          <w:t>194</w:t>
        </w:r>
      </w:ins>
      <w:ins w:id="851" w:author="Joseph Stinziano" w:date="2020-03-26T18:03:00Z">
        <w:r w:rsidR="008D6D39">
          <w:rPr>
            <w:rFonts w:eastAsiaTheme="minorEastAsia" w:cstheme="minorHAnsi"/>
            <w:iCs/>
            <w:sz w:val="24"/>
            <w:szCs w:val="24"/>
          </w:rPr>
          <w:t xml:space="preserve"> = </w:t>
        </w:r>
      </w:ins>
      <w:ins w:id="852" w:author="Joseph Stinziano" w:date="2020-03-26T18:30:00Z">
        <w:r w:rsidR="00523EE1">
          <w:rPr>
            <w:rFonts w:eastAsiaTheme="minorEastAsia" w:cstheme="minorHAnsi"/>
            <w:iCs/>
            <w:sz w:val="24"/>
            <w:szCs w:val="24"/>
          </w:rPr>
          <w:t>1202</w:t>
        </w:r>
      </w:ins>
      <w:ins w:id="853"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854" w:author="Joseph Stinziano" w:date="2020-03-26T18:30:00Z">
        <w:r w:rsidR="00523EE1">
          <w:rPr>
            <w:rFonts w:eastAsiaTheme="minorEastAsia" w:cstheme="minorHAnsi"/>
            <w:iCs/>
            <w:sz w:val="24"/>
            <w:szCs w:val="24"/>
          </w:rPr>
          <w:t>610</w:t>
        </w:r>
      </w:ins>
      <w:ins w:id="855" w:author="Joseph Stinziano" w:date="2020-03-26T18:03:00Z">
        <w:r w:rsidR="008D6D39">
          <w:rPr>
            <w:rFonts w:eastAsiaTheme="minorEastAsia" w:cstheme="minorHAnsi"/>
            <w:iCs/>
            <w:sz w:val="24"/>
            <w:szCs w:val="24"/>
          </w:rPr>
          <w:t xml:space="preserve">, </w:t>
        </w:r>
      </w:ins>
      <w:ins w:id="856"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857" w:author="Joseph Stinziano" w:date="2020-03-26T18:03:00Z">
        <w:r w:rsidR="008D6D39">
          <w:rPr>
            <w:rFonts w:eastAsiaTheme="minorEastAsia" w:cstheme="minorHAnsi"/>
            <w:iCs/>
            <w:sz w:val="24"/>
            <w:szCs w:val="24"/>
            <w:u w:val="single"/>
          </w:rPr>
          <w:t>; Fi</w:t>
        </w:r>
      </w:ins>
      <w:ins w:id="858" w:author="Joseph Stinziano" w:date="2020-03-26T18:04:00Z">
        <w:r w:rsidR="008D6D39">
          <w:rPr>
            <w:rFonts w:eastAsiaTheme="minorEastAsia" w:cstheme="minorHAnsi"/>
            <w:iCs/>
            <w:sz w:val="24"/>
            <w:szCs w:val="24"/>
            <w:u w:val="single"/>
          </w:rPr>
          <w:t>g. X)</w:t>
        </w:r>
        <w:r w:rsidR="00A669F0">
          <w:rPr>
            <w:rFonts w:eastAsiaTheme="minorEastAsia" w:cstheme="minorHAnsi"/>
            <w:iCs/>
            <w:sz w:val="24"/>
            <w:szCs w:val="24"/>
            <w:u w:val="single"/>
          </w:rPr>
          <w:t xml:space="preserve">, while </w:t>
        </w:r>
        <w:proofErr w:type="spellStart"/>
        <w:r w:rsidR="00A669F0">
          <w:rPr>
            <w:rFonts w:eastAsiaTheme="minorEastAsia" w:cstheme="minorHAnsi"/>
            <w:iCs/>
            <w:sz w:val="24"/>
            <w:szCs w:val="24"/>
            <w:u w:val="single"/>
          </w:rPr>
          <w:t>E</w:t>
        </w:r>
        <w:r w:rsidR="00A669F0">
          <w:rPr>
            <w:rFonts w:eastAsiaTheme="minorEastAsia" w:cstheme="minorHAnsi"/>
            <w:iCs/>
            <w:sz w:val="24"/>
            <w:szCs w:val="24"/>
            <w:u w:val="single"/>
            <w:vertAlign w:val="subscript"/>
          </w:rPr>
          <w:t>a,Jmax</w:t>
        </w:r>
        <w:proofErr w:type="spellEnd"/>
        <w:r w:rsidR="00A669F0">
          <w:rPr>
            <w:rFonts w:eastAsiaTheme="minorEastAsia" w:cstheme="minorHAnsi"/>
            <w:iCs/>
            <w:sz w:val="24"/>
            <w:szCs w:val="24"/>
            <w:u w:val="single"/>
          </w:rPr>
          <w:t xml:space="preserve"> </w:t>
        </w:r>
      </w:ins>
      <w:ins w:id="859" w:author="Joseph Stinziano" w:date="2020-03-26T18:05:00Z">
        <w:r w:rsidR="00A669F0">
          <w:rPr>
            <w:rFonts w:eastAsiaTheme="minorEastAsia" w:cstheme="minorHAnsi"/>
            <w:iCs/>
            <w:sz w:val="24"/>
            <w:szCs w:val="24"/>
            <w:u w:val="single"/>
          </w:rPr>
          <w:t>was underestimated with</w:t>
        </w:r>
      </w:ins>
      <w:ins w:id="860" w:author="Joseph Stinziano" w:date="2020-03-27T08:53:00Z">
        <w:r w:rsidR="00C2466A">
          <w:rPr>
            <w:rFonts w:eastAsiaTheme="minorEastAsia" w:cstheme="minorHAnsi"/>
            <w:iCs/>
            <w:sz w:val="24"/>
            <w:szCs w:val="24"/>
            <w:u w:val="single"/>
          </w:rPr>
          <w:t xml:space="preserve"> a slope of 0.832 </w:t>
        </w:r>
        <w:r w:rsidR="00C2466A">
          <w:rPr>
            <w:rFonts w:eastAsiaTheme="minorEastAsia" w:cstheme="minorHAnsi"/>
            <w:iCs/>
            <w:sz w:val="24"/>
            <w:szCs w:val="24"/>
          </w:rPr>
          <w:t>± 0.013 and</w:t>
        </w:r>
      </w:ins>
      <w:ins w:id="861" w:author="Joseph Stinziano" w:date="2020-03-26T18:05:00Z">
        <w:r w:rsidR="00A669F0">
          <w:rPr>
            <w:rFonts w:eastAsiaTheme="minorEastAsia" w:cstheme="minorHAnsi"/>
            <w:iCs/>
            <w:sz w:val="24"/>
            <w:szCs w:val="24"/>
            <w:u w:val="single"/>
          </w:rPr>
          <w:t xml:space="preserve"> a</w:t>
        </w:r>
      </w:ins>
      <w:ins w:id="862" w:author="Joseph Stinziano" w:date="2020-03-27T08:53:00Z">
        <w:r w:rsidR="00C2466A">
          <w:rPr>
            <w:rFonts w:eastAsiaTheme="minorEastAsia" w:cstheme="minorHAnsi"/>
            <w:iCs/>
            <w:sz w:val="24"/>
            <w:szCs w:val="24"/>
            <w:u w:val="single"/>
          </w:rPr>
          <w:t xml:space="preserve"> positive</w:t>
        </w:r>
      </w:ins>
      <w:ins w:id="863" w:author="Joseph Stinziano" w:date="2020-03-26T18:05:00Z">
        <w:r w:rsidR="00A669F0">
          <w:rPr>
            <w:rFonts w:eastAsiaTheme="minorEastAsia" w:cstheme="minorHAnsi"/>
            <w:iCs/>
            <w:sz w:val="24"/>
            <w:szCs w:val="24"/>
            <w:u w:val="single"/>
          </w:rPr>
          <w:t xml:space="preserve"> bias of 5</w:t>
        </w:r>
      </w:ins>
      <w:ins w:id="864" w:author="Joseph Stinziano" w:date="2020-03-26T18:32:00Z">
        <w:r w:rsidR="000C2423">
          <w:rPr>
            <w:rFonts w:eastAsiaTheme="minorEastAsia" w:cstheme="minorHAnsi"/>
            <w:iCs/>
            <w:sz w:val="24"/>
            <w:szCs w:val="24"/>
            <w:u w:val="single"/>
          </w:rPr>
          <w:t>.</w:t>
        </w:r>
      </w:ins>
      <w:ins w:id="865" w:author="Joseph Stinziano" w:date="2020-03-26T18:31:00Z">
        <w:r w:rsidR="000C2423">
          <w:rPr>
            <w:rFonts w:eastAsiaTheme="minorEastAsia" w:cstheme="minorHAnsi"/>
            <w:iCs/>
            <w:sz w:val="24"/>
            <w:szCs w:val="24"/>
            <w:u w:val="single"/>
          </w:rPr>
          <w:t>98</w:t>
        </w:r>
      </w:ins>
      <w:ins w:id="866" w:author="Joseph Stinziano" w:date="2020-03-27T08:17:00Z">
        <w:r w:rsidR="00C5142C">
          <w:rPr>
            <w:rFonts w:eastAsiaTheme="minorEastAsia" w:cstheme="minorHAnsi"/>
            <w:iCs/>
            <w:sz w:val="24"/>
            <w:szCs w:val="24"/>
            <w:u w:val="single"/>
          </w:rPr>
          <w:t xml:space="preserve"> </w:t>
        </w:r>
        <w:r w:rsidR="00C5142C">
          <w:rPr>
            <w:rFonts w:eastAsiaTheme="minorEastAsia" w:cstheme="minorHAnsi"/>
            <w:iCs/>
            <w:sz w:val="24"/>
            <w:szCs w:val="24"/>
          </w:rPr>
          <w:t>± 1.06</w:t>
        </w:r>
      </w:ins>
      <w:ins w:id="867" w:author="Joseph Stinziano" w:date="2020-03-26T18:05:00Z">
        <w:r w:rsidR="00A669F0">
          <w:rPr>
            <w:rFonts w:eastAsiaTheme="minorEastAsia" w:cstheme="minorHAnsi"/>
            <w:iCs/>
            <w:sz w:val="24"/>
            <w:szCs w:val="24"/>
            <w:u w:val="single"/>
          </w:rPr>
          <w:t xml:space="preserve"> kJ mol</w:t>
        </w:r>
        <w:r w:rsidR="00A669F0">
          <w:rPr>
            <w:rFonts w:eastAsiaTheme="minorEastAsia" w:cstheme="minorHAnsi"/>
            <w:iCs/>
            <w:sz w:val="24"/>
            <w:szCs w:val="24"/>
            <w:u w:val="single"/>
            <w:vertAlign w:val="superscript"/>
          </w:rPr>
          <w:t>-1</w:t>
        </w:r>
        <w:r w:rsidR="00A669F0">
          <w:rPr>
            <w:rFonts w:eastAsiaTheme="minorEastAsia" w:cstheme="minorHAnsi"/>
            <w:iCs/>
            <w:sz w:val="24"/>
            <w:szCs w:val="24"/>
            <w:u w:val="single"/>
          </w:rPr>
          <w:t xml:space="preserve"> (</w:t>
        </w:r>
        <w:r w:rsidR="00A669F0">
          <w:rPr>
            <w:rFonts w:eastAsiaTheme="minorEastAsia" w:cstheme="minorHAnsi"/>
            <w:i/>
            <w:sz w:val="24"/>
            <w:szCs w:val="24"/>
            <w:u w:val="single"/>
          </w:rPr>
          <w:t>F</w:t>
        </w:r>
        <w:r w:rsidR="00A669F0">
          <w:rPr>
            <w:rFonts w:eastAsiaTheme="minorEastAsia" w:cstheme="minorHAnsi"/>
            <w:i/>
            <w:sz w:val="24"/>
            <w:szCs w:val="24"/>
            <w:u w:val="single"/>
            <w:vertAlign w:val="subscript"/>
          </w:rPr>
          <w:t>1,</w:t>
        </w:r>
      </w:ins>
      <w:ins w:id="868" w:author="Joseph Stinziano" w:date="2020-03-26T18:32:00Z">
        <w:r w:rsidR="000C2423">
          <w:rPr>
            <w:rFonts w:eastAsiaTheme="minorEastAsia" w:cstheme="minorHAnsi"/>
            <w:i/>
            <w:sz w:val="24"/>
            <w:szCs w:val="24"/>
            <w:u w:val="single"/>
            <w:vertAlign w:val="subscript"/>
          </w:rPr>
          <w:t>194</w:t>
        </w:r>
      </w:ins>
      <w:ins w:id="869" w:author="Joseph Stinziano" w:date="2020-03-26T18:05:00Z">
        <w:r w:rsidR="00A669F0">
          <w:rPr>
            <w:rFonts w:eastAsiaTheme="minorEastAsia" w:cstheme="minorHAnsi"/>
            <w:iCs/>
            <w:sz w:val="24"/>
            <w:szCs w:val="24"/>
            <w:u w:val="single"/>
          </w:rPr>
          <w:t xml:space="preserve"> = </w:t>
        </w:r>
      </w:ins>
      <w:ins w:id="870" w:author="Joseph Stinziano" w:date="2020-03-26T18:32:00Z">
        <w:r w:rsidR="000C2423">
          <w:rPr>
            <w:rFonts w:eastAsiaTheme="minorEastAsia" w:cstheme="minorHAnsi"/>
            <w:iCs/>
            <w:sz w:val="24"/>
            <w:szCs w:val="24"/>
            <w:u w:val="single"/>
          </w:rPr>
          <w:t>383</w:t>
        </w:r>
      </w:ins>
      <w:ins w:id="871" w:author="Joseph Stinziano" w:date="2020-03-26T18:33:00Z">
        <w:r w:rsidR="000C2423">
          <w:rPr>
            <w:rFonts w:eastAsiaTheme="minorEastAsia" w:cstheme="minorHAnsi"/>
            <w:iCs/>
            <w:sz w:val="24"/>
            <w:szCs w:val="24"/>
            <w:u w:val="single"/>
          </w:rPr>
          <w:t>4</w:t>
        </w:r>
      </w:ins>
      <w:ins w:id="872" w:author="Joseph Stinziano" w:date="2020-03-26T18:05:00Z">
        <w:r w:rsidR="00A669F0">
          <w:rPr>
            <w:rFonts w:eastAsiaTheme="minorEastAsia" w:cstheme="minorHAnsi"/>
            <w:iCs/>
            <w:sz w:val="24"/>
            <w:szCs w:val="24"/>
            <w:u w:val="single"/>
          </w:rPr>
          <w:t xml:space="preserve">, </w:t>
        </w:r>
      </w:ins>
      <w:ins w:id="873" w:author="Joseph Stinziano" w:date="2020-03-26T18:33:00Z">
        <w:r w:rsidR="000C2423">
          <w:rPr>
            <w:rFonts w:eastAsiaTheme="minorEastAsia" w:cstheme="minorHAnsi"/>
            <w:i/>
            <w:sz w:val="24"/>
            <w:szCs w:val="24"/>
            <w:u w:val="single"/>
          </w:rPr>
          <w:t>R</w:t>
        </w:r>
        <w:r w:rsidR="000C2423">
          <w:rPr>
            <w:rFonts w:eastAsiaTheme="minorEastAsia" w:cstheme="minorHAnsi"/>
            <w:i/>
            <w:sz w:val="24"/>
            <w:szCs w:val="24"/>
            <w:u w:val="single"/>
            <w:vertAlign w:val="superscript"/>
          </w:rPr>
          <w:t>2</w:t>
        </w:r>
        <w:r w:rsidR="000C2423">
          <w:rPr>
            <w:rFonts w:eastAsiaTheme="minorEastAsia" w:cstheme="minorHAnsi"/>
            <w:i/>
            <w:sz w:val="24"/>
            <w:szCs w:val="24"/>
            <w:u w:val="single"/>
          </w:rPr>
          <w:t xml:space="preserve"> </w:t>
        </w:r>
        <w:r w:rsidR="000C2423">
          <w:rPr>
            <w:rFonts w:eastAsiaTheme="minorEastAsia" w:cstheme="minorHAnsi"/>
            <w:iCs/>
            <w:sz w:val="24"/>
            <w:szCs w:val="24"/>
            <w:u w:val="single"/>
          </w:rPr>
          <w:t xml:space="preserve">= 0.9518, </w:t>
        </w:r>
      </w:ins>
      <w:ins w:id="874" w:author="Joseph Stinziano" w:date="2020-03-26T18:05:00Z">
        <w:r w:rsidR="00A669F0">
          <w:rPr>
            <w:rFonts w:eastAsiaTheme="minorEastAsia" w:cstheme="minorHAnsi"/>
            <w:i/>
            <w:sz w:val="24"/>
            <w:szCs w:val="24"/>
          </w:rPr>
          <w:t>P</w:t>
        </w:r>
        <w:r w:rsidR="00A669F0">
          <w:rPr>
            <w:rFonts w:eastAsiaTheme="minorEastAsia" w:cstheme="minorHAnsi"/>
            <w:iCs/>
            <w:sz w:val="24"/>
            <w:szCs w:val="24"/>
          </w:rPr>
          <w:t xml:space="preserve"> &lt; 2.2 </w:t>
        </w:r>
        <w:r w:rsidR="00A669F0" w:rsidRPr="005C3801">
          <w:rPr>
            <w:rFonts w:eastAsiaTheme="minorEastAsia" w:cstheme="minorHAnsi"/>
            <w:sz w:val="24"/>
            <w:szCs w:val="24"/>
          </w:rPr>
          <w:t>∙ 10</w:t>
        </w:r>
        <w:r w:rsidR="00A669F0" w:rsidRPr="005C3801">
          <w:rPr>
            <w:rFonts w:eastAsiaTheme="minorEastAsia" w:cstheme="minorHAnsi"/>
            <w:sz w:val="24"/>
            <w:szCs w:val="24"/>
            <w:vertAlign w:val="superscript"/>
          </w:rPr>
          <w:t>-16</w:t>
        </w:r>
        <w:r w:rsidR="008A44B8">
          <w:rPr>
            <w:rFonts w:eastAsiaTheme="minorEastAsia" w:cstheme="minorHAnsi"/>
            <w:sz w:val="24"/>
            <w:szCs w:val="24"/>
          </w:rPr>
          <w:t xml:space="preserve">; </w:t>
        </w:r>
      </w:ins>
      <w:ins w:id="875" w:author="Joseph Stinziano" w:date="2020-03-26T18:06:00Z">
        <w:r w:rsidR="008A44B8">
          <w:rPr>
            <w:rFonts w:eastAsiaTheme="minorEastAsia" w:cstheme="minorHAnsi"/>
            <w:sz w:val="24"/>
            <w:szCs w:val="24"/>
          </w:rPr>
          <w:t>Fi</w:t>
        </w:r>
      </w:ins>
      <w:ins w:id="876" w:author="Joseph Stinziano" w:date="2020-03-26T18:33:00Z">
        <w:r w:rsidR="000C2423">
          <w:rPr>
            <w:rFonts w:eastAsiaTheme="minorEastAsia" w:cstheme="minorHAnsi"/>
            <w:sz w:val="24"/>
            <w:szCs w:val="24"/>
          </w:rPr>
          <w:t>g X)</w:t>
        </w:r>
      </w:ins>
      <w:ins w:id="877" w:author="Joseph Stinziano" w:date="2020-03-26T18:06:00Z">
        <w:r w:rsidR="008A44B8">
          <w:rPr>
            <w:rFonts w:eastAsiaTheme="minorEastAsia" w:cstheme="minorHAnsi"/>
            <w:sz w:val="24"/>
            <w:szCs w:val="24"/>
          </w:rPr>
          <w:t>.</w:t>
        </w:r>
      </w:ins>
      <w:ins w:id="878" w:author="Joseph Stinziano" w:date="2020-03-26T18:33:00Z">
        <w:r w:rsidR="00297CA3">
          <w:rPr>
            <w:rFonts w:eastAsiaTheme="minorEastAsia" w:cstheme="minorHAnsi"/>
            <w:sz w:val="24"/>
            <w:szCs w:val="24"/>
          </w:rPr>
          <w:t xml:space="preserve"> </w:t>
        </w:r>
        <w:proofErr w:type="spellStart"/>
        <w:r w:rsidR="00297CA3" w:rsidRPr="005C3801">
          <w:rPr>
            <w:rFonts w:eastAsiaTheme="minorEastAsia" w:cstheme="minorHAnsi"/>
            <w:sz w:val="24"/>
            <w:szCs w:val="24"/>
          </w:rPr>
          <w:t>ΔS</w:t>
        </w:r>
        <w:r w:rsidR="00297CA3">
          <w:rPr>
            <w:rFonts w:eastAsiaTheme="minorEastAsia" w:cstheme="minorHAnsi"/>
            <w:sz w:val="24"/>
            <w:szCs w:val="24"/>
            <w:vertAlign w:val="subscript"/>
          </w:rPr>
          <w:t>Vcmax</w:t>
        </w:r>
        <w:proofErr w:type="spellEnd"/>
        <w:r w:rsidR="00297CA3">
          <w:rPr>
            <w:rFonts w:eastAsiaTheme="minorEastAsia" w:cstheme="minorHAnsi"/>
            <w:sz w:val="24"/>
            <w:szCs w:val="24"/>
          </w:rPr>
          <w:t xml:space="preserve"> was </w:t>
        </w:r>
      </w:ins>
      <w:ins w:id="879" w:author="Joseph Stinziano" w:date="2020-03-27T08:14:00Z">
        <w:r w:rsidR="00C5142C">
          <w:rPr>
            <w:rFonts w:eastAsiaTheme="minorEastAsia" w:cstheme="minorHAnsi"/>
            <w:sz w:val="24"/>
            <w:szCs w:val="24"/>
          </w:rPr>
          <w:t xml:space="preserve">essentially identical between Equation </w:t>
        </w:r>
      </w:ins>
      <w:ins w:id="880" w:author="Joseph Stinziano" w:date="2020-03-27T08:24:00Z">
        <w:r w:rsidR="00C5142C">
          <w:rPr>
            <w:rFonts w:eastAsiaTheme="minorEastAsia" w:cstheme="minorHAnsi"/>
            <w:sz w:val="24"/>
            <w:szCs w:val="24"/>
          </w:rPr>
          <w:t>3</w:t>
        </w:r>
      </w:ins>
      <w:ins w:id="881" w:author="Joseph Stinziano" w:date="2020-03-27T08:14:00Z">
        <w:r w:rsidR="00C5142C">
          <w:rPr>
            <w:rFonts w:eastAsiaTheme="minorEastAsia" w:cstheme="minorHAnsi"/>
            <w:sz w:val="24"/>
            <w:szCs w:val="24"/>
          </w:rPr>
          <w:t xml:space="preserve"> and </w:t>
        </w:r>
      </w:ins>
      <w:ins w:id="882" w:author="Joseph Stinziano" w:date="2020-03-27T08:24:00Z">
        <w:r w:rsidR="00C5142C">
          <w:rPr>
            <w:rFonts w:eastAsiaTheme="minorEastAsia" w:cstheme="minorHAnsi"/>
            <w:sz w:val="24"/>
            <w:szCs w:val="24"/>
          </w:rPr>
          <w:t>10</w:t>
        </w:r>
      </w:ins>
      <w:ins w:id="883" w:author="Joseph Stinziano" w:date="2020-03-27T08:14:00Z">
        <w:r w:rsidR="00C5142C">
          <w:rPr>
            <w:rFonts w:eastAsiaTheme="minorEastAsia" w:cstheme="minorHAnsi"/>
            <w:sz w:val="24"/>
            <w:szCs w:val="24"/>
          </w:rPr>
          <w:t xml:space="preserve"> with a slope of 1.</w:t>
        </w:r>
      </w:ins>
      <w:ins w:id="884"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885"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Fig. X)</w:t>
        </w:r>
      </w:ins>
      <w:ins w:id="886" w:author="Joseph Stinziano" w:date="2020-03-27T08:18:00Z">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w:t>
        </w:r>
      </w:ins>
      <w:ins w:id="887" w:author="Joseph Stinziano" w:date="2020-03-27T08:19:00Z">
        <w:r w:rsidR="00C5142C">
          <w:rPr>
            <w:rFonts w:eastAsiaTheme="minorEastAsia" w:cstheme="minorHAnsi"/>
            <w:sz w:val="24"/>
            <w:szCs w:val="24"/>
          </w:rPr>
          <w:t>88</w:t>
        </w:r>
      </w:ins>
      <w:ins w:id="888"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889" w:author="Joseph Stinziano" w:date="2020-03-27T08:19:00Z">
        <w:r w:rsidR="00C5142C">
          <w:rPr>
            <w:rFonts w:eastAsiaTheme="minorEastAsia" w:cstheme="minorHAnsi"/>
            <w:iCs/>
            <w:sz w:val="24"/>
            <w:szCs w:val="24"/>
          </w:rPr>
          <w:t>33</w:t>
        </w:r>
      </w:ins>
      <w:ins w:id="890"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891" w:author="Joseph Stinziano" w:date="2020-03-27T08:20:00Z">
        <w:r w:rsidR="00C5142C">
          <w:rPr>
            <w:rFonts w:eastAsiaTheme="minorEastAsia" w:cstheme="minorHAnsi"/>
            <w:iCs/>
            <w:sz w:val="24"/>
            <w:szCs w:val="24"/>
          </w:rPr>
          <w:t>904</w:t>
        </w:r>
      </w:ins>
      <w:ins w:id="892"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893"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Fig. X).</w:t>
        </w:r>
      </w:ins>
      <w:ins w:id="894" w:author="Joseph Stinziano" w:date="2020-03-27T08:21:00Z">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was </w:t>
        </w:r>
      </w:ins>
      <w:ins w:id="895" w:author="Joseph Stinziano" w:date="2020-03-27T08:22:00Z">
        <w:r w:rsidR="00C5142C">
          <w:rPr>
            <w:rFonts w:eastAsiaTheme="minorEastAsia" w:cstheme="minorHAnsi"/>
            <w:sz w:val="24"/>
            <w:szCs w:val="24"/>
          </w:rPr>
          <w:t xml:space="preserve">also essentially identical between Equation </w:t>
        </w:r>
      </w:ins>
      <w:ins w:id="896" w:author="Joseph Stinziano" w:date="2020-03-27T08:24:00Z">
        <w:r w:rsidR="00C5142C">
          <w:rPr>
            <w:rFonts w:eastAsiaTheme="minorEastAsia" w:cstheme="minorHAnsi"/>
            <w:sz w:val="24"/>
            <w:szCs w:val="24"/>
          </w:rPr>
          <w:t>3</w:t>
        </w:r>
      </w:ins>
      <w:ins w:id="897" w:author="Joseph Stinziano" w:date="2020-03-27T08:22:00Z">
        <w:r w:rsidR="00C5142C">
          <w:rPr>
            <w:rFonts w:eastAsiaTheme="minorEastAsia" w:cstheme="minorHAnsi"/>
            <w:sz w:val="24"/>
            <w:szCs w:val="24"/>
          </w:rPr>
          <w:t xml:space="preserve"> and </w:t>
        </w:r>
      </w:ins>
      <w:ins w:id="898" w:author="Joseph Stinziano" w:date="2020-03-27T08:24:00Z">
        <w:r w:rsidR="00C5142C">
          <w:rPr>
            <w:rFonts w:eastAsiaTheme="minorEastAsia" w:cstheme="minorHAnsi"/>
            <w:sz w:val="24"/>
            <w:szCs w:val="24"/>
          </w:rPr>
          <w:t>10</w:t>
        </w:r>
      </w:ins>
      <w:ins w:id="899" w:author="Joseph Stinziano" w:date="2020-03-27T08:22:00Z">
        <w:r w:rsidR="00C5142C">
          <w:rPr>
            <w:rFonts w:eastAsiaTheme="minorEastAsia" w:cstheme="minorHAnsi"/>
            <w:sz w:val="24"/>
            <w:szCs w:val="24"/>
          </w:rPr>
          <w:t xml:space="preserve"> fittings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900"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Fig. X)</w:t>
        </w:r>
      </w:ins>
      <w:ins w:id="901" w:author="Joseph Stinziano" w:date="2020-03-27T08:24:00Z">
        <w:r w:rsidR="00C5142C">
          <w:rPr>
            <w:rFonts w:eastAsiaTheme="minorEastAsia" w:cstheme="minorHAnsi"/>
            <w:sz w:val="24"/>
            <w:szCs w:val="24"/>
          </w:rPr>
          <w:t xml:space="preserve">, although </w:t>
        </w:r>
        <w:proofErr w:type="spellStart"/>
        <w:r w:rsidR="00F912B2">
          <w:rPr>
            <w:rFonts w:eastAsiaTheme="minorEastAsia" w:cstheme="minorHAnsi"/>
            <w:sz w:val="24"/>
            <w:szCs w:val="24"/>
          </w:rPr>
          <w:t>H</w:t>
        </w:r>
        <w:r w:rsidR="00F912B2">
          <w:rPr>
            <w:rFonts w:eastAsiaTheme="minorEastAsia" w:cstheme="minorHAnsi"/>
            <w:sz w:val="24"/>
            <w:szCs w:val="24"/>
            <w:vertAlign w:val="subscript"/>
          </w:rPr>
          <w:t>d,J</w:t>
        </w:r>
      </w:ins>
      <w:ins w:id="902" w:author="Joseph Stinziano" w:date="2020-03-27T08:25:00Z">
        <w:r w:rsidR="00F912B2">
          <w:rPr>
            <w:rFonts w:eastAsiaTheme="minorEastAsia" w:cstheme="minorHAnsi"/>
            <w:sz w:val="24"/>
            <w:szCs w:val="24"/>
            <w:vertAlign w:val="subscript"/>
          </w:rPr>
          <w:t>max</w:t>
        </w:r>
        <w:proofErr w:type="spellEnd"/>
        <w:r w:rsidR="00F912B2">
          <w:rPr>
            <w:rFonts w:eastAsiaTheme="minorEastAsia" w:cstheme="minorHAnsi"/>
            <w:sz w:val="24"/>
            <w:szCs w:val="24"/>
          </w:rPr>
          <w:t xml:space="preserve"> was underestimated </w:t>
        </w:r>
      </w:ins>
      <w:ins w:id="903" w:author="Joseph Stinziano" w:date="2020-03-27T08:26:00Z">
        <w:r w:rsidR="00F912B2">
          <w:rPr>
            <w:rFonts w:eastAsiaTheme="minorEastAsia" w:cstheme="minorHAnsi"/>
            <w:sz w:val="24"/>
            <w:szCs w:val="24"/>
          </w:rPr>
          <w:t>with</w:t>
        </w:r>
      </w:ins>
      <w:ins w:id="904" w:author="Joseph Stinziano" w:date="2020-03-27T08:54:00Z">
        <w:r w:rsidR="00C2466A">
          <w:rPr>
            <w:rFonts w:eastAsiaTheme="minorEastAsia" w:cstheme="minorHAnsi"/>
            <w:sz w:val="24"/>
            <w:szCs w:val="24"/>
          </w:rPr>
          <w:t xml:space="preserve"> a slope of </w:t>
        </w:r>
        <w:r w:rsidR="00C2466A">
          <w:rPr>
            <w:rFonts w:eastAsiaTheme="minorEastAsia" w:cstheme="minorHAnsi"/>
            <w:iCs/>
            <w:sz w:val="24"/>
            <w:szCs w:val="24"/>
          </w:rPr>
          <w:t>0.952 ± 0.024 and</w:t>
        </w:r>
      </w:ins>
      <w:ins w:id="905" w:author="Joseph Stinziano" w:date="2020-03-27T08:25:00Z">
        <w:r w:rsidR="00F912B2">
          <w:rPr>
            <w:rFonts w:eastAsiaTheme="minorEastAsia" w:cstheme="minorHAnsi"/>
            <w:sz w:val="24"/>
            <w:szCs w:val="24"/>
          </w:rPr>
          <w:t xml:space="preserve"> a</w:t>
        </w:r>
      </w:ins>
      <w:ins w:id="906" w:author="Joseph Stinziano" w:date="2020-03-27T08:54:00Z">
        <w:r w:rsidR="00C2466A">
          <w:rPr>
            <w:rFonts w:eastAsiaTheme="minorEastAsia" w:cstheme="minorHAnsi"/>
            <w:sz w:val="24"/>
            <w:szCs w:val="24"/>
          </w:rPr>
          <w:t xml:space="preserve"> positive</w:t>
        </w:r>
      </w:ins>
      <w:ins w:id="907" w:author="Joseph Stinziano" w:date="2020-03-27T08:25:00Z">
        <w:r w:rsidR="00F912B2">
          <w:rPr>
            <w:rFonts w:eastAsiaTheme="minorEastAsia" w:cstheme="minorHAnsi"/>
            <w:sz w:val="24"/>
            <w:szCs w:val="24"/>
          </w:rPr>
          <w:t xml:space="preserve"> bias of 31.48 </w:t>
        </w:r>
        <w:r w:rsidR="00F912B2">
          <w:rPr>
            <w:rFonts w:eastAsiaTheme="minorEastAsia" w:cstheme="minorHAnsi"/>
            <w:iCs/>
            <w:sz w:val="24"/>
            <w:szCs w:val="24"/>
          </w:rPr>
          <w:t>± 8.93 kJ mol</w:t>
        </w:r>
        <w:r w:rsidR="00F912B2">
          <w:rPr>
            <w:rFonts w:eastAsiaTheme="minorEastAsia" w:cstheme="minorHAnsi"/>
            <w:iCs/>
            <w:sz w:val="24"/>
            <w:szCs w:val="24"/>
            <w:vertAlign w:val="superscript"/>
          </w:rPr>
          <w:t>-1</w:t>
        </w:r>
      </w:ins>
      <w:ins w:id="908" w:author="Joseph Stinziano" w:date="2020-03-27T08:26:00Z">
        <w:r w:rsidR="00F912B2">
          <w:rPr>
            <w:rFonts w:eastAsiaTheme="minorEastAsia" w:cstheme="minorHAnsi"/>
            <w:iCs/>
            <w:sz w:val="24"/>
            <w:szCs w:val="24"/>
          </w:rPr>
          <w:t xml:space="preserve"> (</w:t>
        </w:r>
        <w:r w:rsidR="00F912B2">
          <w:rPr>
            <w:rFonts w:eastAsiaTheme="minorEastAsia" w:cstheme="minorHAnsi"/>
            <w:i/>
            <w:sz w:val="24"/>
            <w:szCs w:val="24"/>
          </w:rPr>
          <w:t>F</w:t>
        </w:r>
        <w:r w:rsidR="00F912B2">
          <w:rPr>
            <w:rFonts w:eastAsiaTheme="minorEastAsia" w:cstheme="minorHAnsi"/>
            <w:i/>
            <w:sz w:val="24"/>
            <w:szCs w:val="24"/>
            <w:vertAlign w:val="subscript"/>
          </w:rPr>
          <w:t>1,194</w:t>
        </w:r>
        <w:r w:rsidR="00F912B2">
          <w:rPr>
            <w:rFonts w:eastAsiaTheme="minorEastAsia" w:cstheme="minorHAnsi"/>
            <w:iCs/>
            <w:sz w:val="24"/>
            <w:szCs w:val="24"/>
          </w:rPr>
          <w:t xml:space="preserve"> = 1592, </w:t>
        </w:r>
        <w:r w:rsidR="00F912B2">
          <w:rPr>
            <w:rFonts w:eastAsiaTheme="minorEastAsia" w:cstheme="minorHAnsi"/>
            <w:i/>
            <w:sz w:val="24"/>
            <w:szCs w:val="24"/>
          </w:rPr>
          <w:t>R</w:t>
        </w:r>
        <w:r w:rsidR="00F912B2">
          <w:rPr>
            <w:rFonts w:eastAsiaTheme="minorEastAsia" w:cstheme="minorHAnsi"/>
            <w:i/>
            <w:sz w:val="24"/>
            <w:szCs w:val="24"/>
            <w:vertAlign w:val="superscript"/>
          </w:rPr>
          <w:t>2</w:t>
        </w:r>
        <w:r w:rsidR="00F912B2">
          <w:rPr>
            <w:rFonts w:eastAsiaTheme="minorEastAsia" w:cstheme="minorHAnsi"/>
            <w:iCs/>
            <w:sz w:val="24"/>
            <w:szCs w:val="24"/>
          </w:rPr>
          <w:t xml:space="preserve"> = 0.8914, </w:t>
        </w:r>
      </w:ins>
      <w:ins w:id="909" w:author="Joseph Stinziano" w:date="2020-03-27T08:27:00Z">
        <w:r w:rsidR="00F912B2">
          <w:rPr>
            <w:rFonts w:eastAsiaTheme="minorEastAsia" w:cstheme="minorHAnsi"/>
            <w:i/>
            <w:sz w:val="24"/>
            <w:szCs w:val="24"/>
          </w:rPr>
          <w:t>P</w:t>
        </w:r>
        <w:r w:rsidR="00F912B2">
          <w:rPr>
            <w:rFonts w:eastAsiaTheme="minorEastAsia" w:cstheme="minorHAnsi"/>
            <w:iCs/>
            <w:sz w:val="24"/>
            <w:szCs w:val="24"/>
          </w:rPr>
          <w:t xml:space="preserve"> &lt; 2.2 </w:t>
        </w:r>
        <w:r w:rsidR="00F912B2" w:rsidRPr="005C3801">
          <w:rPr>
            <w:rFonts w:eastAsiaTheme="minorEastAsia" w:cstheme="minorHAnsi"/>
            <w:sz w:val="24"/>
            <w:szCs w:val="24"/>
          </w:rPr>
          <w:t>∙ 10</w:t>
        </w:r>
        <w:r w:rsidR="00F912B2" w:rsidRPr="005C3801">
          <w:rPr>
            <w:rFonts w:eastAsiaTheme="minorEastAsia" w:cstheme="minorHAnsi"/>
            <w:sz w:val="24"/>
            <w:szCs w:val="24"/>
            <w:vertAlign w:val="superscript"/>
          </w:rPr>
          <w:t>-16</w:t>
        </w:r>
        <w:r w:rsidR="00F912B2">
          <w:rPr>
            <w:rFonts w:eastAsiaTheme="minorEastAsia" w:cstheme="minorHAnsi"/>
            <w:iCs/>
            <w:sz w:val="24"/>
            <w:szCs w:val="24"/>
            <w:u w:val="single"/>
          </w:rPr>
          <w:t>; Fig. X)</w:t>
        </w:r>
      </w:ins>
      <w:ins w:id="910" w:author="Joseph Stinziano" w:date="2020-03-27T08:28:00Z">
        <w:r w:rsidR="00F912B2">
          <w:rPr>
            <w:rFonts w:eastAsiaTheme="minorEastAsia" w:cstheme="minorHAnsi"/>
            <w:iCs/>
            <w:sz w:val="24"/>
            <w:szCs w:val="24"/>
            <w:u w:val="single"/>
          </w:rPr>
          <w:t>.</w:t>
        </w:r>
      </w:ins>
    </w:p>
    <w:p w14:paraId="0AEFA110" w14:textId="77777777" w:rsidR="00B74F23" w:rsidRDefault="00B74F23" w:rsidP="002B0AA8">
      <w:pPr>
        <w:spacing w:after="0" w:line="360" w:lineRule="auto"/>
        <w:rPr>
          <w:ins w:id="911" w:author="Joseph Stinziano" w:date="2020-03-26T17:50: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912" w:author="Joseph Stinziano" w:date="2020-03-27T08:51:00Z"/>
          <w:rFonts w:eastAsiaTheme="minorEastAsia" w:cstheme="minorHAnsi"/>
          <w:sz w:val="24"/>
          <w:szCs w:val="24"/>
        </w:rPr>
      </w:pPr>
      <w:del w:id="913"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0FD400EA" w:rsidR="00615D1B" w:rsidRDefault="00444F06" w:rsidP="002B0AA8">
      <w:pPr>
        <w:spacing w:after="0" w:line="360" w:lineRule="auto"/>
        <w:rPr>
          <w:rFonts w:eastAsiaTheme="minorEastAsia" w:cstheme="minorHAnsi"/>
          <w:sz w:val="24"/>
          <w:szCs w:val="24"/>
          <w:lang w:val="en-CA"/>
        </w:rPr>
      </w:pPr>
      <w:commentRangeStart w:id="914"/>
      <w:commentRangeStart w:id="915"/>
      <w:del w:id="916" w:author="Joseph Stinziano" w:date="2020-03-27T08:51:00Z">
        <w:r w:rsidRPr="005C3801" w:rsidDel="000470D4">
          <w:rPr>
            <w:rFonts w:eastAsiaTheme="minorEastAsia" w:cstheme="minorHAnsi"/>
            <w:sz w:val="24"/>
            <w:szCs w:val="24"/>
          </w:rPr>
          <w:delText>Incorporating</w:delText>
        </w:r>
        <w:commentRangeEnd w:id="914"/>
        <w:r w:rsidR="00096252" w:rsidDel="000470D4">
          <w:rPr>
            <w:rStyle w:val="CommentReference"/>
          </w:rPr>
          <w:commentReference w:id="914"/>
        </w:r>
      </w:del>
      <w:commentRangeEnd w:id="915"/>
      <w:r w:rsidR="000470D4">
        <w:rPr>
          <w:rStyle w:val="CommentReference"/>
        </w:rPr>
        <w:commentReference w:id="915"/>
      </w:r>
      <w:del w:id="917" w:author="Joseph Stinziano" w:date="2020-03-27T08:51:00Z">
        <w:r w:rsidRPr="005C3801" w:rsidDel="000470D4">
          <w:rPr>
            <w:rFonts w:eastAsiaTheme="minorEastAsia" w:cstheme="minorHAnsi"/>
            <w:sz w:val="24"/>
            <w:szCs w:val="24"/>
          </w:rPr>
          <w:delText xml:space="preserve">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xml:space="preserve">, with a </w:delText>
        </w:r>
        <w:commentRangeStart w:id="918"/>
        <w:commentRangeStart w:id="919"/>
        <w:r w:rsidRPr="005C3801" w:rsidDel="000470D4">
          <w:rPr>
            <w:rFonts w:eastAsiaTheme="minorEastAsia" w:cstheme="minorHAnsi"/>
            <w:sz w:val="24"/>
            <w:szCs w:val="24"/>
          </w:rPr>
          <w:delText xml:space="preserve">slope </w:delText>
        </w:r>
        <w:commentRangeEnd w:id="918"/>
        <w:r w:rsidR="00096252" w:rsidDel="000470D4">
          <w:rPr>
            <w:rStyle w:val="CommentReference"/>
          </w:rPr>
          <w:commentReference w:id="918"/>
        </w:r>
        <w:commentRangeEnd w:id="919"/>
        <w:r w:rsidR="000470D4" w:rsidDel="000470D4">
          <w:rPr>
            <w:rStyle w:val="CommentReference"/>
          </w:rPr>
          <w:commentReference w:id="919"/>
        </w:r>
        <w:r w:rsidRPr="005C3801" w:rsidDel="000470D4">
          <w:rPr>
            <w:rFonts w:eastAsiaTheme="minorEastAsia" w:cstheme="minorHAnsi"/>
            <w:sz w:val="24"/>
            <w:szCs w:val="24"/>
          </w:rPr>
          <w:delText>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lastRenderedPageBreak/>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r w:rsidR="00615D1B">
        <w:rPr>
          <w:rFonts w:eastAsiaTheme="minorEastAsia" w:cstheme="minorHAnsi"/>
          <w:sz w:val="24"/>
          <w:szCs w:val="24"/>
          <w:lang w:val="en-CA"/>
        </w:rPr>
        <w:br w:type="page"/>
      </w:r>
    </w:p>
    <w:p w14:paraId="1193E826" w14:textId="33C06C27" w:rsidR="00615D1B" w:rsidRPr="005C3801" w:rsidRDefault="00E22CC5" w:rsidP="00615D1B">
      <w:pPr>
        <w:spacing w:after="0" w:line="360" w:lineRule="auto"/>
        <w:rPr>
          <w:rFonts w:eastAsiaTheme="minorEastAsia" w:cstheme="minorHAnsi"/>
          <w:sz w:val="24"/>
          <w:szCs w:val="24"/>
          <w:lang w:val="en-CA"/>
        </w:rPr>
      </w:pPr>
      <w:del w:id="920" w:author="Joseph Stinziano" w:date="2020-04-02T09:25:00Z">
        <w:r w:rsidDel="00A31B16">
          <w:rPr>
            <w:rFonts w:eastAsiaTheme="minorEastAsia" w:cstheme="minorHAnsi"/>
            <w:noProof/>
            <w:sz w:val="24"/>
            <w:szCs w:val="24"/>
            <w:lang w:val="en-CA"/>
          </w:rPr>
          <w:lastRenderedPageBreak/>
          <w:drawing>
            <wp:inline distT="0" distB="0" distL="0" distR="0" wp14:anchorId="4FDFC314" wp14:editId="2C35D230">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del>
      <w:ins w:id="921" w:author="Joseph Stinziano" w:date="2020-04-02T09:25:00Z">
        <w:r w:rsidR="00A31B16">
          <w:rPr>
            <w:rFonts w:eastAsiaTheme="minorEastAsia" w:cstheme="minorHAnsi"/>
            <w:noProof/>
            <w:sz w:val="24"/>
            <w:szCs w:val="24"/>
            <w:lang w:val="en-CA"/>
          </w:rPr>
          <w:lastRenderedPageBreak/>
          <w:drawing>
            <wp:inline distT="0" distB="0" distL="0" distR="0" wp14:anchorId="7801E7C9" wp14:editId="7C25FF21">
              <wp:extent cx="4641209" cy="722119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2205" cy="7222746"/>
                      </a:xfrm>
                      <a:prstGeom prst="rect">
                        <a:avLst/>
                      </a:prstGeom>
                    </pic:spPr>
                  </pic:pic>
                </a:graphicData>
              </a:graphic>
            </wp:inline>
          </w:drawing>
        </w:r>
      </w:ins>
    </w:p>
    <w:p w14:paraId="1E18938F" w14:textId="77777777" w:rsidR="00A31B16" w:rsidRPr="00615D1B" w:rsidRDefault="00A31B16" w:rsidP="00A31B16">
      <w:pPr>
        <w:spacing w:after="0" w:line="360" w:lineRule="auto"/>
        <w:rPr>
          <w:ins w:id="922" w:author="Joseph Stinziano" w:date="2020-04-02T09:25:00Z"/>
          <w:rFonts w:eastAsiaTheme="minorEastAsia" w:cstheme="minorHAnsi"/>
          <w:b/>
          <w:sz w:val="24"/>
          <w:szCs w:val="24"/>
          <w:lang w:val="en-CA"/>
        </w:rPr>
      </w:pPr>
      <w:ins w:id="923" w:author="Joseph Stinziano" w:date="2020-04-02T09:25:00Z">
        <w:r>
          <w:rPr>
            <w:rFonts w:eastAsiaTheme="minorEastAsia" w:cstheme="minorHAnsi"/>
            <w:b/>
            <w:sz w:val="24"/>
            <w:szCs w:val="24"/>
            <w:lang w:val="en-CA"/>
          </w:rPr>
          <w:t xml:space="preserve">Fig. </w:t>
        </w:r>
        <w:proofErr w:type="gramStart"/>
        <w:r>
          <w:rPr>
            <w:rFonts w:eastAsiaTheme="minorEastAsia" w:cstheme="minorHAnsi"/>
            <w:b/>
            <w:sz w:val="24"/>
            <w:szCs w:val="24"/>
            <w:lang w:val="en-CA"/>
          </w:rPr>
          <w:t>2.</w:t>
        </w:r>
        <w:r w:rsidRPr="00615D1B">
          <w:rPr>
            <w:rFonts w:eastAsiaTheme="minorEastAsia" w:cstheme="minorHAnsi"/>
            <w:b/>
            <w:sz w:val="24"/>
            <w:szCs w:val="24"/>
            <w:lang w:val="en-CA"/>
          </w:rPr>
          <w:t>The</w:t>
        </w:r>
        <w:proofErr w:type="gramEnd"/>
        <w:r w:rsidRPr="00615D1B">
          <w:rPr>
            <w:rFonts w:eastAsiaTheme="minorEastAsia" w:cstheme="minorHAnsi"/>
            <w:b/>
            <w:sz w:val="24"/>
            <w:szCs w:val="24"/>
            <w:lang w:val="en-CA"/>
          </w:rPr>
          <w:t xml:space="preserve"> modified Arrhenius equation with the missing term (Equation 10) gives </w:t>
        </w:r>
      </w:ins>
    </w:p>
    <w:p w14:paraId="723DA602" w14:textId="2FE19517" w:rsidR="00615D1B" w:rsidRPr="00615D1B" w:rsidDel="00A31B16" w:rsidRDefault="00A31B16" w:rsidP="00A31B16">
      <w:pPr>
        <w:spacing w:after="0" w:line="360" w:lineRule="auto"/>
        <w:rPr>
          <w:del w:id="924" w:author="Joseph Stinziano" w:date="2020-04-02T09:25:00Z"/>
          <w:rFonts w:eastAsiaTheme="minorEastAsia" w:cstheme="minorHAnsi"/>
          <w:b/>
          <w:sz w:val="24"/>
          <w:szCs w:val="24"/>
          <w:lang w:val="en-CA"/>
        </w:rPr>
      </w:pPr>
      <w:ins w:id="925" w:author="Joseph Stinziano" w:date="2020-04-02T09:25:00Z">
        <w:r w:rsidRPr="00615D1B">
          <w:rPr>
            <w:rFonts w:eastAsiaTheme="minorEastAsia" w:cstheme="minorHAnsi"/>
            <w:b/>
            <w:sz w:val="24"/>
            <w:szCs w:val="24"/>
            <w:lang w:val="en-CA"/>
          </w:rPr>
          <w:t xml:space="preserve">similar temperature response parameters as Equation 3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 xml:space="preserve">)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w:t>
        </w:r>
        <w:r w:rsidRPr="00615D1B">
          <w:rPr>
            <w:rFonts w:eastAsiaTheme="minorEastAsia" w:cstheme="minorHAnsi"/>
            <w:b/>
            <w:sz w:val="24"/>
            <w:szCs w:val="24"/>
            <w:lang w:val="en-CA"/>
          </w:rPr>
          <w:lastRenderedPageBreak/>
          <w:t xml:space="preserve">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ins>
      <w:del w:id="926" w:author="Joseph Stinziano" w:date="2020-04-02T09:25:00Z">
        <w:r w:rsidR="00615D1B"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2</w:delText>
        </w:r>
        <w:r w:rsidR="00B42856" w:rsidRPr="00615D1B" w:rsidDel="00A31B16">
          <w:rPr>
            <w:rFonts w:eastAsiaTheme="minorEastAsia" w:cstheme="minorHAnsi"/>
            <w:b/>
            <w:sz w:val="24"/>
            <w:szCs w:val="24"/>
            <w:lang w:val="en-CA"/>
          </w:rPr>
          <w:delText xml:space="preserve"> </w:delText>
        </w:r>
        <w:r w:rsidR="00615D1B" w:rsidRPr="00615D1B" w:rsidDel="00A31B16">
          <w:rPr>
            <w:rFonts w:eastAsiaTheme="minorEastAsia" w:cstheme="minorHAnsi"/>
            <w:b/>
            <w:sz w:val="24"/>
            <w:szCs w:val="24"/>
            <w:lang w:val="en-CA"/>
          </w:rPr>
          <w:delText xml:space="preserve">– The modified Arrhenius equation with the missing term (Equation 10) gives </w:delText>
        </w:r>
      </w:del>
    </w:p>
    <w:p w14:paraId="4216A15F" w14:textId="47EE5AA7" w:rsidR="00615D1B" w:rsidRPr="00615D1B" w:rsidRDefault="00615D1B" w:rsidP="00615D1B">
      <w:pPr>
        <w:spacing w:after="0" w:line="360" w:lineRule="auto"/>
        <w:rPr>
          <w:rFonts w:eastAsiaTheme="minorEastAsia" w:cstheme="minorHAnsi"/>
          <w:b/>
          <w:sz w:val="24"/>
          <w:szCs w:val="24"/>
          <w:lang w:val="en-CA"/>
        </w:rPr>
      </w:pPr>
      <w:del w:id="927" w:author="Joseph Stinziano" w:date="2020-04-02T09:25:00Z">
        <w:r w:rsidRPr="00615D1B" w:rsidDel="00A31B16">
          <w:rPr>
            <w:rFonts w:eastAsiaTheme="minorEastAsia" w:cstheme="minorHAnsi"/>
            <w:b/>
            <w:sz w:val="24"/>
            <w:szCs w:val="24"/>
            <w:lang w:val="en-CA"/>
          </w:rPr>
          <w:delText>similar temperature response parameters as Equation 3 for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xml:space="preserve"> (a-d) and ΔS (e-h)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f)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g, h)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g)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f, h). “New” indicates Equation 10, “Old” indicates Equation 3.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activation energy, ΔS: entropy parameter,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p>
    <w:p w14:paraId="7939A315" w14:textId="41982CD0"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del w:id="928" w:author="Joseph Stinziano" w:date="2020-04-02T09:26:00Z">
        <w:r w:rsidR="00E22CC5" w:rsidDel="00A31B16">
          <w:rPr>
            <w:rFonts w:eastAsiaTheme="minorEastAsia" w:cstheme="minorHAnsi"/>
            <w:noProof/>
            <w:sz w:val="24"/>
            <w:szCs w:val="24"/>
            <w:lang w:val="en-CA"/>
          </w:rPr>
          <w:drawing>
            <wp:inline distT="0" distB="0" distL="0" distR="0" wp14:anchorId="16388F5B" wp14:editId="05FBFB09">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del>
    </w:p>
    <w:p w14:paraId="33325A36" w14:textId="3B48A3CC" w:rsidR="00615D1B" w:rsidRPr="00615D1B" w:rsidDel="00A31B16" w:rsidRDefault="00615D1B" w:rsidP="00615D1B">
      <w:pPr>
        <w:spacing w:after="0" w:line="360" w:lineRule="auto"/>
        <w:rPr>
          <w:del w:id="929" w:author="Joseph Stinziano" w:date="2020-04-02T09:26:00Z"/>
          <w:rFonts w:eastAsiaTheme="minorEastAsia" w:cstheme="minorHAnsi"/>
          <w:b/>
          <w:sz w:val="24"/>
          <w:szCs w:val="24"/>
          <w:lang w:val="en-CA"/>
        </w:rPr>
      </w:pPr>
      <w:del w:id="930" w:author="Joseph Stinziano" w:date="2020-04-02T09:26:00Z">
        <w:r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3</w:delText>
        </w:r>
        <w:r w:rsidR="00B42856" w:rsidRPr="00615D1B"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 The modified Arrhenius equation with the missing term (Equation 10) gives </w:delText>
        </w:r>
      </w:del>
    </w:p>
    <w:p w14:paraId="2DEE979B" w14:textId="3D1C3B07" w:rsidR="00615D1B" w:rsidRDefault="00615D1B" w:rsidP="00615D1B">
      <w:pPr>
        <w:spacing w:after="0" w:line="360" w:lineRule="auto"/>
        <w:rPr>
          <w:rFonts w:eastAsiaTheme="minorEastAsia" w:cstheme="minorHAnsi"/>
          <w:b/>
          <w:sz w:val="24"/>
          <w:szCs w:val="24"/>
          <w:lang w:val="en-CA"/>
        </w:rPr>
      </w:pPr>
      <w:del w:id="931" w:author="Joseph Stinziano" w:date="2020-04-02T09:26:00Z">
        <w:r w:rsidRPr="00615D1B" w:rsidDel="00A31B16">
          <w:rPr>
            <w:rFonts w:eastAsiaTheme="minorEastAsia" w:cstheme="minorHAnsi"/>
            <w:b/>
            <w:sz w:val="24"/>
            <w:szCs w:val="24"/>
            <w:lang w:val="en-CA"/>
          </w:rPr>
          <w:delText>similar temperature response parameters as Equation 3 for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xml:space="preserve"> (a-d) and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(e, f)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f)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f)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“New” indicates Equation</w:delText>
        </w:r>
        <w:r w:rsidR="00B12740"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10, “Old” indicates Equation 3.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rate of the process at 25 °C,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r>
        <w:rPr>
          <w:rFonts w:eastAsiaTheme="minorEastAsia" w:cstheme="minorHAnsi"/>
          <w:b/>
          <w:sz w:val="24"/>
          <w:szCs w:val="24"/>
          <w:lang w:val="en-CA"/>
        </w:rPr>
        <w:br w:type="page"/>
      </w:r>
    </w:p>
    <w:p w14:paraId="6BA44DB9" w14:textId="5A72DF37" w:rsidR="009333E1" w:rsidRPr="005C3801" w:rsidDel="000470D4" w:rsidRDefault="009333E1" w:rsidP="009333E1">
      <w:pPr>
        <w:spacing w:after="0" w:line="360" w:lineRule="auto"/>
        <w:rPr>
          <w:del w:id="932" w:author="Joseph Stinziano" w:date="2020-03-27T08:52:00Z"/>
          <w:rFonts w:eastAsiaTheme="minorEastAsia" w:cstheme="minorHAnsi"/>
          <w:sz w:val="24"/>
          <w:szCs w:val="24"/>
        </w:rPr>
      </w:pPr>
      <w:del w:id="933" w:author="Joseph Stinziano" w:date="2020-03-27T08:52:00Z">
        <w:r w:rsidRPr="005C3801" w:rsidDel="000470D4">
          <w:rPr>
            <w:rFonts w:eastAsiaTheme="minorEastAsia" w:cstheme="minorHAnsi"/>
            <w:i/>
            <w:sz w:val="24"/>
            <w:szCs w:val="24"/>
          </w:rPr>
          <w:lastRenderedPageBreak/>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934" w:author="Joseph Stinziano" w:date="2020-03-27T08:52:00Z"/>
          <w:rFonts w:eastAsiaTheme="minorEastAsia" w:cstheme="minorHAnsi"/>
          <w:sz w:val="24"/>
          <w:szCs w:val="24"/>
          <w:lang w:val="en-CA"/>
        </w:rPr>
      </w:pPr>
      <w:del w:id="935"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1CD51E7C" w:rsidR="009333E1" w:rsidRDefault="009333E1" w:rsidP="002B0AA8">
      <w:pPr>
        <w:spacing w:after="0" w:line="360" w:lineRule="auto"/>
        <w:rPr>
          <w:rFonts w:eastAsiaTheme="minorEastAsia" w:cstheme="minorHAnsi"/>
          <w:sz w:val="24"/>
          <w:szCs w:val="24"/>
          <w:lang w:val="en-CA"/>
        </w:rPr>
      </w:pPr>
    </w:p>
    <w:p w14:paraId="434E0B6B" w14:textId="77777777" w:rsidR="00A31B16" w:rsidRDefault="00A31B16" w:rsidP="00A31B16">
      <w:pPr>
        <w:spacing w:after="0" w:line="360" w:lineRule="auto"/>
        <w:rPr>
          <w:ins w:id="936" w:author="Joseph Stinziano" w:date="2020-04-02T09:26:00Z"/>
          <w:rFonts w:eastAsiaTheme="minorEastAsia" w:cstheme="minorHAnsi"/>
          <w:sz w:val="24"/>
          <w:szCs w:val="24"/>
          <w:lang w:val="en-CA"/>
        </w:rPr>
      </w:pPr>
      <w:ins w:id="937" w:author="Joseph Stinziano" w:date="2020-04-02T09:26:00Z">
        <w:r>
          <w:rPr>
            <w:rFonts w:eastAsiaTheme="minorEastAsia" w:cstheme="minorHAnsi"/>
            <w:i/>
            <w:sz w:val="24"/>
            <w:szCs w:val="24"/>
            <w:lang w:val="en-CA"/>
          </w:rPr>
          <w:t>Impacts on modelled net carbon balance</w:t>
        </w:r>
      </w:ins>
    </w:p>
    <w:p w14:paraId="2418DD97" w14:textId="77777777" w:rsidR="00A31B16" w:rsidRPr="000D1823" w:rsidRDefault="00A31B16" w:rsidP="00A31B16">
      <w:pPr>
        <w:spacing w:after="0" w:line="360" w:lineRule="auto"/>
        <w:rPr>
          <w:ins w:id="938" w:author="Joseph Stinziano" w:date="2020-04-02T09:26:00Z"/>
          <w:rFonts w:eastAsiaTheme="minorEastAsia" w:cstheme="minorHAnsi"/>
          <w:sz w:val="24"/>
          <w:szCs w:val="24"/>
        </w:rPr>
      </w:pPr>
      <w:ins w:id="939" w:author="Joseph Stinziano" w:date="2020-04-02T09:26:00Z">
        <w:r>
          <w:rPr>
            <w:rFonts w:eastAsiaTheme="minorEastAsia" w:cstheme="minorHAnsi"/>
            <w:sz w:val="24"/>
            <w:szCs w:val="24"/>
            <w:lang w:val="en-CA"/>
          </w:rPr>
          <w:t xml:space="preserve">In general, the differences in thermal response parameters were amplified when integrated at the whole-plant level. For daily photosynthesis (A) measured at a variable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 (approximately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3</w:t>
        </w:r>
        <w:r w:rsidRPr="000D1823">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(approximately 18% of modeled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3</w:t>
        </w:r>
        <w:r w:rsidRPr="000D1823">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Pr>
            <w:rFonts w:eastAsiaTheme="minorEastAsia" w:cstheme="minorHAnsi"/>
            <w:sz w:val="24"/>
            <w:szCs w:val="24"/>
          </w:rPr>
          <w:t xml:space="preserve"> (approximately 16%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3</w:t>
        </w:r>
        <w:r w:rsidRPr="000D1823">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14% of modeled C gain)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3</w:t>
        </w:r>
        <w:r w:rsidRPr="000D1823">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The low respiration model of A/R had a slope of 0.982 ± 0.007 and the intercept was 0.146 ± 0.031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3</w:t>
        </w:r>
        <w:r w:rsidRPr="000D1823">
          <w:rPr>
            <w:rFonts w:eastAsiaTheme="minorEastAsia" w:cstheme="minorHAnsi"/>
            <w:b/>
            <w:sz w:val="24"/>
            <w:szCs w:val="24"/>
          </w:rPr>
          <w:t>e</w:t>
        </w:r>
        <w:r>
          <w:rPr>
            <w:rFonts w:eastAsiaTheme="minorEastAsia" w:cstheme="minorHAnsi"/>
            <w:sz w:val="24"/>
            <w:szCs w:val="24"/>
          </w:rPr>
          <w:t xml:space="preserve">). The high </w:t>
        </w:r>
        <w:r>
          <w:rPr>
            <w:rFonts w:eastAsiaTheme="minorEastAsia" w:cstheme="minorHAnsi"/>
            <w:sz w:val="24"/>
            <w:szCs w:val="24"/>
          </w:rPr>
          <w:lastRenderedPageBreak/>
          <w:t>respiration model had a similar slope of 0.982 ± 0.007 and the intercept was 0.082 ± 0.017 (approximately 2% of modeled A/R)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3</w:t>
        </w:r>
        <w:r w:rsidRPr="000D1823">
          <w:rPr>
            <w:rFonts w:eastAsiaTheme="minorEastAsia" w:cstheme="minorHAnsi"/>
            <w:b/>
            <w:sz w:val="24"/>
            <w:szCs w:val="24"/>
          </w:rPr>
          <w:t>f</w:t>
        </w:r>
        <w:r>
          <w:rPr>
            <w:rFonts w:eastAsiaTheme="minorEastAsia" w:cstheme="minorHAnsi"/>
            <w:sz w:val="24"/>
            <w:szCs w:val="24"/>
          </w:rPr>
          <w:t>).</w:t>
        </w:r>
      </w:ins>
    </w:p>
    <w:p w14:paraId="36FF3485" w14:textId="64414B93" w:rsidR="005D14D6" w:rsidDel="00A31B16" w:rsidRDefault="005D14D6" w:rsidP="002B0AA8">
      <w:pPr>
        <w:spacing w:after="0" w:line="360" w:lineRule="auto"/>
        <w:rPr>
          <w:del w:id="940" w:author="Joseph Stinziano" w:date="2020-04-02T09:26:00Z"/>
          <w:rFonts w:eastAsiaTheme="minorEastAsia" w:cstheme="minorHAnsi"/>
          <w:sz w:val="24"/>
          <w:szCs w:val="24"/>
          <w:lang w:val="en-CA"/>
        </w:rPr>
      </w:pPr>
      <w:del w:id="941" w:author="Joseph Stinziano" w:date="2020-04-02T09:26:00Z">
        <w:r w:rsidDel="00A31B16">
          <w:rPr>
            <w:rFonts w:eastAsiaTheme="minorEastAsia" w:cstheme="minorHAnsi"/>
            <w:i/>
            <w:sz w:val="24"/>
            <w:szCs w:val="24"/>
            <w:lang w:val="en-CA"/>
          </w:rPr>
          <w:delText>Impacts on modelled net carbon balance</w:delText>
        </w:r>
      </w:del>
    </w:p>
    <w:p w14:paraId="25DB49C2" w14:textId="481E090D" w:rsidR="0096184E" w:rsidRPr="000418B4" w:rsidDel="00A31B16" w:rsidRDefault="000C5E11" w:rsidP="002B0AA8">
      <w:pPr>
        <w:spacing w:after="0" w:line="360" w:lineRule="auto"/>
        <w:rPr>
          <w:del w:id="942" w:author="Joseph Stinziano" w:date="2020-04-02T09:26:00Z"/>
          <w:rFonts w:eastAsiaTheme="minorEastAsia" w:cstheme="minorHAnsi"/>
          <w:sz w:val="24"/>
          <w:szCs w:val="24"/>
        </w:rPr>
      </w:pPr>
      <w:del w:id="943" w:author="Joseph Stinziano" w:date="2020-04-02T09:26:00Z">
        <w:r w:rsidDel="00A31B16">
          <w:rPr>
            <w:rFonts w:eastAsiaTheme="minorEastAsia" w:cstheme="minorHAnsi"/>
            <w:sz w:val="24"/>
            <w:szCs w:val="24"/>
            <w:lang w:val="en-CA"/>
          </w:rPr>
          <w:delText xml:space="preserve">In general, the differences in thermal response parameters </w:delText>
        </w:r>
        <w:r w:rsidR="00AD7D0E" w:rsidDel="00A31B16">
          <w:rPr>
            <w:rFonts w:eastAsiaTheme="minorEastAsia" w:cstheme="minorHAnsi"/>
            <w:sz w:val="24"/>
            <w:szCs w:val="24"/>
            <w:lang w:val="en-CA"/>
          </w:rPr>
          <w:delText>were amplified when integrated at the whole-plant level.</w:delText>
        </w:r>
        <w:r w:rsidR="00E83BF0" w:rsidDel="00A31B16">
          <w:rPr>
            <w:rFonts w:eastAsiaTheme="minorEastAsia" w:cstheme="minorHAnsi"/>
            <w:sz w:val="24"/>
            <w:szCs w:val="24"/>
            <w:lang w:val="en-CA"/>
          </w:rPr>
          <w:delText xml:space="preserve"> For daily photosynthesis </w:delText>
        </w:r>
        <w:r w:rsidR="00A806CE" w:rsidDel="00A31B16">
          <w:rPr>
            <w:rFonts w:eastAsiaTheme="minorEastAsia" w:cstheme="minorHAnsi"/>
            <w:sz w:val="24"/>
            <w:szCs w:val="24"/>
            <w:lang w:val="en-CA"/>
          </w:rPr>
          <w:delText xml:space="preserve">(A) </w:delText>
        </w:r>
        <w:r w:rsidR="00E83BF0" w:rsidDel="00A31B16">
          <w:rPr>
            <w:rFonts w:eastAsiaTheme="minorEastAsia" w:cstheme="minorHAnsi"/>
            <w:sz w:val="24"/>
            <w:szCs w:val="24"/>
            <w:lang w:val="en-CA"/>
          </w:rPr>
          <w:delText>measured at a fixed H</w:delText>
        </w:r>
        <w:r w:rsidR="00E83BF0" w:rsidDel="00A31B16">
          <w:rPr>
            <w:rFonts w:eastAsiaTheme="minorEastAsia" w:cstheme="minorHAnsi"/>
            <w:sz w:val="24"/>
            <w:szCs w:val="24"/>
            <w:vertAlign w:val="subscript"/>
            <w:lang w:val="en-CA"/>
          </w:rPr>
          <w:delText>d</w:delText>
        </w:r>
        <w:r w:rsidR="00E83BF0" w:rsidDel="00A31B16">
          <w:rPr>
            <w:rFonts w:eastAsiaTheme="minorEastAsia" w:cstheme="minorHAnsi"/>
            <w:sz w:val="24"/>
            <w:szCs w:val="24"/>
            <w:lang w:val="en-CA"/>
          </w:rPr>
          <w:delText xml:space="preserve"> of 200 kJ mol</w:delText>
        </w:r>
        <w:r w:rsidR="00E83BF0" w:rsidDel="00A31B16">
          <w:rPr>
            <w:rFonts w:eastAsiaTheme="minorEastAsia" w:cstheme="minorHAnsi"/>
            <w:sz w:val="24"/>
            <w:szCs w:val="24"/>
            <w:vertAlign w:val="superscript"/>
            <w:lang w:val="en-CA"/>
          </w:rPr>
          <w:delText>-1</w:delText>
        </w:r>
        <w:r w:rsidR="00E83BF0" w:rsidDel="00A31B16">
          <w:rPr>
            <w:rFonts w:eastAsiaTheme="minorEastAsia" w:cstheme="minorHAnsi"/>
            <w:sz w:val="24"/>
            <w:szCs w:val="24"/>
            <w:lang w:val="en-CA"/>
          </w:rPr>
          <w:delText xml:space="preserve">, the slope </w:delText>
        </w:r>
        <w:r w:rsidR="00A806CE" w:rsidDel="00A31B16">
          <w:rPr>
            <w:rFonts w:eastAsiaTheme="minorEastAsia" w:cstheme="minorHAnsi"/>
            <w:sz w:val="24"/>
            <w:szCs w:val="24"/>
            <w:lang w:val="en-CA"/>
          </w:rPr>
          <w:delText xml:space="preserve">for the low respiration model </w:delText>
        </w:r>
        <w:r w:rsidR="00E83BF0" w:rsidDel="00A31B16">
          <w:rPr>
            <w:rFonts w:eastAsiaTheme="minorEastAsia" w:cstheme="minorHAnsi"/>
            <w:sz w:val="24"/>
            <w:szCs w:val="24"/>
            <w:lang w:val="en-CA"/>
          </w:rPr>
          <w:delText xml:space="preserve">was 0.977 </w:delText>
        </w:r>
        <w:r w:rsidR="00E83BF0" w:rsidRPr="005C3801" w:rsidDel="00A31B16">
          <w:rPr>
            <w:rFonts w:eastAsiaTheme="minorEastAsia" w:cstheme="minorHAnsi"/>
            <w:sz w:val="24"/>
            <w:szCs w:val="24"/>
            <w:lang w:val="en-CA"/>
          </w:rPr>
          <w:delText>±</w:delText>
        </w:r>
        <w:r w:rsidR="00E83BF0"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 xml:space="preserve">7.666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-3</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and an intercept of 0.002</w:delText>
        </w:r>
        <w:r w:rsidR="00A806CE" w:rsidDel="00A31B16">
          <w:rPr>
            <w:rFonts w:eastAsiaTheme="minorEastAsia" w:cstheme="minorHAnsi"/>
            <w:sz w:val="24"/>
            <w:szCs w:val="24"/>
            <w:lang w:val="en-CA"/>
          </w:rPr>
          <w:delText xml:space="preserve"> </w:delText>
        </w:r>
        <w:r w:rsidR="00A806CE" w:rsidRPr="005C3801"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 9.366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-5</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approximately 2% of </w:delText>
        </w:r>
        <w:r w:rsidR="00F72A4F" w:rsidDel="00A31B16">
          <w:rPr>
            <w:rFonts w:eastAsiaTheme="minorEastAsia" w:cstheme="minorHAnsi"/>
            <w:sz w:val="24"/>
            <w:szCs w:val="24"/>
            <w:lang w:val="en-CA"/>
          </w:rPr>
          <w:delText>modeled</w:delText>
        </w:r>
        <w:r w:rsidR="00A806CE" w:rsidDel="00A31B16">
          <w:rPr>
            <w:rFonts w:eastAsiaTheme="minorEastAsia" w:cstheme="minorHAnsi"/>
            <w:sz w:val="24"/>
            <w:szCs w:val="24"/>
            <w:lang w:val="en-CA"/>
          </w:rPr>
          <w:delText xml:space="preserve"> A)</w:delText>
        </w:r>
        <w:r w:rsidR="0062782C"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w:delText>
        </w:r>
        <w:r w:rsidR="00A806CE" w:rsidDel="00A31B16">
          <w:rPr>
            <w:rFonts w:eastAsiaTheme="minorEastAsia" w:cstheme="minorHAnsi"/>
            <w:i/>
            <w:sz w:val="24"/>
            <w:szCs w:val="24"/>
            <w:lang w:val="en-CA"/>
          </w:rPr>
          <w:delText>F</w:delText>
        </w:r>
        <w:r w:rsidR="00A806CE" w:rsidDel="00A31B16">
          <w:rPr>
            <w:rFonts w:eastAsiaTheme="minorEastAsia" w:cstheme="minorHAnsi"/>
            <w:sz w:val="24"/>
            <w:szCs w:val="24"/>
            <w:vertAlign w:val="subscript"/>
            <w:lang w:val="en-CA"/>
          </w:rPr>
          <w:delText>1,898</w:delText>
        </w:r>
        <w:r w:rsidR="00A806CE" w:rsidDel="00A31B16">
          <w:rPr>
            <w:rFonts w:eastAsiaTheme="minorEastAsia" w:cstheme="minorHAnsi"/>
            <w:sz w:val="24"/>
            <w:szCs w:val="24"/>
            <w:lang w:val="en-CA"/>
          </w:rPr>
          <w:delText xml:space="preserve"> = 1.625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6</w:delText>
        </w:r>
        <w:r w:rsidR="00A806CE" w:rsidDel="00A31B16">
          <w:rPr>
            <w:rFonts w:eastAsiaTheme="minorEastAsia" w:cstheme="minorHAnsi"/>
            <w:sz w:val="24"/>
            <w:szCs w:val="24"/>
          </w:rPr>
          <w:delText>, R</w:delText>
        </w:r>
        <w:r w:rsidR="00A806CE" w:rsidDel="00A31B16">
          <w:rPr>
            <w:rFonts w:eastAsiaTheme="minorEastAsia" w:cstheme="minorHAnsi"/>
            <w:sz w:val="24"/>
            <w:szCs w:val="24"/>
            <w:vertAlign w:val="superscript"/>
          </w:rPr>
          <w:delText>2</w:delText>
        </w:r>
        <w:r w:rsidR="00A806CE" w:rsidDel="00A31B16">
          <w:rPr>
            <w:rFonts w:eastAsiaTheme="minorEastAsia" w:cstheme="minorHAnsi"/>
            <w:sz w:val="24"/>
            <w:szCs w:val="24"/>
          </w:rPr>
          <w:delText xml:space="preserve"> = 0.9994; </w:delText>
        </w:r>
        <w:r w:rsidR="00512F16" w:rsidDel="00A31B16">
          <w:rPr>
            <w:rFonts w:eastAsiaTheme="minorEastAsia" w:cstheme="minorHAnsi"/>
            <w:i/>
            <w:sz w:val="24"/>
            <w:szCs w:val="24"/>
          </w:rPr>
          <w:delText xml:space="preserve">P </w:delText>
        </w:r>
        <w:r w:rsidR="00512F16"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512F16" w:rsidDel="00A31B16">
          <w:rPr>
            <w:rFonts w:eastAsiaTheme="minorEastAsia" w:cstheme="minorHAnsi"/>
            <w:sz w:val="24"/>
            <w:szCs w:val="24"/>
          </w:rPr>
          <w:delText xml:space="preserve">2.2 </w:delText>
        </w:r>
        <w:r w:rsidR="00512F16" w:rsidRPr="005C3801" w:rsidDel="00A31B16">
          <w:rPr>
            <w:rFonts w:eastAsiaTheme="minorEastAsia" w:cstheme="minorHAnsi"/>
            <w:sz w:val="24"/>
            <w:szCs w:val="24"/>
          </w:rPr>
          <w:delText>∙ 10</w:delText>
        </w:r>
        <w:r w:rsidR="00512F16" w:rsidDel="00A31B16">
          <w:rPr>
            <w:rFonts w:eastAsiaTheme="minorEastAsia" w:cstheme="minorHAnsi"/>
            <w:sz w:val="24"/>
            <w:szCs w:val="24"/>
            <w:vertAlign w:val="superscript"/>
          </w:rPr>
          <w:delText>-16</w:delText>
        </w:r>
        <w:r w:rsidR="00512F16"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512F16" w:rsidDel="00A31B16">
          <w:rPr>
            <w:rFonts w:eastAsiaTheme="minorEastAsia" w:cstheme="minorHAnsi"/>
            <w:sz w:val="24"/>
            <w:szCs w:val="24"/>
          </w:rPr>
          <w:delText xml:space="preserve"> 4</w:delText>
        </w:r>
        <w:r w:rsidR="00430A25" w:rsidDel="00A31B16">
          <w:rPr>
            <w:rFonts w:eastAsiaTheme="minorEastAsia" w:cstheme="minorHAnsi"/>
            <w:sz w:val="24"/>
            <w:szCs w:val="24"/>
          </w:rPr>
          <w:delText>b</w:delText>
        </w:r>
        <w:r w:rsidR="00512F16" w:rsidDel="00A31B16">
          <w:rPr>
            <w:rFonts w:eastAsiaTheme="minorEastAsia" w:cstheme="minorHAnsi"/>
            <w:sz w:val="24"/>
            <w:szCs w:val="24"/>
          </w:rPr>
          <w:delText xml:space="preserve">). </w:delText>
        </w:r>
        <w:r w:rsidR="00430A25" w:rsidDel="00A31B16">
          <w:rPr>
            <w:rFonts w:eastAsiaTheme="minorEastAsia" w:cstheme="minorHAnsi"/>
            <w:sz w:val="24"/>
            <w:szCs w:val="24"/>
            <w:lang w:val="en-CA"/>
          </w:rPr>
          <w:delText>Similarly</w:delText>
        </w:r>
        <w:r w:rsidR="00512F16" w:rsidDel="00A31B16">
          <w:rPr>
            <w:rFonts w:eastAsiaTheme="minorEastAsia" w:cstheme="minorHAnsi"/>
            <w:sz w:val="24"/>
            <w:szCs w:val="24"/>
            <w:lang w:val="en-CA"/>
          </w:rPr>
          <w:delText xml:space="preserve">, </w:delText>
        </w:r>
        <w:r w:rsidR="00060A40" w:rsidDel="00A31B16">
          <w:rPr>
            <w:rFonts w:eastAsiaTheme="minorEastAsia" w:cstheme="minorHAnsi"/>
            <w:sz w:val="24"/>
            <w:szCs w:val="24"/>
            <w:lang w:val="en-CA"/>
          </w:rPr>
          <w:delText xml:space="preserve">the high respiration model for A had a slope of 0.977 </w:delText>
        </w:r>
        <w:r w:rsidR="00060A40" w:rsidRPr="005C3801" w:rsidDel="00A31B16">
          <w:rPr>
            <w:rFonts w:eastAsiaTheme="minorEastAsia" w:cstheme="minorHAnsi"/>
            <w:sz w:val="24"/>
            <w:szCs w:val="24"/>
            <w:lang w:val="en-CA"/>
          </w:rPr>
          <w:delText>±</w:delText>
        </w:r>
        <w:r w:rsidR="00060A40" w:rsidDel="00A31B16">
          <w:rPr>
            <w:rFonts w:eastAsiaTheme="minorEastAsia" w:cstheme="minorHAnsi"/>
            <w:sz w:val="24"/>
            <w:szCs w:val="24"/>
            <w:lang w:val="en-CA"/>
          </w:rPr>
          <w:delText xml:space="preserve"> 7.666</w:delText>
        </w:r>
        <w:r w:rsidR="00430A25" w:rsidDel="00A31B16">
          <w:rPr>
            <w:rFonts w:eastAsiaTheme="minorEastAsia" w:cstheme="minorHAnsi"/>
            <w:sz w:val="24"/>
            <w:szCs w:val="24"/>
            <w:lang w:val="en-CA"/>
          </w:rPr>
          <w:delText xml:space="preserve">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and an intercept of 0.004 </w:delText>
        </w:r>
        <w:r w:rsidR="00430A25" w:rsidRPr="005C3801" w:rsidDel="00A31B16">
          <w:rPr>
            <w:rFonts w:eastAsiaTheme="minorEastAsia" w:cstheme="minorHAnsi"/>
            <w:sz w:val="24"/>
            <w:szCs w:val="24"/>
            <w:lang w:val="en-CA"/>
          </w:rPr>
          <w:delText>±</w:delText>
        </w:r>
        <w:r w:rsidR="00430A25" w:rsidDel="00A31B16">
          <w:rPr>
            <w:rFonts w:eastAsiaTheme="minorEastAsia" w:cstheme="minorHAnsi"/>
            <w:sz w:val="24"/>
            <w:szCs w:val="24"/>
            <w:lang w:val="en-CA"/>
          </w:rPr>
          <w:delText xml:space="preserve"> 1.591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430A25" w:rsidDel="00A31B16">
          <w:rPr>
            <w:rFonts w:eastAsiaTheme="minorEastAsia" w:cstheme="minorHAnsi"/>
            <w:sz w:val="24"/>
            <w:szCs w:val="24"/>
          </w:rPr>
          <w:delText xml:space="preserve"> A) (</w:delText>
        </w:r>
        <w:r w:rsidR="00430A25" w:rsidDel="00A31B16">
          <w:rPr>
            <w:rFonts w:eastAsiaTheme="minorEastAsia" w:cstheme="minorHAnsi"/>
            <w:i/>
            <w:sz w:val="24"/>
            <w:szCs w:val="24"/>
            <w:lang w:val="en-CA"/>
          </w:rPr>
          <w:delText>F</w:delText>
        </w:r>
        <w:r w:rsidR="00430A25" w:rsidDel="00A31B16">
          <w:rPr>
            <w:rFonts w:eastAsiaTheme="minorEastAsia" w:cstheme="minorHAnsi"/>
            <w:sz w:val="24"/>
            <w:szCs w:val="24"/>
            <w:vertAlign w:val="subscript"/>
            <w:lang w:val="en-CA"/>
          </w:rPr>
          <w:delText>1,898</w:delText>
        </w:r>
        <w:r w:rsidR="00430A25" w:rsidDel="00A31B16">
          <w:rPr>
            <w:rFonts w:eastAsiaTheme="minorEastAsia" w:cstheme="minorHAnsi"/>
            <w:sz w:val="24"/>
            <w:szCs w:val="24"/>
            <w:lang w:val="en-CA"/>
          </w:rPr>
          <w:delText xml:space="preserve"> = 1.625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6</w:delText>
        </w:r>
        <w:r w:rsidR="00430A25" w:rsidDel="00A31B16">
          <w:rPr>
            <w:rFonts w:eastAsiaTheme="minorEastAsia" w:cstheme="minorHAnsi"/>
            <w:sz w:val="24"/>
            <w:szCs w:val="24"/>
          </w:rPr>
          <w:delText>, R</w:delText>
        </w:r>
        <w:r w:rsidR="00430A25" w:rsidDel="00A31B16">
          <w:rPr>
            <w:rFonts w:eastAsiaTheme="minorEastAsia" w:cstheme="minorHAnsi"/>
            <w:sz w:val="24"/>
            <w:szCs w:val="24"/>
            <w:vertAlign w:val="superscript"/>
          </w:rPr>
          <w:delText>2</w:delText>
        </w:r>
        <w:r w:rsidR="00430A25" w:rsidDel="00A31B16">
          <w:rPr>
            <w:rFonts w:eastAsiaTheme="minorEastAsia" w:cstheme="minorHAnsi"/>
            <w:sz w:val="24"/>
            <w:szCs w:val="24"/>
          </w:rPr>
          <w:delText xml:space="preserve"> = 0.9994; </w:delText>
        </w:r>
        <w:r w:rsidR="00430A25" w:rsidDel="00A31B16">
          <w:rPr>
            <w:rFonts w:eastAsiaTheme="minorEastAsia" w:cstheme="minorHAnsi"/>
            <w:i/>
            <w:sz w:val="24"/>
            <w:szCs w:val="24"/>
          </w:rPr>
          <w:delText xml:space="preserve">P </w:delText>
        </w:r>
        <w:r w:rsidR="00430A25"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2.2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-16</w:delText>
        </w:r>
        <w:r w:rsidR="00430A25" w:rsidDel="00A31B16">
          <w:rPr>
            <w:rFonts w:eastAsiaTheme="minorEastAsia" w:cstheme="minorHAnsi"/>
            <w:sz w:val="24"/>
            <w:szCs w:val="24"/>
          </w:rPr>
          <w:delText>) (Fig</w:delText>
        </w:r>
        <w:r w:rsidR="00B12740"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4d). </w:delText>
        </w:r>
        <w:r w:rsidR="00430A25" w:rsidDel="00A31B16">
          <w:rPr>
            <w:rFonts w:eastAsiaTheme="minorEastAsia" w:cstheme="minorHAnsi"/>
            <w:sz w:val="24"/>
            <w:szCs w:val="24"/>
            <w:lang w:val="en-CA"/>
          </w:rPr>
          <w:delText>For daily A measured at a variable H</w:delText>
        </w:r>
        <w:r w:rsidR="00430A25" w:rsidDel="00A31B16">
          <w:rPr>
            <w:rFonts w:eastAsiaTheme="minorEastAsia" w:cstheme="minorHAnsi"/>
            <w:sz w:val="24"/>
            <w:szCs w:val="24"/>
            <w:vertAlign w:val="subscript"/>
            <w:lang w:val="en-CA"/>
          </w:rPr>
          <w:delText>d</w:delText>
        </w:r>
        <w:r w:rsidR="00430A25" w:rsidDel="00A31B16">
          <w:rPr>
            <w:rFonts w:eastAsiaTheme="minorEastAsia" w:cstheme="minorHAnsi"/>
            <w:sz w:val="24"/>
            <w:szCs w:val="24"/>
            <w:lang w:val="en-CA"/>
          </w:rPr>
          <w:delText xml:space="preserve">, the slope for the </w:delText>
        </w:r>
        <w:r w:rsidR="0096184E" w:rsidDel="00A31B16">
          <w:rPr>
            <w:rFonts w:eastAsiaTheme="minorEastAsia" w:cstheme="minorHAnsi"/>
            <w:sz w:val="24"/>
            <w:szCs w:val="24"/>
            <w:lang w:val="en-CA"/>
          </w:rPr>
          <w:delText>low</w:delText>
        </w:r>
        <w:r w:rsidR="00430A25" w:rsidDel="00A31B16">
          <w:rPr>
            <w:rFonts w:eastAsiaTheme="minorEastAsia" w:cstheme="minorHAnsi"/>
            <w:sz w:val="24"/>
            <w:szCs w:val="24"/>
            <w:lang w:val="en-CA"/>
          </w:rPr>
          <w:delText xml:space="preserve"> respiration model was </w:delText>
        </w:r>
        <w:r w:rsidR="00331150" w:rsidDel="00A31B16">
          <w:rPr>
            <w:rFonts w:eastAsiaTheme="minorEastAsia" w:cstheme="minorHAnsi"/>
            <w:sz w:val="24"/>
            <w:szCs w:val="24"/>
            <w:lang w:val="en-CA"/>
          </w:rPr>
          <w:delText xml:space="preserve">0.983 </w:delText>
        </w:r>
        <w:r w:rsidR="00331150" w:rsidRPr="005C3801" w:rsidDel="00A31B16">
          <w:rPr>
            <w:rFonts w:eastAsiaTheme="minorEastAsia" w:cstheme="minorHAnsi"/>
            <w:sz w:val="24"/>
            <w:szCs w:val="24"/>
            <w:lang w:val="en-CA"/>
          </w:rPr>
          <w:delText>±</w:delText>
        </w:r>
        <w:r w:rsidR="00331150" w:rsidDel="00A31B16">
          <w:rPr>
            <w:rFonts w:eastAsiaTheme="minorEastAsia" w:cstheme="minorHAnsi"/>
            <w:sz w:val="24"/>
            <w:szCs w:val="24"/>
            <w:lang w:val="en-CA"/>
          </w:rPr>
          <w:delText xml:space="preserve"> 9.909 </w:delText>
        </w:r>
        <w:r w:rsidR="00331150" w:rsidRPr="005C3801" w:rsidDel="00A31B16">
          <w:rPr>
            <w:rFonts w:eastAsiaTheme="minorEastAsia" w:cstheme="minorHAnsi"/>
            <w:sz w:val="24"/>
            <w:szCs w:val="24"/>
          </w:rPr>
          <w:delText>∙ 10</w:delText>
        </w:r>
        <w:r w:rsidR="00331150" w:rsidDel="00A31B16">
          <w:rPr>
            <w:rFonts w:eastAsiaTheme="minorEastAsia" w:cstheme="minorHAnsi"/>
            <w:sz w:val="24"/>
            <w:szCs w:val="24"/>
            <w:vertAlign w:val="superscript"/>
          </w:rPr>
          <w:delText>-3</w:delText>
        </w:r>
        <w:r w:rsidR="00331150" w:rsidDel="00A31B16">
          <w:rPr>
            <w:rFonts w:eastAsiaTheme="minorEastAsia" w:cstheme="minorHAnsi"/>
            <w:sz w:val="24"/>
            <w:szCs w:val="24"/>
          </w:rPr>
          <w:delText xml:space="preserve"> and the intercept was </w:delText>
        </w:r>
        <w:r w:rsidR="0096184E" w:rsidDel="00A31B16">
          <w:rPr>
            <w:rFonts w:eastAsiaTheme="minorEastAsia" w:cstheme="minorHAnsi"/>
            <w:sz w:val="24"/>
            <w:szCs w:val="24"/>
          </w:rPr>
          <w:delText xml:space="preserve">0.002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1.128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-3</w:delText>
        </w:r>
        <w:r w:rsidR="0096184E" w:rsidDel="00A31B16">
          <w:rPr>
            <w:rFonts w:eastAsiaTheme="minorEastAsia" w:cstheme="minorHAnsi"/>
            <w:sz w:val="24"/>
            <w:szCs w:val="24"/>
          </w:rPr>
          <w:delText xml:space="preserve"> (approximately </w:delText>
        </w:r>
        <w:r w:rsidR="0028651E" w:rsidDel="00A31B16">
          <w:rPr>
            <w:rFonts w:eastAsiaTheme="minorEastAsia" w:cstheme="minorHAnsi"/>
            <w:sz w:val="24"/>
            <w:szCs w:val="24"/>
          </w:rPr>
          <w:delText>2</w:delText>
        </w:r>
        <w:r w:rsidR="0096184E" w:rsidDel="00A31B16">
          <w:rPr>
            <w:rFonts w:eastAsiaTheme="minorEastAsia" w:cstheme="minorHAnsi"/>
            <w:sz w:val="24"/>
            <w:szCs w:val="24"/>
          </w:rPr>
          <w:delText xml:space="preserve">%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w:delText>
        </w:r>
        <w:r w:rsidR="00B12740" w:rsidDel="00A31B16">
          <w:rPr>
            <w:rFonts w:eastAsiaTheme="minorEastAsia" w:cstheme="minorHAnsi"/>
            <w:sz w:val="24"/>
            <w:szCs w:val="24"/>
          </w:rPr>
          <w:delText>Fig.</w:delText>
        </w:r>
        <w:r w:rsidR="0096184E" w:rsidDel="00A31B16">
          <w:rPr>
            <w:rFonts w:eastAsiaTheme="minorEastAsia" w:cstheme="minorHAnsi"/>
            <w:sz w:val="24"/>
            <w:szCs w:val="24"/>
          </w:rPr>
          <w:delText xml:space="preserve"> 4a). For the high respiration model of daily A, the slope was 0.983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 xml:space="preserve">-3 </w:delText>
        </w:r>
        <w:r w:rsidR="0096184E" w:rsidDel="00A31B16">
          <w:rPr>
            <w:rFonts w:eastAsiaTheme="minorEastAsia" w:cstheme="minorHAnsi"/>
            <w:sz w:val="24"/>
            <w:szCs w:val="24"/>
          </w:rPr>
          <w:delText xml:space="preserve">and the intercept was 0.003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-4</w:delText>
        </w:r>
        <w:r w:rsidR="0096184E"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96184E" w:rsidDel="00A31B16">
          <w:rPr>
            <w:rFonts w:eastAsiaTheme="minorEastAsia" w:cstheme="minorHAnsi"/>
            <w:sz w:val="24"/>
            <w:szCs w:val="24"/>
          </w:rPr>
          <w:delText xml:space="preserve"> 4c). </w:delText>
        </w:r>
      </w:del>
    </w:p>
    <w:p w14:paraId="777B581B" w14:textId="47FCC661" w:rsidR="00B42856" w:rsidRDefault="0096184E" w:rsidP="002B0AA8">
      <w:pPr>
        <w:spacing w:after="0" w:line="360" w:lineRule="auto"/>
        <w:rPr>
          <w:rFonts w:eastAsiaTheme="minorEastAsia" w:cstheme="minorHAnsi"/>
          <w:sz w:val="24"/>
          <w:szCs w:val="24"/>
          <w:lang w:val="en-CA"/>
        </w:rPr>
      </w:pPr>
      <w:del w:id="944" w:author="Joseph Stinziano" w:date="2020-04-02T09:26:00Z">
        <w:r w:rsidDel="00A31B16">
          <w:rPr>
            <w:rFonts w:eastAsiaTheme="minorEastAsia" w:cstheme="minorHAnsi"/>
            <w:noProof/>
            <w:sz w:val="24"/>
            <w:szCs w:val="24"/>
            <w:lang w:val="en-CA"/>
          </w:rPr>
          <w:lastRenderedPageBreak/>
          <w:drawing>
            <wp:inline distT="0" distB="0" distL="0" distR="0" wp14:anchorId="410B55B3" wp14:editId="1E31845D">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del>
      <w:ins w:id="945" w:author="Joseph Stinziano" w:date="2020-04-02T09:26:00Z">
        <w:r w:rsidR="00A31B16">
          <w:rPr>
            <w:rFonts w:eastAsiaTheme="minorEastAsia" w:cstheme="minorHAnsi"/>
            <w:noProof/>
            <w:sz w:val="24"/>
            <w:szCs w:val="24"/>
          </w:rPr>
          <w:lastRenderedPageBreak/>
          <w:drawing>
            <wp:inline distT="0" distB="0" distL="0" distR="0" wp14:anchorId="47535EA4" wp14:editId="64628687">
              <wp:extent cx="4473074" cy="6262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3236" cy="6276715"/>
                      </a:xfrm>
                      <a:prstGeom prst="rect">
                        <a:avLst/>
                      </a:prstGeom>
                    </pic:spPr>
                  </pic:pic>
                </a:graphicData>
              </a:graphic>
            </wp:inline>
          </w:drawing>
        </w:r>
      </w:ins>
    </w:p>
    <w:p w14:paraId="1A480CF9" w14:textId="77777777" w:rsidR="00A31B16" w:rsidRDefault="00A31B16" w:rsidP="00A31B16">
      <w:pPr>
        <w:spacing w:after="0" w:line="360" w:lineRule="auto"/>
        <w:rPr>
          <w:ins w:id="946" w:author="Joseph Stinziano" w:date="2020-04-02T09:26:00Z"/>
          <w:rFonts w:eastAsiaTheme="minorEastAsia" w:cstheme="minorHAnsi"/>
          <w:b/>
          <w:sz w:val="24"/>
          <w:szCs w:val="24"/>
          <w:lang w:val="en-CA"/>
        </w:rPr>
      </w:pPr>
      <w:ins w:id="947" w:author="Joseph Stinziano" w:date="2020-04-02T09:26:00Z">
        <w:r>
          <w:rPr>
            <w:rFonts w:eastAsiaTheme="minorEastAsia" w:cstheme="minorHAnsi"/>
            <w:b/>
            <w:sz w:val="24"/>
            <w:szCs w:val="24"/>
            <w:lang w:val="en-CA"/>
          </w:rPr>
          <w:t>Fig. 3.</w:t>
        </w:r>
        <w:r w:rsidRPr="00615D1B">
          <w:rPr>
            <w:rFonts w:eastAsiaTheme="minorEastAsia" w:cstheme="minorHAnsi"/>
            <w:b/>
            <w:sz w:val="24"/>
            <w:szCs w:val="24"/>
            <w:lang w:val="en-CA"/>
          </w:rPr>
          <w:t xml:space="preserve"> The modified Arrhenius equation with the missing term (Equation 10) gives </w:t>
        </w:r>
        <w:r>
          <w:rPr>
            <w:rFonts w:eastAsiaTheme="minorEastAsia" w:cstheme="minorHAnsi"/>
            <w:b/>
            <w:sz w:val="24"/>
            <w:szCs w:val="24"/>
            <w:lang w:val="en-CA"/>
          </w:rPr>
          <w:t>differences in modeled daily carbon fluxes compared to Equation 3 for low R (</w:t>
        </w:r>
        <w:proofErr w:type="spellStart"/>
        <w:proofErr w:type="gramStart"/>
        <w:r>
          <w:rPr>
            <w:rFonts w:eastAsiaTheme="minorEastAsia" w:cstheme="minorHAnsi"/>
            <w:b/>
            <w:sz w:val="24"/>
            <w:szCs w:val="24"/>
            <w:lang w:val="en-CA"/>
          </w:rPr>
          <w:t>a,c</w:t>
        </w:r>
        <w:proofErr w:type="gramEnd"/>
        <w:r>
          <w:rPr>
            <w:rFonts w:eastAsiaTheme="minorEastAsia" w:cstheme="minorHAnsi"/>
            <w:b/>
            <w:sz w:val="24"/>
            <w:szCs w:val="24"/>
            <w:lang w:val="en-CA"/>
          </w:rPr>
          <w:t>,e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modeled slopes and intercepts</w:t>
        </w:r>
        <w:r w:rsidRPr="00615D1B">
          <w:rPr>
            <w:rFonts w:eastAsiaTheme="minorEastAsia" w:cstheme="minorHAnsi"/>
            <w:b/>
            <w:sz w:val="24"/>
            <w:szCs w:val="24"/>
            <w:lang w:val="en-CA"/>
          </w:rPr>
          <w:t>.</w:t>
        </w:r>
      </w:ins>
    </w:p>
    <w:p w14:paraId="69F97C57" w14:textId="343CC46B" w:rsidR="00AF31EC" w:rsidDel="00A31B16" w:rsidRDefault="00AF31EC" w:rsidP="00A31B16">
      <w:pPr>
        <w:spacing w:after="0" w:line="360" w:lineRule="auto"/>
        <w:rPr>
          <w:del w:id="948" w:author="Joseph Stinziano" w:date="2020-04-02T09:26:00Z"/>
          <w:rFonts w:eastAsiaTheme="minorEastAsia" w:cstheme="minorHAnsi"/>
          <w:b/>
          <w:sz w:val="24"/>
          <w:szCs w:val="24"/>
          <w:lang w:val="en-CA"/>
        </w:rPr>
      </w:pPr>
      <w:del w:id="949" w:author="Joseph Stinziano" w:date="2020-04-02T09:26:00Z">
        <w:r w:rsidRPr="00615D1B" w:rsidDel="00A31B16">
          <w:rPr>
            <w:rFonts w:eastAsiaTheme="minorEastAsia" w:cstheme="minorHAnsi"/>
            <w:b/>
            <w:sz w:val="24"/>
            <w:szCs w:val="24"/>
            <w:lang w:val="en-CA"/>
          </w:rPr>
          <w:lastRenderedPageBreak/>
          <w:delText xml:space="preserve">Figure </w:delText>
        </w:r>
        <w:r w:rsidDel="00A31B16">
          <w:rPr>
            <w:rFonts w:eastAsiaTheme="minorEastAsia" w:cstheme="minorHAnsi"/>
            <w:b/>
            <w:sz w:val="24"/>
            <w:szCs w:val="24"/>
            <w:lang w:val="en-CA"/>
          </w:rPr>
          <w:delText>4</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photosynthesis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 and intercepts</w:delText>
        </w:r>
        <w:r w:rsidRPr="00615D1B" w:rsidDel="00A31B16">
          <w:rPr>
            <w:rFonts w:eastAsiaTheme="minorEastAsia" w:cstheme="minorHAnsi"/>
            <w:b/>
            <w:sz w:val="24"/>
            <w:szCs w:val="24"/>
            <w:lang w:val="en-CA"/>
          </w:rPr>
          <w:delText>.</w:delText>
        </w:r>
      </w:del>
    </w:p>
    <w:p w14:paraId="1B2E0A52" w14:textId="0457FF6B" w:rsidR="00F72A4F" w:rsidDel="00A31B16" w:rsidRDefault="00F72A4F" w:rsidP="00A31B16">
      <w:pPr>
        <w:spacing w:after="0" w:line="360" w:lineRule="auto"/>
        <w:rPr>
          <w:del w:id="950" w:author="Joseph Stinziano" w:date="2020-04-02T09:28:00Z"/>
          <w:rFonts w:eastAsiaTheme="minorEastAsia" w:cstheme="minorHAnsi"/>
          <w:b/>
          <w:sz w:val="24"/>
          <w:szCs w:val="24"/>
          <w:lang w:val="en-CA"/>
        </w:rPr>
        <w:pPrChange w:id="951" w:author="Joseph Stinziano" w:date="2020-04-02T09:28:00Z">
          <w:pPr>
            <w:spacing w:after="0" w:line="360" w:lineRule="auto"/>
          </w:pPr>
        </w:pPrChange>
      </w:pPr>
    </w:p>
    <w:p w14:paraId="6B70E68E" w14:textId="4B395BA6" w:rsidR="00F72A4F" w:rsidRPr="00F72A4F" w:rsidRDefault="00F72A4F" w:rsidP="00A31B16">
      <w:pPr>
        <w:spacing w:after="0" w:line="360" w:lineRule="auto"/>
        <w:rPr>
          <w:rFonts w:eastAsiaTheme="minorEastAsia" w:cstheme="minorHAnsi"/>
          <w:sz w:val="24"/>
          <w:szCs w:val="24"/>
          <w:lang w:val="en-CA"/>
        </w:rPr>
        <w:pPrChange w:id="952" w:author="Joseph Stinziano" w:date="2020-04-02T09:28:00Z">
          <w:pPr>
            <w:spacing w:after="0" w:line="360" w:lineRule="auto"/>
          </w:pPr>
        </w:pPrChange>
      </w:pPr>
      <w:del w:id="953" w:author="Joseph Stinziano" w:date="2020-04-02T09:28:00Z">
        <w:r w:rsidDel="00A31B16">
          <w:rPr>
            <w:rFonts w:eastAsiaTheme="minorEastAsia" w:cstheme="minorHAnsi"/>
            <w:sz w:val="24"/>
            <w:szCs w:val="24"/>
            <w:lang w:val="en-CA"/>
          </w:rPr>
          <w:delText>The ratio of the total daily photosynthesis</w:delText>
        </w:r>
        <w:r w:rsidR="00B12740" w:rsidDel="00A31B16">
          <w:rPr>
            <w:rFonts w:eastAsiaTheme="minorEastAsia" w:cstheme="minorHAnsi"/>
            <w:sz w:val="24"/>
            <w:szCs w:val="24"/>
            <w:lang w:val="en-CA"/>
          </w:rPr>
          <w:delText xml:space="preserve"> </w:delText>
        </w:r>
        <w:r w:rsidDel="00A31B16">
          <w:rPr>
            <w:rFonts w:eastAsiaTheme="minorEastAsia" w:cstheme="minorHAnsi"/>
            <w:sz w:val="24"/>
            <w:szCs w:val="24"/>
            <w:lang w:val="en-CA"/>
          </w:rPr>
          <w:delText>: respiration (A/R) was also considered when comparing models. Using a fixed H</w:delText>
        </w:r>
        <w:r w:rsidDel="00A31B16">
          <w:rPr>
            <w:rFonts w:eastAsiaTheme="minorEastAsia" w:cstheme="minorHAnsi"/>
            <w:sz w:val="24"/>
            <w:szCs w:val="24"/>
            <w:vertAlign w:val="subscript"/>
            <w:lang w:val="en-CA"/>
          </w:rPr>
          <w:delText>d</w:delText>
        </w:r>
        <w:r w:rsidDel="00A31B16">
          <w:rPr>
            <w:rFonts w:eastAsiaTheme="minorEastAsia" w:cstheme="minorHAnsi"/>
            <w:sz w:val="24"/>
            <w:szCs w:val="24"/>
            <w:lang w:val="en-CA"/>
          </w:rPr>
          <w:delText xml:space="preserve"> 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the low respiration model of A/R had a slope of 0.993</w:delText>
        </w:r>
        <w:r w:rsidDel="00A31B16">
          <w:rPr>
            <w:rFonts w:eastAsiaTheme="minorEastAsia" w:cstheme="minorHAnsi"/>
            <w:sz w:val="24"/>
            <w:szCs w:val="24"/>
          </w:rPr>
          <w:delText xml:space="preserve"> ±</w:delText>
        </w:r>
        <w:r w:rsidDel="00A31B16">
          <w:rPr>
            <w:rFonts w:eastAsiaTheme="minorEastAsia" w:cstheme="minorHAnsi"/>
            <w:sz w:val="24"/>
            <w:szCs w:val="24"/>
            <w:lang w:val="en-CA"/>
          </w:rPr>
          <w:delText xml:space="preserve"> 5.634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 xml:space="preserve">-3 </w:delText>
        </w:r>
        <w:r w:rsidDel="00A31B16">
          <w:rPr>
            <w:rFonts w:eastAsiaTheme="minorEastAsia" w:cstheme="minorHAnsi"/>
            <w:sz w:val="24"/>
            <w:szCs w:val="24"/>
          </w:rPr>
          <w:delText xml:space="preserve">and the intercept was 0.025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0.002</w:delText>
        </w:r>
        <w:r w:rsidDel="00A31B16">
          <w:rPr>
            <w:rFonts w:eastAsiaTheme="minorEastAsia" w:cstheme="minorHAnsi"/>
            <w:sz w:val="24"/>
            <w:szCs w:val="24"/>
          </w:rPr>
          <w:delText xml:space="preserve">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3.109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5b). The high respiration model of A/R was similar; the slope was 0.993 ± </w:delText>
        </w:r>
        <w:r w:rsidDel="00A31B16">
          <w:rPr>
            <w:rFonts w:eastAsiaTheme="minorEastAsia" w:cstheme="minorHAnsi"/>
            <w:sz w:val="24"/>
            <w:szCs w:val="24"/>
            <w:lang w:val="en-CA"/>
          </w:rPr>
          <w:delText xml:space="preserve">5.628 and the intercept was 0.014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0.001 (approximately 1% of modeled A/R) </w:delText>
        </w:r>
        <w:r w:rsidDel="00A31B16">
          <w:rPr>
            <w:rFonts w:eastAsiaTheme="minorEastAsia" w:cstheme="minorHAnsi"/>
            <w:sz w:val="24"/>
            <w:szCs w:val="24"/>
          </w:rPr>
          <w:delText>(</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3.115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5d). Using a variable H</w:delText>
        </w:r>
        <w:r w:rsidDel="00A31B16">
          <w:rPr>
            <w:rFonts w:eastAsiaTheme="minorEastAsia" w:cstheme="minorHAnsi"/>
            <w:sz w:val="24"/>
            <w:szCs w:val="24"/>
            <w:vertAlign w:val="subscript"/>
          </w:rPr>
          <w:delText>d</w:delText>
        </w:r>
        <w:r w:rsidDel="00A31B16">
          <w:rPr>
            <w:rFonts w:eastAsiaTheme="minorEastAsia" w:cstheme="minorHAnsi"/>
            <w:sz w:val="24"/>
            <w:szCs w:val="24"/>
          </w:rPr>
          <w:delText>, the low respiration model of A/R had a slope of 0.994 ± 0.001 and the intercept was 0.030 ± 0.001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1,556</w:delText>
        </w:r>
        <w:r w:rsidDel="00A31B16">
          <w:rPr>
            <w:rFonts w:eastAsiaTheme="minorEastAsia" w:cstheme="minorHAnsi"/>
            <w:sz w:val="24"/>
            <w:szCs w:val="24"/>
            <w:lang w:val="en-CA"/>
          </w:rPr>
          <w:delText xml:space="preserve"> = 6.857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5</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0.9992;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5a). The high respiration model had </w:delText>
        </w:r>
        <w:r w:rsidR="003D1A1F" w:rsidDel="00A31B16">
          <w:rPr>
            <w:rFonts w:eastAsiaTheme="minorEastAsia" w:cstheme="minorHAnsi"/>
            <w:sz w:val="24"/>
            <w:szCs w:val="24"/>
          </w:rPr>
          <w:delText>a similar slope of 0.994 ± 0.001 and the intercept was 0.017 ± 0.003 (approximately 1% of modeled A/R) (</w:delText>
        </w:r>
        <w:r w:rsidR="003D1A1F" w:rsidDel="00A31B16">
          <w:rPr>
            <w:rFonts w:eastAsiaTheme="minorEastAsia" w:cstheme="minorHAnsi"/>
            <w:i/>
            <w:sz w:val="24"/>
            <w:szCs w:val="24"/>
            <w:lang w:val="en-CA"/>
          </w:rPr>
          <w:delText>F</w:delText>
        </w:r>
        <w:r w:rsidR="003D1A1F" w:rsidDel="00A31B16">
          <w:rPr>
            <w:rFonts w:eastAsiaTheme="minorEastAsia" w:cstheme="minorHAnsi"/>
            <w:sz w:val="24"/>
            <w:szCs w:val="24"/>
            <w:vertAlign w:val="subscript"/>
            <w:lang w:val="en-CA"/>
          </w:rPr>
          <w:delText>1,556</w:delText>
        </w:r>
        <w:r w:rsidR="003D1A1F" w:rsidDel="00A31B16">
          <w:rPr>
            <w:rFonts w:eastAsiaTheme="minorEastAsia" w:cstheme="minorHAnsi"/>
            <w:sz w:val="24"/>
            <w:szCs w:val="24"/>
            <w:lang w:val="en-CA"/>
          </w:rPr>
          <w:delText xml:space="preserve"> = 6.812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5</w:delText>
        </w:r>
        <w:r w:rsidR="003D1A1F" w:rsidDel="00A31B16">
          <w:rPr>
            <w:rFonts w:eastAsiaTheme="minorEastAsia" w:cstheme="minorHAnsi"/>
            <w:sz w:val="24"/>
            <w:szCs w:val="24"/>
          </w:rPr>
          <w:delText>, R</w:delText>
        </w:r>
        <w:r w:rsidR="003D1A1F" w:rsidDel="00A31B16">
          <w:rPr>
            <w:rFonts w:eastAsiaTheme="minorEastAsia" w:cstheme="minorHAnsi"/>
            <w:sz w:val="24"/>
            <w:szCs w:val="24"/>
            <w:vertAlign w:val="superscript"/>
          </w:rPr>
          <w:delText>2</w:delText>
        </w:r>
        <w:r w:rsidR="003D1A1F" w:rsidDel="00A31B16">
          <w:rPr>
            <w:rFonts w:eastAsiaTheme="minorEastAsia" w:cstheme="minorHAnsi"/>
            <w:sz w:val="24"/>
            <w:szCs w:val="24"/>
          </w:rPr>
          <w:delText xml:space="preserve"> = 0.9992; </w:delText>
        </w:r>
        <w:r w:rsidR="003D1A1F" w:rsidDel="00A31B16">
          <w:rPr>
            <w:rFonts w:eastAsiaTheme="minorEastAsia" w:cstheme="minorHAnsi"/>
            <w:i/>
            <w:sz w:val="24"/>
            <w:szCs w:val="24"/>
          </w:rPr>
          <w:delText xml:space="preserve">P </w:delText>
        </w:r>
        <w:r w:rsidR="003D1A1F" w:rsidDel="00A31B16">
          <w:rPr>
            <w:rFonts w:eastAsiaTheme="minorEastAsia" w:cstheme="minorHAnsi"/>
            <w:sz w:val="24"/>
            <w:szCs w:val="24"/>
          </w:rPr>
          <w:delText xml:space="preserve">&lt;2.2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-16</w:delText>
        </w:r>
        <w:r w:rsidR="003D1A1F"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3D1A1F" w:rsidDel="00A31B16">
          <w:rPr>
            <w:rFonts w:eastAsiaTheme="minorEastAsia" w:cstheme="minorHAnsi"/>
            <w:sz w:val="24"/>
            <w:szCs w:val="24"/>
          </w:rPr>
          <w:delText xml:space="preserve"> 5c). </w:delText>
        </w:r>
      </w:del>
    </w:p>
    <w:p w14:paraId="2591F0A1" w14:textId="659A5B1D" w:rsidR="00F72A4F" w:rsidDel="00A31B16" w:rsidRDefault="00F72A4F" w:rsidP="00AF31EC">
      <w:pPr>
        <w:spacing w:after="0" w:line="360" w:lineRule="auto"/>
        <w:rPr>
          <w:del w:id="954" w:author="Joseph Stinziano" w:date="2020-04-02T09:28:00Z"/>
          <w:rFonts w:eastAsiaTheme="minorEastAsia" w:cstheme="minorHAnsi"/>
          <w:b/>
          <w:sz w:val="24"/>
          <w:szCs w:val="24"/>
          <w:lang w:val="en-CA"/>
        </w:rPr>
      </w:pPr>
    </w:p>
    <w:p w14:paraId="3C184BC8" w14:textId="71AA25B6" w:rsidR="000B4C3E" w:rsidDel="00A31B16" w:rsidRDefault="00A83843" w:rsidP="002B0AA8">
      <w:pPr>
        <w:spacing w:after="0" w:line="360" w:lineRule="auto"/>
        <w:rPr>
          <w:del w:id="955" w:author="Joseph Stinziano" w:date="2020-04-02T09:28:00Z"/>
          <w:rFonts w:eastAsiaTheme="minorEastAsia" w:cstheme="minorHAnsi"/>
          <w:sz w:val="24"/>
          <w:szCs w:val="24"/>
          <w:lang w:val="en-CA"/>
        </w:rPr>
      </w:pPr>
      <w:del w:id="956" w:author="Joseph Stinziano" w:date="2020-04-02T09:28:00Z">
        <w:r w:rsidDel="00A31B16">
          <w:rPr>
            <w:rFonts w:eastAsiaTheme="minorEastAsia" w:cstheme="minorHAnsi"/>
            <w:noProof/>
            <w:sz w:val="24"/>
            <w:szCs w:val="24"/>
            <w:lang w:val="en-CA"/>
          </w:rPr>
          <w:lastRenderedPageBreak/>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del>
    </w:p>
    <w:p w14:paraId="32AD0818" w14:textId="561B6F9F" w:rsidR="00E83BF0" w:rsidDel="00A31B16" w:rsidRDefault="00E83BF0" w:rsidP="00E83BF0">
      <w:pPr>
        <w:spacing w:after="0" w:line="360" w:lineRule="auto"/>
        <w:rPr>
          <w:del w:id="957" w:author="Joseph Stinziano" w:date="2020-04-02T09:28:00Z"/>
          <w:rFonts w:eastAsiaTheme="minorEastAsia" w:cstheme="minorHAnsi"/>
          <w:b/>
          <w:sz w:val="24"/>
          <w:szCs w:val="24"/>
          <w:lang w:val="en-CA"/>
        </w:rPr>
      </w:pPr>
      <w:del w:id="958"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5</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A</w:delText>
        </w:r>
        <w:r w:rsidR="00A83843" w:rsidDel="00A31B16">
          <w:rPr>
            <w:rFonts w:eastAsiaTheme="minorEastAsia" w:cstheme="minorHAnsi"/>
            <w:b/>
            <w:sz w:val="24"/>
            <w:szCs w:val="24"/>
            <w:lang w:val="en-CA"/>
          </w:rPr>
          <w:delText>/</w:delText>
        </w:r>
        <w:r w:rsidDel="00A31B16">
          <w:rPr>
            <w:rFonts w:eastAsiaTheme="minorEastAsia" w:cstheme="minorHAnsi"/>
            <w:b/>
            <w:sz w:val="24"/>
            <w:szCs w:val="24"/>
            <w:lang w:val="en-CA"/>
          </w:rPr>
          <w:delText>R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R: respiration, 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w:delText>
        </w:r>
        <w:r w:rsidR="0028651E" w:rsidDel="00A31B16">
          <w:rPr>
            <w:rFonts w:eastAsiaTheme="minorEastAsia" w:cstheme="minorHAnsi"/>
            <w:b/>
            <w:sz w:val="24"/>
            <w:szCs w:val="24"/>
            <w:lang w:val="en-CA"/>
          </w:rPr>
          <w:delText xml:space="preserve"> respective</w:delText>
        </w:r>
        <w:r w:rsidDel="00A31B16">
          <w:rPr>
            <w:rFonts w:eastAsiaTheme="minorEastAsia" w:cstheme="minorHAnsi"/>
            <w:b/>
            <w:sz w:val="24"/>
            <w:szCs w:val="24"/>
            <w:lang w:val="en-CA"/>
          </w:rPr>
          <w:delText xml:space="preserve"> modeled slopes and intercepts</w:delText>
        </w:r>
        <w:r w:rsidRPr="00615D1B" w:rsidDel="00A31B16">
          <w:rPr>
            <w:rFonts w:eastAsiaTheme="minorEastAsia" w:cstheme="minorHAnsi"/>
            <w:b/>
            <w:sz w:val="24"/>
            <w:szCs w:val="24"/>
            <w:lang w:val="en-CA"/>
          </w:rPr>
          <w:delText>.</w:delText>
        </w:r>
      </w:del>
    </w:p>
    <w:p w14:paraId="3D7C8E68" w14:textId="75960EC2" w:rsidR="003D1A1F" w:rsidDel="00A31B16" w:rsidRDefault="003D1A1F" w:rsidP="002B0AA8">
      <w:pPr>
        <w:spacing w:after="0" w:line="360" w:lineRule="auto"/>
        <w:rPr>
          <w:del w:id="959" w:author="Joseph Stinziano" w:date="2020-04-02T09:28:00Z"/>
          <w:rFonts w:eastAsiaTheme="minorEastAsia" w:cstheme="minorHAnsi"/>
          <w:sz w:val="24"/>
          <w:szCs w:val="24"/>
          <w:lang w:val="en-CA"/>
        </w:rPr>
      </w:pPr>
    </w:p>
    <w:p w14:paraId="1BF3B5F2" w14:textId="71D6B46E" w:rsidR="00B42856" w:rsidDel="00A31B16" w:rsidRDefault="003D1A1F" w:rsidP="002B0AA8">
      <w:pPr>
        <w:spacing w:after="0" w:line="360" w:lineRule="auto"/>
        <w:rPr>
          <w:del w:id="960" w:author="Joseph Stinziano" w:date="2020-04-02T09:28:00Z"/>
          <w:rFonts w:eastAsiaTheme="minorEastAsia" w:cstheme="minorHAnsi"/>
          <w:sz w:val="24"/>
          <w:szCs w:val="24"/>
          <w:lang w:val="en-CA"/>
        </w:rPr>
      </w:pPr>
      <w:del w:id="961" w:author="Joseph Stinziano" w:date="2020-04-02T09:28:00Z">
        <w:r w:rsidDel="00A31B16">
          <w:rPr>
            <w:rFonts w:eastAsiaTheme="minorEastAsia" w:cstheme="minorHAnsi"/>
            <w:sz w:val="24"/>
            <w:szCs w:val="24"/>
            <w:lang w:val="en-CA"/>
          </w:rPr>
          <w:delText>Lastly, total daily carbon (C) gain was</w:delText>
        </w:r>
        <w:r w:rsidR="00DE616C" w:rsidDel="00A31B16">
          <w:rPr>
            <w:rFonts w:eastAsiaTheme="minorEastAsia" w:cstheme="minorHAnsi"/>
            <w:sz w:val="24"/>
            <w:szCs w:val="24"/>
            <w:lang w:val="en-CA"/>
          </w:rPr>
          <w:delText xml:space="preserve"> also</w:delText>
        </w:r>
        <w:r w:rsidDel="00A31B16">
          <w:rPr>
            <w:rFonts w:eastAsiaTheme="minorEastAsia" w:cstheme="minorHAnsi"/>
            <w:sz w:val="24"/>
            <w:szCs w:val="24"/>
            <w:lang w:val="en-CA"/>
          </w:rPr>
          <w:delText xml:space="preserve"> compared between models with different thermal response parameters. Using a fixed H</w:delText>
        </w:r>
        <w:r w:rsidDel="00A31B16">
          <w:rPr>
            <w:rFonts w:eastAsiaTheme="minorEastAsia" w:cstheme="minorHAnsi"/>
            <w:sz w:val="24"/>
            <w:szCs w:val="24"/>
            <w:vertAlign w:val="subscript"/>
            <w:lang w:val="en-CA"/>
          </w:rPr>
          <w:delText xml:space="preserve">d </w:delText>
        </w:r>
        <w:r w:rsidDel="00A31B16">
          <w:rPr>
            <w:rFonts w:eastAsiaTheme="minorEastAsia" w:cstheme="minorHAnsi"/>
            <w:sz w:val="24"/>
            <w:szCs w:val="24"/>
            <w:lang w:val="en-CA"/>
          </w:rPr>
          <w:delText>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xml:space="preserve">, the low respiration model </w:delText>
        </w:r>
        <w:r w:rsidR="00DE616C" w:rsidDel="00A31B16">
          <w:rPr>
            <w:rFonts w:eastAsiaTheme="minorEastAsia" w:cstheme="minorHAnsi"/>
            <w:sz w:val="24"/>
            <w:szCs w:val="24"/>
            <w:lang w:val="en-CA"/>
          </w:rPr>
          <w:delText xml:space="preserve">of total C gain had a slope of 0.978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7.445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7.609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-5</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1.726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6b). </w:delText>
        </w:r>
        <w:r w:rsidR="00891366" w:rsidDel="00A31B16">
          <w:rPr>
            <w:rFonts w:eastAsiaTheme="minorEastAsia" w:cstheme="minorHAnsi"/>
            <w:sz w:val="24"/>
            <w:szCs w:val="24"/>
          </w:rPr>
          <w:delText>Likewise</w:delText>
        </w:r>
        <w:r w:rsidR="00DE616C" w:rsidDel="00A31B16">
          <w:rPr>
            <w:rFonts w:eastAsiaTheme="minorEastAsia" w:cstheme="minorHAnsi"/>
            <w:sz w:val="24"/>
            <w:szCs w:val="24"/>
          </w:rPr>
          <w:delText xml:space="preserve">, the high respiration of total C gain had a slope of 0.979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7.261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 xml:space="preserve">-4 </w:delText>
        </w:r>
        <w:r w:rsidR="00DE616C" w:rsidDel="00A31B16">
          <w:rPr>
            <w:rFonts w:eastAsiaTheme="minorEastAsia" w:cstheme="minorHAnsi"/>
            <w:sz w:val="24"/>
            <w:szCs w:val="24"/>
          </w:rPr>
          <w:delText xml:space="preserve">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1.116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1.821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6d). </w:delText>
        </w:r>
        <w:r w:rsidR="0028651E" w:rsidDel="00A31B16">
          <w:rPr>
            <w:rFonts w:eastAsiaTheme="minorEastAsia" w:cstheme="minorHAnsi"/>
            <w:sz w:val="24"/>
            <w:szCs w:val="24"/>
          </w:rPr>
          <w:delText>This can be compared to a variable H</w:delText>
        </w:r>
        <w:r w:rsidR="0028651E" w:rsidDel="00A31B16">
          <w:rPr>
            <w:rFonts w:eastAsiaTheme="minorEastAsia" w:cstheme="minorHAnsi"/>
            <w:sz w:val="24"/>
            <w:szCs w:val="24"/>
            <w:vertAlign w:val="subscript"/>
          </w:rPr>
          <w:delText>d</w:delText>
        </w:r>
        <w:r w:rsidR="0028651E" w:rsidDel="00A31B16">
          <w:rPr>
            <w:rFonts w:eastAsiaTheme="minorEastAsia" w:cstheme="minorHAnsi"/>
            <w:sz w:val="24"/>
            <w:szCs w:val="24"/>
          </w:rPr>
          <w:delText xml:space="preserve">; starting with the low respiration model, total C gain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9.555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1.223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-3</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1.06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6a). The high respiration of total C gain also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9.110 </w:delText>
        </w:r>
        <w:r w:rsidR="0028651E" w:rsidRPr="005C3801" w:rsidDel="00A31B16">
          <w:rPr>
            <w:rFonts w:eastAsiaTheme="minorEastAsia" w:cstheme="minorHAnsi"/>
            <w:sz w:val="24"/>
            <w:szCs w:val="24"/>
          </w:rPr>
          <w:delText xml:space="preserve">∙ </w:delText>
        </w:r>
        <w:r w:rsidR="0028651E" w:rsidRPr="005C3801" w:rsidDel="00A31B16">
          <w:rPr>
            <w:rFonts w:eastAsiaTheme="minorEastAsia" w:cstheme="minorHAnsi"/>
            <w:sz w:val="24"/>
            <w:szCs w:val="24"/>
          </w:rPr>
          <w:lastRenderedPageBreak/>
          <w:delText>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1.290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1.17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6c). </w:delText>
        </w:r>
      </w:del>
    </w:p>
    <w:p w14:paraId="277FB7BD" w14:textId="54D4E1D0" w:rsidR="003D1A1F" w:rsidRPr="005D14D6" w:rsidDel="00A31B16" w:rsidRDefault="003D1A1F" w:rsidP="002B0AA8">
      <w:pPr>
        <w:spacing w:after="0" w:line="360" w:lineRule="auto"/>
        <w:rPr>
          <w:del w:id="962" w:author="Joseph Stinziano" w:date="2020-04-02T09:28:00Z"/>
          <w:rFonts w:eastAsiaTheme="minorEastAsia" w:cstheme="minorHAnsi"/>
          <w:sz w:val="24"/>
          <w:szCs w:val="24"/>
          <w:lang w:val="en-CA"/>
        </w:rPr>
      </w:pPr>
    </w:p>
    <w:p w14:paraId="0129A8AB" w14:textId="34BFD2A7" w:rsidR="000E68C1" w:rsidRPr="000E68C1" w:rsidDel="00A31B16" w:rsidRDefault="00A83843" w:rsidP="002B0AA8">
      <w:pPr>
        <w:spacing w:after="0" w:line="360" w:lineRule="auto"/>
        <w:rPr>
          <w:del w:id="963" w:author="Joseph Stinziano" w:date="2020-04-02T09:28:00Z"/>
          <w:rFonts w:eastAsiaTheme="minorEastAsia" w:cstheme="minorHAnsi"/>
          <w:sz w:val="24"/>
          <w:szCs w:val="24"/>
        </w:rPr>
      </w:pPr>
      <w:del w:id="964" w:author="Joseph Stinziano" w:date="2020-04-02T09:28:00Z">
        <w:r w:rsidDel="00A31B16">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del>
    </w:p>
    <w:p w14:paraId="752647A4" w14:textId="01137A06" w:rsidR="002F71BA" w:rsidDel="00A31B16" w:rsidRDefault="000E68C1" w:rsidP="000E68C1">
      <w:pPr>
        <w:spacing w:after="0" w:line="360" w:lineRule="auto"/>
        <w:rPr>
          <w:del w:id="965" w:author="Joseph Stinziano" w:date="2020-04-02T09:28:00Z"/>
          <w:rFonts w:eastAsiaTheme="minorEastAsia" w:cstheme="minorHAnsi"/>
          <w:b/>
          <w:sz w:val="24"/>
          <w:szCs w:val="24"/>
          <w:lang w:val="en-CA"/>
        </w:rPr>
      </w:pPr>
      <w:del w:id="966"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6</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carbon gain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 xml:space="preserve"> “New”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C</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carbon</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w:delText>
        </w:r>
        <w:r w:rsidR="00AF31EC" w:rsidDel="00A31B16">
          <w:rPr>
            <w:rFonts w:eastAsiaTheme="minorEastAsia" w:cstheme="minorHAnsi"/>
            <w:b/>
            <w:sz w:val="24"/>
            <w:szCs w:val="24"/>
            <w:lang w:val="en-CA"/>
          </w:rPr>
          <w:delText xml:space="preserve"> and </w:delText>
        </w:r>
        <w:r w:rsidDel="00A31B16">
          <w:rPr>
            <w:rFonts w:eastAsiaTheme="minorEastAsia" w:cstheme="minorHAnsi"/>
            <w:b/>
            <w:sz w:val="24"/>
            <w:szCs w:val="24"/>
            <w:lang w:val="en-CA"/>
          </w:rPr>
          <w:delText>intercepts</w:delText>
        </w:r>
        <w:r w:rsidRPr="00615D1B" w:rsidDel="00A31B16">
          <w:rPr>
            <w:rFonts w:eastAsiaTheme="minorEastAsia" w:cstheme="minorHAnsi"/>
            <w:b/>
            <w:sz w:val="24"/>
            <w:szCs w:val="24"/>
            <w:lang w:val="en-CA"/>
          </w:rPr>
          <w:delText>.</w:delText>
        </w:r>
      </w:del>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21C8306"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w:t>
      </w:r>
      <w:bookmarkStart w:id="967" w:name="_GoBack"/>
      <w:bookmarkEnd w:id="967"/>
      <w:r w:rsidR="00247F8E" w:rsidRPr="005C3801">
        <w:rPr>
          <w:rFonts w:cstheme="minorHAnsi"/>
          <w:sz w:val="24"/>
          <w:szCs w:val="24"/>
          <w:lang w:val="en-CA"/>
        </w:rPr>
        <w:t>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there is no large impact on the fitted temperature response parameters for </w:t>
      </w:r>
      <w:proofErr w:type="spellStart"/>
      <w:r w:rsidRPr="005C3801">
        <w:rPr>
          <w:rFonts w:eastAsiaTheme="minorEastAsia" w:cstheme="minorHAnsi"/>
          <w:sz w:val="24"/>
          <w:szCs w:val="24"/>
          <w:lang w:val="en-CA"/>
        </w:rPr>
        <w:lastRenderedPageBreak/>
        <w:t>V</w:t>
      </w:r>
      <w:r w:rsidRPr="005C3801">
        <w:rPr>
          <w:rFonts w:eastAsiaTheme="minorEastAsia" w:cstheme="minorHAnsi"/>
          <w:sz w:val="24"/>
          <w:szCs w:val="24"/>
          <w:vertAlign w:val="subscript"/>
          <w:lang w:val="en-CA"/>
        </w:rPr>
        <w:t>cmax</w:t>
      </w:r>
      <w:proofErr w:type="spellEnd"/>
      <w:r w:rsidRPr="005C3801">
        <w:rPr>
          <w:rFonts w:eastAsiaTheme="minorEastAsia" w:cstheme="minorHAnsi"/>
          <w:sz w:val="24"/>
          <w:szCs w:val="24"/>
          <w:lang w:val="en-CA"/>
        </w:rPr>
        <w:t xml:space="preserve"> and </w:t>
      </w:r>
      <w:proofErr w:type="spellStart"/>
      <w:r w:rsidRPr="005C3801">
        <w:rPr>
          <w:rFonts w:eastAsiaTheme="minorEastAsia" w:cstheme="minorHAnsi"/>
          <w:sz w:val="24"/>
          <w:szCs w:val="24"/>
          <w:lang w:val="en-CA"/>
        </w:rPr>
        <w:t>J</w:t>
      </w:r>
      <w:r w:rsidRPr="005C3801">
        <w:rPr>
          <w:rFonts w:eastAsiaTheme="minorEastAsia" w:cstheme="minorHAnsi"/>
          <w:sz w:val="24"/>
          <w:szCs w:val="24"/>
          <w:vertAlign w:val="subscript"/>
          <w:lang w:val="en-CA"/>
        </w:rPr>
        <w:t>max</w:t>
      </w:r>
      <w:proofErr w:type="spellEnd"/>
      <w:r w:rsidR="00DE701F">
        <w:rPr>
          <w:rFonts w:eastAsiaTheme="minorEastAsia" w:cstheme="minorHAnsi"/>
          <w:sz w:val="24"/>
          <w:szCs w:val="24"/>
          <w:lang w:val="en-CA"/>
        </w:rPr>
        <w:t>,</w:t>
      </w:r>
      <w:r w:rsidR="00AC2BBB">
        <w:rPr>
          <w:rFonts w:eastAsiaTheme="minorEastAsia" w:cstheme="minorHAnsi"/>
          <w:sz w:val="24"/>
          <w:szCs w:val="24"/>
          <w:lang w:val="en-CA"/>
        </w:rPr>
        <w:t xml:space="preserve"> with differences</w:t>
      </w:r>
      <w:r w:rsidR="00DE701F">
        <w:rPr>
          <w:rFonts w:eastAsiaTheme="minorEastAsia" w:cstheme="minorHAnsi"/>
          <w:sz w:val="24"/>
          <w:szCs w:val="24"/>
          <w:lang w:val="en-CA"/>
        </w:rPr>
        <w:t xml:space="preserve"> ranging between 0 and 3.8% </w:t>
      </w:r>
      <w:r w:rsidR="00AC2BBB">
        <w:rPr>
          <w:rFonts w:eastAsiaTheme="minorEastAsia" w:cstheme="minorHAnsi"/>
          <w:sz w:val="24"/>
          <w:szCs w:val="24"/>
          <w:lang w:val="en-CA"/>
        </w:rPr>
        <w:t>depending</w:t>
      </w:r>
      <w:r w:rsidR="00DE701F">
        <w:rPr>
          <w:rFonts w:eastAsiaTheme="minorEastAsia" w:cstheme="minorHAnsi"/>
          <w:sz w:val="24"/>
          <w:szCs w:val="24"/>
          <w:lang w:val="en-CA"/>
        </w:rPr>
        <w:t xml:space="preserve"> on the parameter</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results in slightly reduced values for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fit.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fixed, there are no meaningful differences in the fits except for ΔS for </w:t>
      </w:r>
      <w:proofErr w:type="spellStart"/>
      <w:r w:rsidRPr="005C3801">
        <w:rPr>
          <w:rFonts w:eastAsiaTheme="minorEastAsia" w:cstheme="minorHAnsi"/>
          <w:sz w:val="24"/>
          <w:szCs w:val="24"/>
        </w:rPr>
        <w:t>J</w:t>
      </w:r>
      <w:r w:rsidRPr="005C3801">
        <w:rPr>
          <w:rFonts w:eastAsiaTheme="minorEastAsia" w:cstheme="minorHAnsi"/>
          <w:sz w:val="24"/>
          <w:szCs w:val="24"/>
          <w:vertAlign w:val="subscript"/>
        </w:rPr>
        <w:t>max</w:t>
      </w:r>
      <w:proofErr w:type="spellEnd"/>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and intercepts in the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regressions of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 This caused the differences in temperature response parameters to cause ~</w:t>
      </w:r>
      <w:r w:rsidR="00DE701F">
        <w:rPr>
          <w:rFonts w:eastAsiaTheme="minorEastAsia" w:cstheme="minorHAnsi"/>
          <w:sz w:val="24"/>
          <w:szCs w:val="24"/>
        </w:rPr>
        <w:t>1.5 – 2.2</w:t>
      </w:r>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 xml:space="preserve">The daily C balance was most affected by the missing term in Equation 3 when comparing models </w:t>
      </w:r>
      <w:commentRangeStart w:id="968"/>
      <w:commentRangeStart w:id="969"/>
      <w:r w:rsidR="006A4F31">
        <w:rPr>
          <w:rFonts w:eastAsiaTheme="minorEastAsia" w:cstheme="minorHAnsi"/>
          <w:sz w:val="24"/>
          <w:szCs w:val="24"/>
        </w:rPr>
        <w:t xml:space="preserve">where </w:t>
      </w:r>
      <w:proofErr w:type="spellStart"/>
      <w:r w:rsidR="006A4F31">
        <w:rPr>
          <w:rFonts w:eastAsiaTheme="minorEastAsia" w:cstheme="minorHAnsi"/>
          <w:sz w:val="24"/>
          <w:szCs w:val="24"/>
        </w:rPr>
        <w:t>H</w:t>
      </w:r>
      <w:r w:rsidR="006A4F31">
        <w:rPr>
          <w:rFonts w:eastAsiaTheme="minorEastAsia" w:cstheme="minorHAnsi"/>
          <w:sz w:val="24"/>
          <w:szCs w:val="24"/>
          <w:vertAlign w:val="subscript"/>
        </w:rPr>
        <w:t>d</w:t>
      </w:r>
      <w:proofErr w:type="spellEnd"/>
      <w:r w:rsidR="006A4F31">
        <w:rPr>
          <w:rFonts w:eastAsiaTheme="minorEastAsia" w:cstheme="minorHAnsi"/>
          <w:sz w:val="24"/>
          <w:szCs w:val="24"/>
        </w:rPr>
        <w:t xml:space="preserve"> was fixed</w:t>
      </w:r>
      <w:commentRangeEnd w:id="968"/>
      <w:r w:rsidR="00096252">
        <w:rPr>
          <w:rStyle w:val="CommentReference"/>
        </w:rPr>
        <w:commentReference w:id="968"/>
      </w:r>
      <w:commentRangeEnd w:id="969"/>
      <w:r w:rsidR="00531177">
        <w:rPr>
          <w:rStyle w:val="CommentReference"/>
        </w:rPr>
        <w:commentReference w:id="969"/>
      </w:r>
      <w:r w:rsidR="006A4F31">
        <w:rPr>
          <w:rFonts w:eastAsiaTheme="minorEastAsia" w:cstheme="minorHAnsi"/>
          <w:sz w:val="24"/>
          <w:szCs w:val="24"/>
        </w:rPr>
        <w:t xml:space="preserve">,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706F7DD2"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r w:rsidR="00DE701F">
        <w:rPr>
          <w:rFonts w:eastAsiaTheme="minorEastAsia" w:cstheme="minorHAnsi"/>
          <w:sz w:val="24"/>
          <w:szCs w:val="24"/>
          <w:lang w:val="en-CA"/>
        </w:rPr>
        <w:t xml:space="preserve"> outputs</w:t>
      </w:r>
      <w:r w:rsidR="00AC2BBB">
        <w:rPr>
          <w:rFonts w:eastAsiaTheme="minorEastAsia" w:cstheme="minorHAnsi"/>
          <w:sz w:val="24"/>
          <w:szCs w:val="24"/>
          <w:lang w:val="en-CA"/>
        </w:rPr>
        <w:t xml:space="preserve">. </w:t>
      </w:r>
      <w:proofErr w:type="gramStart"/>
      <w:r w:rsidR="00AC2BBB">
        <w:rPr>
          <w:rFonts w:eastAsiaTheme="minorEastAsia" w:cstheme="minorHAnsi"/>
          <w:sz w:val="24"/>
          <w:szCs w:val="24"/>
          <w:lang w:val="en-CA"/>
        </w:rPr>
        <w:t>However</w:t>
      </w:r>
      <w:proofErr w:type="gramEnd"/>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del w:id="970"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either with Equation 10, or, </w:delText>
        </w:r>
        <w:commentRangeStart w:id="971"/>
        <w:commentRangeStart w:id="972"/>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971"/>
        <w:r w:rsidR="00513BD2" w:rsidDel="00531177">
          <w:rPr>
            <w:rStyle w:val="CommentReference"/>
          </w:rPr>
          <w:commentReference w:id="971"/>
        </w:r>
      </w:del>
      <w:commentRangeEnd w:id="972"/>
      <w:r w:rsidR="00531177">
        <w:rPr>
          <w:rStyle w:val="CommentReference"/>
        </w:rPr>
        <w:commentReference w:id="972"/>
      </w:r>
      <w:del w:id="973"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974"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975" w:author="Joseph Stinziano" w:date="2020-03-25T08:26:00Z"/>
          <w:rFonts w:eastAsiaTheme="minorEastAsia" w:cstheme="minorHAnsi"/>
          <w:sz w:val="24"/>
          <w:szCs w:val="24"/>
          <w:lang w:val="en-CA"/>
        </w:rPr>
      </w:pPr>
      <w:commentRangeStart w:id="976"/>
      <w:commentRangeStart w:id="977"/>
      <w:del w:id="978"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grounded in thermodynamics (e.g. Macromolecular Rate Theory; Hobbs et al., 2013; Liang </w:delText>
        </w:r>
        <w:r w:rsidR="00247F8E" w:rsidRPr="005C3801" w:rsidDel="00531177">
          <w:rPr>
            <w:rFonts w:eastAsiaTheme="minorEastAsia" w:cstheme="minorHAnsi"/>
            <w:sz w:val="24"/>
            <w:szCs w:val="24"/>
            <w:lang w:val="en-CA"/>
          </w:rPr>
          <w:lastRenderedPageBreak/>
          <w:delText>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976"/>
        <w:r w:rsidR="00702843" w:rsidDel="00531177">
          <w:rPr>
            <w:rStyle w:val="CommentReference"/>
          </w:rPr>
          <w:commentReference w:id="976"/>
        </w:r>
      </w:del>
      <w:commentRangeEnd w:id="977"/>
      <w:r w:rsidR="00531177">
        <w:rPr>
          <w:rStyle w:val="CommentReference"/>
        </w:rPr>
        <w:commentReference w:id="977"/>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 xml:space="preserve">Fisher RA, </w:t>
      </w:r>
      <w:proofErr w:type="spellStart"/>
      <w:r w:rsidR="007F3EC6">
        <w:rPr>
          <w:rFonts w:cstheme="minorHAnsi"/>
          <w:sz w:val="24"/>
          <w:szCs w:val="24"/>
          <w:lang w:val="en-CA"/>
        </w:rPr>
        <w:t>Wullschleger</w:t>
      </w:r>
      <w:proofErr w:type="spellEnd"/>
      <w:r w:rsidR="007F3EC6">
        <w:rPr>
          <w:rFonts w:cstheme="minorHAnsi"/>
          <w:sz w:val="24"/>
          <w:szCs w:val="24"/>
          <w:lang w:val="en-CA"/>
        </w:rPr>
        <w:t xml:space="preserve"> SD, </w:t>
      </w:r>
      <w:proofErr w:type="spellStart"/>
      <w:r w:rsidR="007F3EC6">
        <w:rPr>
          <w:rFonts w:cstheme="minorHAnsi"/>
          <w:sz w:val="24"/>
          <w:szCs w:val="24"/>
          <w:lang w:val="en-CA"/>
        </w:rPr>
        <w:t>Massoud</w:t>
      </w:r>
      <w:proofErr w:type="spellEnd"/>
      <w:r w:rsidR="007F3EC6">
        <w:rPr>
          <w:rFonts w:cstheme="minorHAnsi"/>
          <w:sz w:val="24"/>
          <w:szCs w:val="24"/>
          <w:lang w:val="en-CA"/>
        </w:rPr>
        <w:t xml:space="preserve"> EC, </w:t>
      </w:r>
      <w:proofErr w:type="spellStart"/>
      <w:r w:rsidR="007F3EC6">
        <w:rPr>
          <w:rFonts w:cstheme="minorHAnsi"/>
          <w:sz w:val="24"/>
          <w:szCs w:val="24"/>
          <w:lang w:val="en-CA"/>
        </w:rPr>
        <w:t>Vrugt</w:t>
      </w:r>
      <w:proofErr w:type="spellEnd"/>
      <w:r w:rsidR="007F3EC6">
        <w:rPr>
          <w:rFonts w:cstheme="minorHAnsi"/>
          <w:sz w:val="24"/>
          <w:szCs w:val="24"/>
          <w:lang w:val="en-CA"/>
        </w:rPr>
        <w:t xml:space="preserve">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 xml:space="preserve">Atkin OK, </w:t>
      </w:r>
      <w:proofErr w:type="spellStart"/>
      <w:r>
        <w:rPr>
          <w:rFonts w:cstheme="minorHAnsi"/>
          <w:sz w:val="24"/>
          <w:szCs w:val="24"/>
          <w:lang w:val="en-CA"/>
        </w:rPr>
        <w:t>Tjoelker</w:t>
      </w:r>
      <w:proofErr w:type="spellEnd"/>
      <w:r>
        <w:rPr>
          <w:rFonts w:cstheme="minorHAnsi"/>
          <w:sz w:val="24"/>
          <w:szCs w:val="24"/>
          <w:lang w:val="en-CA"/>
        </w:rPr>
        <w:t xml:space="preserve">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lastRenderedPageBreak/>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Weerasinghe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lastRenderedPageBreak/>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01D4D34B" w:rsidR="00DE428A"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Duursma</w:t>
      </w:r>
      <w:proofErr w:type="spellEnd"/>
      <w:r>
        <w:rPr>
          <w:rFonts w:eastAsiaTheme="minorEastAsia" w:cstheme="minorHAnsi"/>
          <w:sz w:val="24"/>
          <w:szCs w:val="24"/>
          <w:lang w:val="en-CA"/>
        </w:rPr>
        <w:t xml:space="preserve">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et al. 2011. Reconciling the optimal and empirical approaches to modelling stomatal conductance. Global Change Biology 17:2134-2144.</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35C17CC2" w14:textId="6DD270E3" w:rsidR="000F3F0D"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Smith NG, Keenan TF, Prentice IC, Wang H, Wright IJ, </w:t>
      </w:r>
      <w:proofErr w:type="spellStart"/>
      <w:r>
        <w:rPr>
          <w:rFonts w:eastAsiaTheme="minorEastAsia" w:cstheme="minorHAnsi"/>
          <w:sz w:val="24"/>
          <w:szCs w:val="24"/>
          <w:lang w:val="en-CA"/>
        </w:rPr>
        <w:t>Niinemets</w:t>
      </w:r>
      <w:proofErr w:type="spellEnd"/>
      <w:r>
        <w:rPr>
          <w:rFonts w:eastAsiaTheme="minorEastAsia" w:cstheme="minorHAnsi"/>
          <w:sz w:val="24"/>
          <w:szCs w:val="24"/>
          <w:lang w:val="en-CA"/>
        </w:rPr>
        <w:t xml:space="preserve"> Ü,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w:t>
      </w:r>
      <w:proofErr w:type="spellStart"/>
      <w:r>
        <w:rPr>
          <w:rFonts w:eastAsiaTheme="minorEastAsia" w:cstheme="minorHAnsi"/>
          <w:sz w:val="24"/>
          <w:szCs w:val="24"/>
          <w:lang w:val="en-CA"/>
        </w:rPr>
        <w:t>Domingues</w:t>
      </w:r>
      <w:proofErr w:type="spellEnd"/>
      <w:r>
        <w:rPr>
          <w:rFonts w:eastAsiaTheme="minorEastAsia" w:cstheme="minorHAnsi"/>
          <w:sz w:val="24"/>
          <w:szCs w:val="24"/>
          <w:lang w:val="en-CA"/>
        </w:rPr>
        <w:t xml:space="preserve"> TF, et al. 2019. Global photosynthetic capacity is optimized to the environment. Ecology Letters 22:506-517.</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w:t>
      </w:r>
      <w:proofErr w:type="gramStart"/>
      <w:r w:rsidRPr="005C3801">
        <w:rPr>
          <w:rFonts w:eastAsiaTheme="minorEastAsia" w:cstheme="minorHAnsi"/>
          <w:sz w:val="24"/>
          <w:szCs w:val="24"/>
          <w:lang w:val="en-CA"/>
        </w:rPr>
        <w:t>trees:</w:t>
      </w:r>
      <w:proofErr w:type="gramEnd"/>
      <w:r w:rsidRPr="005C3801">
        <w:rPr>
          <w:rFonts w:eastAsiaTheme="minorEastAsia" w:cstheme="minorHAnsi"/>
          <w:sz w:val="24"/>
          <w:szCs w:val="24"/>
          <w:lang w:val="en-CA"/>
        </w:rPr>
        <w:t xml:space="preserve">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Walker AP, </w:t>
      </w:r>
      <w:proofErr w:type="spellStart"/>
      <w:r>
        <w:rPr>
          <w:rFonts w:eastAsiaTheme="minorEastAsia" w:cstheme="minorHAnsi"/>
          <w:sz w:val="24"/>
          <w:szCs w:val="24"/>
          <w:lang w:val="en-CA"/>
        </w:rPr>
        <w:t>Quaife</w:t>
      </w:r>
      <w:proofErr w:type="spellEnd"/>
      <w:r>
        <w:rPr>
          <w:rFonts w:eastAsiaTheme="minorEastAsia" w:cstheme="minorHAnsi"/>
          <w:sz w:val="24"/>
          <w:szCs w:val="24"/>
          <w:lang w:val="en-CA"/>
        </w:rPr>
        <w:t xml:space="preserve"> T, van </w:t>
      </w:r>
      <w:proofErr w:type="spellStart"/>
      <w:r>
        <w:rPr>
          <w:rFonts w:eastAsiaTheme="minorEastAsia" w:cstheme="minorHAnsi"/>
          <w:sz w:val="24"/>
          <w:szCs w:val="24"/>
          <w:lang w:val="en-CA"/>
        </w:rPr>
        <w:t>Bodegom</w:t>
      </w:r>
      <w:proofErr w:type="spellEnd"/>
      <w:r>
        <w:rPr>
          <w:rFonts w:eastAsiaTheme="minorEastAsia" w:cstheme="minorHAnsi"/>
          <w:sz w:val="24"/>
          <w:szCs w:val="24"/>
          <w:lang w:val="en-CA"/>
        </w:rPr>
        <w:t xml:space="preserve"> PM, De </w:t>
      </w:r>
      <w:proofErr w:type="spellStart"/>
      <w:r>
        <w:rPr>
          <w:rFonts w:eastAsiaTheme="minorEastAsia" w:cstheme="minorHAnsi"/>
          <w:sz w:val="24"/>
          <w:szCs w:val="24"/>
          <w:lang w:val="en-CA"/>
        </w:rPr>
        <w:t>Kauwe</w:t>
      </w:r>
      <w:proofErr w:type="spellEnd"/>
      <w:r>
        <w:rPr>
          <w:rFonts w:eastAsiaTheme="minorEastAsia" w:cstheme="minorHAnsi"/>
          <w:sz w:val="24"/>
          <w:szCs w:val="24"/>
          <w:lang w:val="en-CA"/>
        </w:rPr>
        <w:t xml:space="preserve"> MG, Keenan TF, Joiner J, Lomas MR, </w:t>
      </w:r>
      <w:proofErr w:type="spellStart"/>
      <w:r>
        <w:rPr>
          <w:rFonts w:eastAsiaTheme="minorEastAsia" w:cstheme="minorHAnsi"/>
          <w:sz w:val="24"/>
          <w:szCs w:val="24"/>
          <w:lang w:val="en-CA"/>
        </w:rPr>
        <w:t>MacBean</w:t>
      </w:r>
      <w:proofErr w:type="spellEnd"/>
      <w:r>
        <w:rPr>
          <w:rFonts w:eastAsiaTheme="minorEastAsia" w:cstheme="minorHAnsi"/>
          <w:sz w:val="24"/>
          <w:szCs w:val="24"/>
          <w:lang w:val="en-CA"/>
        </w:rPr>
        <w:t>, et al. 2017. The impact of alternative trait-scaling hypotheses for the maximum photosynthetic carboxylation rate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on global gross primary production.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215:1370-1386.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21"/>
      <w:footerReference w:type="first" r:id="rId22"/>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C5142C" w:rsidRDefault="00C5142C" w:rsidP="00603FB1">
      <w:r>
        <w:rPr>
          <w:rStyle w:val="CommentReference"/>
        </w:rPr>
        <w:annotationRef/>
      </w:r>
      <w:r>
        <w:t xml:space="preserve">Reviewer 1: </w:t>
      </w:r>
    </w:p>
    <w:p w14:paraId="2C875B4E" w14:textId="77777777" w:rsidR="00C5142C" w:rsidRDefault="00C5142C" w:rsidP="00603FB1">
      <w:pPr>
        <w:rPr>
          <w:rFonts w:ascii="Segoe UI" w:eastAsia="Times New Roman" w:hAnsi="Segoe UI" w:cs="Segoe UI"/>
          <w:color w:val="201F1E"/>
          <w:shd w:val="clear" w:color="auto" w:fill="FFFFFF"/>
          <w:lang w:val="en-CA"/>
        </w:rPr>
      </w:pPr>
    </w:p>
    <w:p w14:paraId="547CD7DB" w14:textId="376EB0F4" w:rsidR="00C5142C" w:rsidRPr="00603FB1" w:rsidRDefault="00C5142C"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C5142C" w:rsidRDefault="00C5142C">
      <w:pPr>
        <w:pStyle w:val="CommentText"/>
      </w:pPr>
      <w:r>
        <w:t xml:space="preserve"> </w:t>
      </w:r>
    </w:p>
  </w:comment>
  <w:comment w:id="1" w:author="Joseph Stinziano" w:date="2020-03-25T08:10:00Z" w:initials="JS">
    <w:p w14:paraId="4869943C" w14:textId="1158B8B9" w:rsidR="00C5142C" w:rsidRDefault="00C5142C">
      <w:pPr>
        <w:pStyle w:val="CommentText"/>
      </w:pPr>
      <w:r>
        <w:rPr>
          <w:rStyle w:val="CommentReference"/>
        </w:rPr>
        <w:annotationRef/>
      </w:r>
      <w:r>
        <w:t>Done!</w:t>
      </w:r>
    </w:p>
  </w:comment>
  <w:comment w:id="4" w:author="Bridget Kathleen Murphy" w:date="2020-03-13T12:38:00Z" w:initials="BKM">
    <w:p w14:paraId="41FB7872" w14:textId="6FD75763"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C5142C" w:rsidRDefault="00C5142C" w:rsidP="005B6359">
      <w:pPr>
        <w:rPr>
          <w:rFonts w:ascii="Segoe UI" w:eastAsia="Times New Roman" w:hAnsi="Segoe UI" w:cs="Segoe UI"/>
          <w:color w:val="201F1E"/>
          <w:shd w:val="clear" w:color="auto" w:fill="FFFFFF"/>
          <w:lang w:val="en-CA"/>
        </w:rPr>
      </w:pPr>
    </w:p>
    <w:p w14:paraId="2DC8591A" w14:textId="3CAE922E"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5" w:author="Joseph Stinziano" w:date="2020-03-25T08:10:00Z" w:initials="JS">
    <w:p w14:paraId="586FFD13" w14:textId="58A22F93" w:rsidR="00C5142C" w:rsidRDefault="00C5142C">
      <w:pPr>
        <w:pStyle w:val="CommentText"/>
      </w:pPr>
      <w:r>
        <w:rPr>
          <w:rStyle w:val="CommentReference"/>
        </w:rPr>
        <w:annotationRef/>
      </w:r>
      <w:r>
        <w:t>Done!</w:t>
      </w:r>
    </w:p>
  </w:comment>
  <w:comment w:id="9" w:author="Bridget Kathleen Murphy" w:date="2020-03-13T12:34:00Z" w:initials="BKM">
    <w:p w14:paraId="5EF187C1" w14:textId="2B0B47A2" w:rsidR="00C5142C" w:rsidRDefault="00C5142C">
      <w:pPr>
        <w:pStyle w:val="CommentText"/>
      </w:pPr>
      <w:r>
        <w:rPr>
          <w:rStyle w:val="CommentReference"/>
        </w:rPr>
        <w:annotationRef/>
      </w:r>
      <w:r>
        <w:t>Reviewer 2:</w:t>
      </w:r>
    </w:p>
    <w:p w14:paraId="43FADA84" w14:textId="77777777" w:rsidR="00C5142C" w:rsidRDefault="00C5142C">
      <w:pPr>
        <w:pStyle w:val="CommentText"/>
      </w:pPr>
    </w:p>
    <w:p w14:paraId="79526D15" w14:textId="77777777"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C5142C" w:rsidRDefault="00C5142C">
      <w:pPr>
        <w:pStyle w:val="CommentText"/>
      </w:pPr>
    </w:p>
  </w:comment>
  <w:comment w:id="10" w:author="Joseph Stinziano" w:date="2020-03-25T08:27:00Z" w:initials="JS">
    <w:p w14:paraId="63B45F40" w14:textId="43920403" w:rsidR="00C5142C" w:rsidRDefault="00C5142C">
      <w:pPr>
        <w:pStyle w:val="CommentText"/>
      </w:pPr>
      <w:r>
        <w:rPr>
          <w:rStyle w:val="CommentReference"/>
        </w:rPr>
        <w:annotationRef/>
      </w:r>
      <w:r>
        <w:t>We have since removed all references to moving beyond the modified Arrhenius paradigm</w:t>
      </w:r>
    </w:p>
  </w:comment>
  <w:comment w:id="12" w:author="Bridget Kathleen Murphy" w:date="2020-03-13T12:39:00Z" w:initials="BKM">
    <w:p w14:paraId="51A8B800" w14:textId="030A51F0"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C5142C" w:rsidRDefault="00C5142C" w:rsidP="005B6359">
      <w:pPr>
        <w:rPr>
          <w:rFonts w:ascii="Segoe UI" w:eastAsia="Times New Roman" w:hAnsi="Segoe UI" w:cs="Segoe UI"/>
          <w:color w:val="201F1E"/>
          <w:shd w:val="clear" w:color="auto" w:fill="FFFFFF"/>
          <w:lang w:val="en-CA"/>
        </w:rPr>
      </w:pPr>
    </w:p>
    <w:p w14:paraId="51C3827F" w14:textId="5B117292"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13" w:author="Joseph Stinziano" w:date="2020-03-25T08:10:00Z" w:initials="JS">
    <w:p w14:paraId="5D964492" w14:textId="42631C09" w:rsidR="00C5142C" w:rsidRDefault="00C5142C">
      <w:pPr>
        <w:pStyle w:val="CommentText"/>
      </w:pPr>
      <w:r>
        <w:rPr>
          <w:rStyle w:val="CommentReference"/>
        </w:rPr>
        <w:annotationRef/>
      </w:r>
      <w:r>
        <w:t>Done! Removing from the atmosphere and releasing back to the atmosphere</w:t>
      </w:r>
    </w:p>
  </w:comment>
  <w:comment w:id="20" w:author="Bridget Kathleen Murphy" w:date="2020-03-13T12:39:00Z" w:initials="BKM">
    <w:p w14:paraId="5DB8C359" w14:textId="762780C3"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C5142C" w:rsidRDefault="00C5142C" w:rsidP="005B6359">
      <w:pPr>
        <w:rPr>
          <w:rFonts w:ascii="Segoe UI" w:eastAsia="Times New Roman" w:hAnsi="Segoe UI" w:cs="Segoe UI"/>
          <w:color w:val="201F1E"/>
          <w:shd w:val="clear" w:color="auto" w:fill="FFFFFF"/>
          <w:lang w:val="en-CA"/>
        </w:rPr>
      </w:pPr>
    </w:p>
    <w:p w14:paraId="180CEDA9" w14:textId="6CFF9D41"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34" w:author="Bridget Kathleen Murphy" w:date="2020-03-13T12:42:00Z" w:initials="BKM">
    <w:p w14:paraId="55E343DD" w14:textId="63C14D65"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C5142C" w:rsidRDefault="00C5142C" w:rsidP="005B6359">
      <w:pPr>
        <w:rPr>
          <w:rFonts w:ascii="Segoe UI" w:eastAsia="Times New Roman" w:hAnsi="Segoe UI" w:cs="Segoe UI"/>
          <w:color w:val="201F1E"/>
          <w:shd w:val="clear" w:color="auto" w:fill="FFFFFF"/>
          <w:lang w:val="en-CA"/>
        </w:rPr>
      </w:pPr>
    </w:p>
    <w:p w14:paraId="3EBB53E0" w14:textId="4425F290"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35" w:author="Joseph Stinziano" w:date="2020-03-25T08:11:00Z" w:initials="JS">
    <w:p w14:paraId="09F1AD39" w14:textId="227BBCF1" w:rsidR="00C5142C" w:rsidRDefault="00C5142C">
      <w:pPr>
        <w:pStyle w:val="CommentText"/>
      </w:pPr>
      <w:r>
        <w:rPr>
          <w:rStyle w:val="CommentReference"/>
        </w:rPr>
        <w:annotationRef/>
      </w:r>
      <w:r>
        <w:t>Done!</w:t>
      </w:r>
    </w:p>
  </w:comment>
  <w:comment w:id="56" w:author="Bridget Kathleen Murphy" w:date="2020-03-13T12:08:00Z" w:initials="BKM">
    <w:p w14:paraId="7BEE5147" w14:textId="77777777" w:rsidR="00C5142C" w:rsidRDefault="00C5142C"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C5142C" w:rsidRDefault="00C5142C" w:rsidP="00603FB1">
      <w:pPr>
        <w:rPr>
          <w:rFonts w:ascii="Segoe UI" w:eastAsia="Times New Roman" w:hAnsi="Segoe UI" w:cs="Segoe UI"/>
          <w:color w:val="201F1E"/>
          <w:shd w:val="clear" w:color="auto" w:fill="FFFFFF"/>
          <w:lang w:val="en-CA"/>
        </w:rPr>
      </w:pPr>
    </w:p>
    <w:p w14:paraId="6782E338" w14:textId="789C6FF1" w:rsidR="00C5142C" w:rsidRPr="00603FB1" w:rsidRDefault="00C5142C"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57" w:author="Joseph Stinziano" w:date="2020-03-25T08:11:00Z" w:initials="JS">
    <w:p w14:paraId="15E83729" w14:textId="3B06A306" w:rsidR="00C5142C" w:rsidRDefault="00C5142C">
      <w:pPr>
        <w:pStyle w:val="CommentText"/>
      </w:pPr>
      <w:r>
        <w:rPr>
          <w:rStyle w:val="CommentReference"/>
        </w:rPr>
        <w:annotationRef/>
      </w:r>
      <w:r>
        <w:t>Done!</w:t>
      </w:r>
    </w:p>
  </w:comment>
  <w:comment w:id="109" w:author="Bridget Kathleen Murphy" w:date="2020-03-13T12:43:00Z" w:initials="BKM">
    <w:p w14:paraId="7754962B" w14:textId="77777777" w:rsidR="00C5142C" w:rsidRDefault="00C5142C">
      <w:pPr>
        <w:pStyle w:val="CommentText"/>
      </w:pPr>
      <w:r>
        <w:rPr>
          <w:rStyle w:val="CommentReference"/>
        </w:rPr>
        <w:annotationRef/>
      </w:r>
      <w:proofErr w:type="spellStart"/>
      <w:r>
        <w:t>Reviwer</w:t>
      </w:r>
      <w:proofErr w:type="spellEnd"/>
      <w:r>
        <w:t xml:space="preserve"> 2:</w:t>
      </w:r>
    </w:p>
    <w:p w14:paraId="6394731A" w14:textId="77777777" w:rsidR="00C5142C" w:rsidRDefault="00C5142C">
      <w:pPr>
        <w:pStyle w:val="CommentText"/>
      </w:pPr>
    </w:p>
    <w:p w14:paraId="37991976" w14:textId="77777777"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xml:space="preserve">It's unclear what you are trying to say here. Are you saying that equation 3 is used for </w:t>
      </w:r>
      <w:proofErr w:type="spellStart"/>
      <w:r w:rsidRPr="005B6359">
        <w:rPr>
          <w:rFonts w:ascii="Segoe UI" w:eastAsia="Times New Roman" w:hAnsi="Segoe UI" w:cs="Segoe UI"/>
          <w:color w:val="201F1E"/>
          <w:shd w:val="clear" w:color="auto" w:fill="FFFFFF"/>
          <w:lang w:val="en-CA"/>
        </w:rPr>
        <w:t>ACi</w:t>
      </w:r>
      <w:proofErr w:type="spellEnd"/>
      <w:r w:rsidRPr="005B6359">
        <w:rPr>
          <w:rFonts w:ascii="Segoe UI" w:eastAsia="Times New Roman" w:hAnsi="Segoe UI" w:cs="Segoe UI"/>
          <w:color w:val="201F1E"/>
          <w:shd w:val="clear" w:color="auto" w:fill="FFFFFF"/>
          <w:lang w:val="en-CA"/>
        </w:rPr>
        <w:t xml:space="preserve"> curve fitting? I would suggest rewording this sentence.</w:t>
      </w:r>
    </w:p>
    <w:p w14:paraId="2ADADF2E" w14:textId="0311F945" w:rsidR="00C5142C" w:rsidRDefault="00C5142C">
      <w:pPr>
        <w:pStyle w:val="CommentText"/>
      </w:pPr>
    </w:p>
  </w:comment>
  <w:comment w:id="110" w:author="Joseph Stinziano" w:date="2020-03-26T08:31:00Z" w:initials="JS">
    <w:p w14:paraId="27781BF6" w14:textId="76B21543" w:rsidR="00C5142C" w:rsidRDefault="00C5142C">
      <w:pPr>
        <w:pStyle w:val="CommentText"/>
      </w:pPr>
      <w:r>
        <w:rPr>
          <w:rStyle w:val="CommentReference"/>
        </w:rPr>
        <w:annotationRef/>
      </w:r>
      <w:r>
        <w:t>We have now reworded the sentence as…</w:t>
      </w:r>
    </w:p>
  </w:comment>
  <w:comment w:id="119" w:author="Bridget Kathleen Murphy" w:date="2020-03-13T12:44:00Z" w:initials="BKM">
    <w:p w14:paraId="620342A4" w14:textId="77777777" w:rsidR="00C5142C" w:rsidRDefault="00C5142C">
      <w:pPr>
        <w:pStyle w:val="CommentText"/>
      </w:pPr>
      <w:r>
        <w:rPr>
          <w:rStyle w:val="CommentReference"/>
        </w:rPr>
        <w:annotationRef/>
      </w:r>
      <w:r>
        <w:t>Reviewer 2:</w:t>
      </w:r>
    </w:p>
    <w:p w14:paraId="225FAC32" w14:textId="77777777" w:rsidR="00C5142C" w:rsidRDefault="00C5142C">
      <w:pPr>
        <w:pStyle w:val="CommentText"/>
      </w:pPr>
    </w:p>
    <w:p w14:paraId="47031330" w14:textId="77777777"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C5142C" w:rsidRDefault="00C5142C">
      <w:pPr>
        <w:pStyle w:val="CommentText"/>
      </w:pPr>
    </w:p>
  </w:comment>
  <w:comment w:id="120" w:author="Joseph Stinziano" w:date="2020-03-25T08:12:00Z" w:initials="JS">
    <w:p w14:paraId="1234071B" w14:textId="497F2A08" w:rsidR="00C5142C" w:rsidRDefault="00C5142C">
      <w:pPr>
        <w:pStyle w:val="CommentText"/>
      </w:pPr>
      <w:r>
        <w:rPr>
          <w:rStyle w:val="CommentReference"/>
        </w:rPr>
        <w:annotationRef/>
      </w:r>
      <w:r>
        <w:t>Done!</w:t>
      </w:r>
    </w:p>
  </w:comment>
  <w:comment w:id="127" w:author="Bridget Kathleen Murphy" w:date="2020-03-13T12:45:00Z" w:initials="BKM">
    <w:p w14:paraId="108B4D42" w14:textId="030FB0AC" w:rsidR="00C5142C" w:rsidRDefault="00C5142C"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C5142C" w:rsidRDefault="00C5142C" w:rsidP="005B6359">
      <w:pPr>
        <w:rPr>
          <w:rFonts w:ascii="Segoe UI" w:eastAsia="Times New Roman" w:hAnsi="Segoe UI" w:cs="Segoe UI"/>
          <w:color w:val="201F1E"/>
          <w:shd w:val="clear" w:color="auto" w:fill="FFFFFF"/>
          <w:lang w:val="en-CA"/>
        </w:rPr>
      </w:pPr>
    </w:p>
    <w:p w14:paraId="0CA09828" w14:textId="54716C8C" w:rsidR="00C5142C" w:rsidRPr="005B6359" w:rsidRDefault="00C5142C"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28" w:author="Joseph Stinziano" w:date="2020-03-26T08:43:00Z" w:initials="JS">
    <w:p w14:paraId="0BDAE942" w14:textId="6A77C173" w:rsidR="00C5142C" w:rsidRDefault="00C5142C">
      <w:pPr>
        <w:pStyle w:val="CommentText"/>
      </w:pPr>
      <w:r>
        <w:rPr>
          <w:rStyle w:val="CommentReference"/>
        </w:rPr>
        <w:annotationRef/>
      </w:r>
      <w:r>
        <w:t>We have since rephrased this sentence as…</w:t>
      </w:r>
    </w:p>
  </w:comment>
  <w:comment w:id="138" w:author="Bridget Kathleen Murphy" w:date="2020-03-13T12:22:00Z" w:initials="BKM">
    <w:p w14:paraId="7F7C4EDB" w14:textId="24BEDB1F"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C5142C" w:rsidRDefault="00C5142C" w:rsidP="00096252">
      <w:pPr>
        <w:rPr>
          <w:rFonts w:ascii="Segoe UI" w:eastAsia="Times New Roman" w:hAnsi="Segoe UI" w:cs="Segoe UI"/>
          <w:color w:val="201F1E"/>
          <w:shd w:val="clear" w:color="auto" w:fill="FFFFFF"/>
          <w:lang w:val="en-CA"/>
        </w:rPr>
      </w:pPr>
    </w:p>
    <w:p w14:paraId="7E398DC6" w14:textId="5B2D5B73" w:rsidR="00C5142C" w:rsidRPr="005B6359" w:rsidRDefault="00C5142C"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139" w:author="Joseph Stinziano" w:date="2020-03-25T12:00:00Z" w:initials="JS">
    <w:p w14:paraId="541E2D00" w14:textId="3BC26F22" w:rsidR="00C5142C" w:rsidRDefault="00C5142C">
      <w:pPr>
        <w:pStyle w:val="CommentText"/>
      </w:pPr>
      <w:r>
        <w:rPr>
          <w:rStyle w:val="CommentReference"/>
        </w:rPr>
        <w:annotationRef/>
      </w:r>
      <w:r>
        <w:t xml:space="preserve">We have since used </w:t>
      </w:r>
      <w:proofErr w:type="gramStart"/>
      <w:r>
        <w:t>exp(</w:t>
      </w:r>
      <w:proofErr w:type="gramEnd"/>
      <w:r>
        <w:t>…) for clarity and added additional brackets to make the equations clear. See equations XYZ…</w:t>
      </w:r>
    </w:p>
  </w:comment>
  <w:comment w:id="140" w:author="Bridget Kathleen Murphy" w:date="2020-03-13T14:26:00Z" w:initials="BKM">
    <w:p w14:paraId="62E2EF64" w14:textId="77777777" w:rsidR="00C5142C" w:rsidRDefault="00C5142C">
      <w:pPr>
        <w:pStyle w:val="CommentText"/>
      </w:pPr>
      <w:r>
        <w:rPr>
          <w:rStyle w:val="CommentReference"/>
        </w:rPr>
        <w:annotationRef/>
      </w:r>
      <w:r>
        <w:t>Reviewer 3:</w:t>
      </w:r>
    </w:p>
    <w:p w14:paraId="17CDCEB0" w14:textId="77777777" w:rsidR="00C5142C" w:rsidRDefault="00C5142C">
      <w:pPr>
        <w:pStyle w:val="CommentText"/>
      </w:pPr>
    </w:p>
    <w:p w14:paraId="4E9FD188" w14:textId="42BDA2AA"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My main frustration is the complete lack of reference to all the other forms of that Johnson et al., (1942) equation available in literature. </w:t>
      </w:r>
      <w:proofErr w:type="gramStart"/>
      <w:r w:rsidRPr="00702843">
        <w:rPr>
          <w:rFonts w:ascii="Segoe UI" w:eastAsia="Times New Roman" w:hAnsi="Segoe UI" w:cs="Segoe UI"/>
          <w:color w:val="201F1E"/>
          <w:shd w:val="clear" w:color="auto" w:fill="FFFFFF"/>
          <w:lang w:val="en-CA"/>
        </w:rPr>
        <w:t>A number of</w:t>
      </w:r>
      <w:proofErr w:type="gramEnd"/>
      <w:r w:rsidRPr="00702843">
        <w:rPr>
          <w:rFonts w:ascii="Segoe UI" w:eastAsia="Times New Roman" w:hAnsi="Segoe UI" w:cs="Segoe UI"/>
          <w:color w:val="201F1E"/>
          <w:shd w:val="clear" w:color="auto" w:fill="FFFFFF"/>
          <w:lang w:val="en-CA"/>
        </w:rPr>
        <w:t xml:space="preserve"> alternative functions have been used to model the temperature dependences of photosynthetic capacities;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and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(see, for example, Harley et al. 1986; Long 1991; Harley et al. 1992; Harley &amp; </w:t>
      </w:r>
      <w:proofErr w:type="spellStart"/>
      <w:r w:rsidRPr="00702843">
        <w:rPr>
          <w:rFonts w:ascii="Segoe UI" w:eastAsia="Times New Roman" w:hAnsi="Segoe UI" w:cs="Segoe UI"/>
          <w:color w:val="201F1E"/>
          <w:shd w:val="clear" w:color="auto" w:fill="FFFFFF"/>
          <w:lang w:val="en-CA"/>
        </w:rPr>
        <w:t>Baldocchi</w:t>
      </w:r>
      <w:proofErr w:type="spellEnd"/>
      <w:r w:rsidRPr="00702843">
        <w:rPr>
          <w:rFonts w:ascii="Segoe UI" w:eastAsia="Times New Roman" w:hAnsi="Segoe UI" w:cs="Segoe UI"/>
          <w:color w:val="201F1E"/>
          <w:shd w:val="clear" w:color="auto" w:fill="FFFFFF"/>
          <w:lang w:val="en-CA"/>
        </w:rPr>
        <w:t xml:space="preserve"> 1995; Lloyd et al. 1995). However, all these equations are </w:t>
      </w:r>
      <w:proofErr w:type="gramStart"/>
      <w:r w:rsidRPr="00702843">
        <w:rPr>
          <w:rFonts w:ascii="Segoe UI" w:eastAsia="Times New Roman" w:hAnsi="Segoe UI" w:cs="Segoe UI"/>
          <w:color w:val="201F1E"/>
          <w:shd w:val="clear" w:color="auto" w:fill="FFFFFF"/>
          <w:lang w:val="en-CA"/>
        </w:rPr>
        <w:t>actually just</w:t>
      </w:r>
      <w:proofErr w:type="gramEnd"/>
      <w:r w:rsidRPr="00702843">
        <w:rPr>
          <w:rFonts w:ascii="Segoe UI" w:eastAsia="Times New Roman" w:hAnsi="Segoe UI" w:cs="Segoe UI"/>
          <w:color w:val="201F1E"/>
          <w:shd w:val="clear" w:color="auto" w:fill="FFFFFF"/>
          <w:lang w:val="en-CA"/>
        </w:rPr>
        <w:t xml:space="preserve"> alternative expressions of basic Johnson et al., (1942). There is fundamentally no difference between these functions, and it is not clear the real reason for choosing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for this study over the others. I would suggest that the authors should also review all the other forms of that equation and verify how different they all are and what fraction of a percent difference in carbon balance they make</w:t>
      </w:r>
    </w:p>
  </w:comment>
  <w:comment w:id="170" w:author="Bridget Kathleen Murphy" w:date="2020-03-13T14:30:00Z" w:initials="BKM">
    <w:p w14:paraId="0E225BEF" w14:textId="77777777" w:rsidR="00C5142C" w:rsidRDefault="00C5142C">
      <w:pPr>
        <w:pStyle w:val="CommentText"/>
      </w:pPr>
      <w:r>
        <w:rPr>
          <w:rStyle w:val="CommentReference"/>
        </w:rPr>
        <w:annotationRef/>
      </w:r>
      <w:r>
        <w:t>Reviewer 3:</w:t>
      </w:r>
    </w:p>
    <w:p w14:paraId="0A5C03F1" w14:textId="77777777" w:rsidR="00C5142C" w:rsidRDefault="00C5142C">
      <w:pPr>
        <w:pStyle w:val="CommentText"/>
      </w:pPr>
    </w:p>
    <w:p w14:paraId="7C5ACC29" w14:textId="5B7CC0F2"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71" w:author="Joseph Stinziano" w:date="2020-03-25T08:12:00Z" w:initials="JS">
    <w:p w14:paraId="0EB67BDA" w14:textId="766F72D7" w:rsidR="00C5142C" w:rsidRDefault="00C5142C">
      <w:pPr>
        <w:pStyle w:val="CommentText"/>
      </w:pPr>
      <w:r>
        <w:rPr>
          <w:rStyle w:val="CommentReference"/>
        </w:rPr>
        <w:annotationRef/>
      </w:r>
      <w:r>
        <w:t>Thank you for pointing out this oversight – we have since corrected this throughout – see lines X, Y, Z</w:t>
      </w:r>
    </w:p>
  </w:comment>
  <w:comment w:id="173" w:author="Bridget Kathleen Murphy" w:date="2020-03-13T12:47:00Z" w:initials="BKM">
    <w:p w14:paraId="61BD12D7" w14:textId="77777777" w:rsidR="00C5142C" w:rsidRDefault="00C5142C">
      <w:pPr>
        <w:pStyle w:val="CommentText"/>
      </w:pPr>
      <w:r>
        <w:rPr>
          <w:rStyle w:val="CommentReference"/>
        </w:rPr>
        <w:annotationRef/>
      </w:r>
      <w:r>
        <w:t>Reviewer 2:</w:t>
      </w:r>
    </w:p>
    <w:p w14:paraId="70D2B68B" w14:textId="77777777" w:rsidR="00C5142C" w:rsidRDefault="00C5142C">
      <w:pPr>
        <w:pStyle w:val="CommentText"/>
      </w:pPr>
    </w:p>
    <w:p w14:paraId="44CD8B6C" w14:textId="24CE5F78"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74" w:author="Joseph Stinziano" w:date="2020-03-25T08:12:00Z" w:initials="JS">
    <w:p w14:paraId="30336E34" w14:textId="1E92B2F1" w:rsidR="00C5142C" w:rsidRDefault="00C5142C">
      <w:pPr>
        <w:pStyle w:val="CommentText"/>
      </w:pPr>
      <w:r>
        <w:rPr>
          <w:rStyle w:val="CommentReference"/>
        </w:rPr>
        <w:annotationRef/>
      </w:r>
      <w:r>
        <w:t>Done!</w:t>
      </w:r>
    </w:p>
  </w:comment>
  <w:comment w:id="387" w:author="Bridget Kathleen Murphy" w:date="2020-03-13T14:26:00Z" w:initials="BKM">
    <w:p w14:paraId="6B621DCD" w14:textId="77777777" w:rsidR="00C5142C" w:rsidRDefault="00C5142C">
      <w:pPr>
        <w:pStyle w:val="CommentText"/>
      </w:pPr>
      <w:r>
        <w:rPr>
          <w:rStyle w:val="CommentReference"/>
        </w:rPr>
        <w:annotationRef/>
      </w:r>
      <w:r>
        <w:t>Reviewer 3:</w:t>
      </w:r>
    </w:p>
    <w:p w14:paraId="55694E08" w14:textId="77777777" w:rsidR="00C5142C" w:rsidRDefault="00C5142C">
      <w:pPr>
        <w:pStyle w:val="CommentText"/>
      </w:pPr>
    </w:p>
    <w:p w14:paraId="65B332E3" w14:textId="651DA8FF"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388" w:author="Joseph Stinziano" w:date="2020-03-25T11:58:00Z" w:initials="JS">
    <w:p w14:paraId="09B1AD9F" w14:textId="4C2BAE36" w:rsidR="00C5142C" w:rsidRDefault="00C5142C">
      <w:pPr>
        <w:pStyle w:val="CommentText"/>
      </w:pPr>
      <w:r>
        <w:rPr>
          <w:rStyle w:val="CommentReference"/>
        </w:rPr>
        <w:annotationRef/>
      </w:r>
      <w:r>
        <w:t xml:space="preserve">Based on our re-reading of the Johnson et al. (1942), and the derivatives (REFS), c’’ is </w:t>
      </w:r>
      <w:proofErr w:type="gramStart"/>
      <w:r>
        <w:t>actually a</w:t>
      </w:r>
      <w:proofErr w:type="gramEnd"/>
      <w:r>
        <w:t xml:space="preserve"> constant based on the mathematical derivation described in the original paper.</w:t>
      </w:r>
    </w:p>
  </w:comment>
  <w:comment w:id="476" w:author="Bridget Kathleen Murphy" w:date="2020-03-13T12:20:00Z" w:initials="BKM">
    <w:p w14:paraId="74D37E7A" w14:textId="51815D0E" w:rsidR="00C5142C" w:rsidRDefault="00C5142C"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C5142C" w:rsidRDefault="00C5142C" w:rsidP="00E40AA8">
      <w:pPr>
        <w:rPr>
          <w:rFonts w:ascii="Segoe UI" w:eastAsia="Times New Roman" w:hAnsi="Segoe UI" w:cs="Segoe UI"/>
          <w:color w:val="201F1E"/>
          <w:shd w:val="clear" w:color="auto" w:fill="FFFFFF"/>
          <w:lang w:val="en-CA"/>
        </w:rPr>
      </w:pPr>
    </w:p>
    <w:p w14:paraId="1F9A2977" w14:textId="3AFF725F" w:rsidR="00C5142C" w:rsidRPr="00E40AA8" w:rsidRDefault="00C5142C"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w:t>
      </w:r>
      <w:proofErr w:type="spellStart"/>
      <w:r w:rsidRPr="00E40AA8">
        <w:rPr>
          <w:rFonts w:ascii="Segoe UI" w:eastAsia="Times New Roman" w:hAnsi="Segoe UI" w:cs="Segoe UI"/>
          <w:color w:val="201F1E"/>
          <w:shd w:val="clear" w:color="auto" w:fill="FFFFFF"/>
          <w:lang w:val="en-CA"/>
        </w:rPr>
        <w:t>DeltaS</w:t>
      </w:r>
      <w:proofErr w:type="spellEnd"/>
      <w:r w:rsidRPr="00E40AA8">
        <w:rPr>
          <w:rFonts w:ascii="Segoe UI" w:eastAsia="Times New Roman" w:hAnsi="Segoe UI" w:cs="Segoe UI"/>
          <w:color w:val="201F1E"/>
          <w:shd w:val="clear" w:color="auto" w:fill="FFFFFF"/>
          <w:lang w:val="en-CA"/>
        </w:rPr>
        <w:t>+-</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and "298.15—</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It's also potentially ambiguous to some readers (does "+-" mean "plus or minus", or are the authors including an extraneous plus symbol?)</w:t>
      </w:r>
    </w:p>
    <w:p w14:paraId="39678578" w14:textId="53781C18" w:rsidR="00C5142C" w:rsidRDefault="00C5142C">
      <w:pPr>
        <w:pStyle w:val="CommentText"/>
      </w:pPr>
    </w:p>
  </w:comment>
  <w:comment w:id="477" w:author="Joseph Stinziano" w:date="2020-03-25T12:01:00Z" w:initials="JS">
    <w:p w14:paraId="31CB0EFA" w14:textId="596394A7" w:rsidR="00C5142C" w:rsidRDefault="00C5142C">
      <w:pPr>
        <w:pStyle w:val="CommentText"/>
      </w:pPr>
      <w:r>
        <w:rPr>
          <w:rStyle w:val="CommentReference"/>
        </w:rPr>
        <w:annotationRef/>
      </w:r>
      <w:r>
        <w:t>We have since eliminated the +/- notation due to its ambiguity, however we retain the intermediate steps for clarity.</w:t>
      </w:r>
    </w:p>
  </w:comment>
  <w:comment w:id="625" w:author="Joseph Stinziano" w:date="2020-04-02T09:22:00Z" w:initials="JS">
    <w:p w14:paraId="1233BFAA" w14:textId="499171FB" w:rsidR="00A31B16" w:rsidRDefault="00A31B16">
      <w:pPr>
        <w:pStyle w:val="CommentText"/>
      </w:pPr>
      <w:r>
        <w:rPr>
          <w:rStyle w:val="CommentReference"/>
        </w:rPr>
        <w:annotationRef/>
      </w:r>
      <w:r>
        <w:t>finish sentence</w:t>
      </w:r>
    </w:p>
  </w:comment>
  <w:comment w:id="633" w:author="Bridget Kathleen Murphy" w:date="2020-03-13T12:47:00Z" w:initials="BKM">
    <w:p w14:paraId="1957FB2B" w14:textId="3833B05C" w:rsidR="00C5142C" w:rsidRDefault="00C5142C">
      <w:pPr>
        <w:pStyle w:val="CommentText"/>
      </w:pPr>
      <w:r>
        <w:rPr>
          <w:rStyle w:val="CommentReference"/>
        </w:rPr>
        <w:annotationRef/>
      </w:r>
      <w:r>
        <w:t>Reviewer 2:</w:t>
      </w:r>
    </w:p>
    <w:p w14:paraId="696D032A" w14:textId="77777777" w:rsidR="00C5142C" w:rsidRDefault="00C5142C">
      <w:pPr>
        <w:pStyle w:val="CommentText"/>
      </w:pPr>
    </w:p>
    <w:p w14:paraId="2745BD37" w14:textId="2A3948F9" w:rsidR="00C5142C" w:rsidRPr="005B6359" w:rsidRDefault="00C5142C"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634" w:author="Joseph Stinziano" w:date="2020-03-26T08:47:00Z" w:initials="JS">
    <w:p w14:paraId="4BAC2E96" w14:textId="2462728F" w:rsidR="00C5142C" w:rsidRDefault="00C5142C">
      <w:pPr>
        <w:pStyle w:val="CommentText"/>
      </w:pPr>
      <w:r>
        <w:rPr>
          <w:rStyle w:val="CommentReference"/>
        </w:rPr>
        <w:annotationRef/>
      </w:r>
      <w:r>
        <w:t>We apologize for the lack of clarity here. We now have our points in sentence-form.</w:t>
      </w:r>
    </w:p>
  </w:comment>
  <w:comment w:id="644" w:author="Bridget Kathleen Murphy" w:date="2020-03-13T12:23:00Z" w:initials="BKM">
    <w:p w14:paraId="03178F38" w14:textId="41A96F16"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C5142C" w:rsidRDefault="00C5142C" w:rsidP="00096252">
      <w:pPr>
        <w:rPr>
          <w:rFonts w:ascii="Segoe UI" w:eastAsia="Times New Roman" w:hAnsi="Segoe UI" w:cs="Segoe UI"/>
          <w:color w:val="201F1E"/>
          <w:shd w:val="clear" w:color="auto" w:fill="FFFFFF"/>
          <w:lang w:val="en-CA"/>
        </w:rPr>
      </w:pPr>
    </w:p>
    <w:p w14:paraId="14369588" w14:textId="1C176594" w:rsidR="00C5142C" w:rsidRPr="00096252" w:rsidRDefault="00C5142C"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645" w:author="Joseph Stinziano" w:date="2020-03-25T08:14:00Z" w:initials="JS">
    <w:p w14:paraId="5EFDDD7F" w14:textId="03157DF3" w:rsidR="00C5142C" w:rsidRDefault="00C5142C">
      <w:pPr>
        <w:pStyle w:val="CommentText"/>
      </w:pPr>
      <w:r>
        <w:rPr>
          <w:rStyle w:val="CommentReference"/>
        </w:rPr>
        <w:annotationRef/>
      </w:r>
      <w:r>
        <w:t xml:space="preserve">A-Ci curve data, to obtain </w:t>
      </w:r>
      <w:proofErr w:type="spellStart"/>
      <w:r>
        <w:t>Vcmax</w:t>
      </w:r>
      <w:proofErr w:type="spellEnd"/>
      <w:r>
        <w:t xml:space="preserve"> and </w:t>
      </w:r>
      <w:proofErr w:type="spellStart"/>
      <w:r>
        <w:t>Jmax</w:t>
      </w:r>
      <w:proofErr w:type="spellEnd"/>
      <w:r>
        <w:t>.</w:t>
      </w:r>
    </w:p>
  </w:comment>
  <w:comment w:id="641" w:author="Bridget Kathleen Murphy" w:date="2020-03-13T12:23:00Z" w:initials="BKM">
    <w:p w14:paraId="03352EC3" w14:textId="77777777" w:rsidR="00C5142C" w:rsidRDefault="00C5142C">
      <w:pPr>
        <w:pStyle w:val="CommentText"/>
      </w:pPr>
      <w:r>
        <w:rPr>
          <w:rStyle w:val="CommentReference"/>
        </w:rPr>
        <w:annotationRef/>
      </w:r>
      <w:r>
        <w:t>Reviewer 1:</w:t>
      </w:r>
    </w:p>
    <w:p w14:paraId="64E335DB" w14:textId="77777777" w:rsidR="00C5142C" w:rsidRDefault="00C5142C">
      <w:pPr>
        <w:pStyle w:val="CommentText"/>
      </w:pPr>
    </w:p>
    <w:p w14:paraId="67F1B519" w14:textId="293DE7E3"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642" w:author="Joseph Stinziano" w:date="2020-03-25T08:19:00Z" w:initials="JS">
    <w:p w14:paraId="46745683" w14:textId="615DF6E4" w:rsidR="00C5142C" w:rsidRDefault="00C5142C">
      <w:pPr>
        <w:pStyle w:val="CommentText"/>
      </w:pPr>
      <w:r>
        <w:rPr>
          <w:rStyle w:val="CommentReference"/>
        </w:rPr>
        <w:annotationRef/>
      </w:r>
      <w:r>
        <w:t>We meant data compiled in the 2019 paper, but available from the 2018 repository. we have since clarified</w:t>
      </w:r>
    </w:p>
  </w:comment>
  <w:comment w:id="700" w:author="Bridget Kathleen Murphy" w:date="2020-03-13T14:27:00Z" w:initials="BKM">
    <w:p w14:paraId="53CB1074" w14:textId="77777777" w:rsidR="00C5142C" w:rsidRDefault="00C5142C">
      <w:pPr>
        <w:pStyle w:val="CommentText"/>
      </w:pPr>
      <w:r>
        <w:rPr>
          <w:rStyle w:val="CommentReference"/>
        </w:rPr>
        <w:annotationRef/>
      </w:r>
      <w:r>
        <w:t>Reviewer 3:</w:t>
      </w:r>
    </w:p>
    <w:p w14:paraId="18BC1C03" w14:textId="77777777" w:rsidR="00C5142C" w:rsidRDefault="00C5142C">
      <w:pPr>
        <w:pStyle w:val="CommentText"/>
      </w:pPr>
    </w:p>
    <w:p w14:paraId="3E68D424" w14:textId="25EDD4F7" w:rsidR="00C5142C" w:rsidRPr="00702843" w:rsidRDefault="00C5142C"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 xml:space="preserve">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or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C5142C" w:rsidRDefault="00C5142C">
      <w:pPr>
        <w:pStyle w:val="CommentText"/>
      </w:pPr>
    </w:p>
  </w:comment>
  <w:comment w:id="701" w:author="Bridget Kathleen Murphy" w:date="2020-03-13T12:25:00Z" w:initials="BKM">
    <w:p w14:paraId="4B36951A" w14:textId="77777777" w:rsidR="00C5142C" w:rsidRDefault="00C5142C">
      <w:pPr>
        <w:pStyle w:val="CommentText"/>
      </w:pPr>
      <w:r>
        <w:rPr>
          <w:rStyle w:val="CommentReference"/>
        </w:rPr>
        <w:annotationRef/>
      </w:r>
      <w:r>
        <w:t>Reviewer 1:</w:t>
      </w:r>
    </w:p>
    <w:p w14:paraId="74680622" w14:textId="77777777" w:rsidR="00C5142C" w:rsidRDefault="00C5142C">
      <w:pPr>
        <w:pStyle w:val="CommentText"/>
      </w:pPr>
    </w:p>
    <w:p w14:paraId="4ED10C35" w14:textId="07629344"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702" w:author="Bridget Kathleen Murphy" w:date="2020-03-13T14:30:00Z" w:initials="BKM">
    <w:p w14:paraId="27D0CA57" w14:textId="7AA4506A" w:rsidR="00C5142C" w:rsidRDefault="00C5142C">
      <w:pPr>
        <w:pStyle w:val="CommentText"/>
      </w:pPr>
      <w:r>
        <w:rPr>
          <w:rStyle w:val="CommentReference"/>
        </w:rPr>
        <w:annotationRef/>
      </w:r>
      <w:r>
        <w:t>Reviewer 3:</w:t>
      </w:r>
    </w:p>
    <w:p w14:paraId="66093D76" w14:textId="77777777" w:rsidR="00C5142C" w:rsidRDefault="00C5142C">
      <w:pPr>
        <w:pStyle w:val="CommentText"/>
      </w:pPr>
    </w:p>
    <w:p w14:paraId="19D9C1C4" w14:textId="1DAAF351" w:rsidR="00C5142C" w:rsidRPr="00702843" w:rsidRDefault="00C5142C"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C5142C" w:rsidRDefault="00C5142C">
      <w:pPr>
        <w:pStyle w:val="CommentText"/>
      </w:pPr>
    </w:p>
  </w:comment>
  <w:comment w:id="703" w:author="Bridget Kathleen Murphy" w:date="2020-03-13T12:27:00Z" w:initials="BKM">
    <w:p w14:paraId="504D5063" w14:textId="45F8D469" w:rsidR="00C5142C" w:rsidRDefault="00C5142C">
      <w:pPr>
        <w:pStyle w:val="CommentText"/>
      </w:pPr>
      <w:r>
        <w:rPr>
          <w:rStyle w:val="CommentReference"/>
        </w:rPr>
        <w:annotationRef/>
      </w:r>
      <w:r>
        <w:t>Reviewer 1:</w:t>
      </w:r>
    </w:p>
    <w:p w14:paraId="75F9A73E" w14:textId="77777777" w:rsidR="00C5142C" w:rsidRDefault="00C5142C">
      <w:pPr>
        <w:pStyle w:val="CommentText"/>
      </w:pPr>
    </w:p>
    <w:p w14:paraId="3C618E74" w14:textId="5239EECF"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w:t>
      </w:r>
      <w:proofErr w:type="gramStart"/>
      <w:r w:rsidRPr="00096252">
        <w:rPr>
          <w:rFonts w:ascii="Segoe UI" w:eastAsia="Times New Roman" w:hAnsi="Segoe UI" w:cs="Segoe UI"/>
          <w:color w:val="201F1E"/>
          <w:shd w:val="clear" w:color="auto" w:fill="FFFFFF"/>
          <w:lang w:val="en-CA"/>
        </w:rPr>
        <w:t>actually the</w:t>
      </w:r>
      <w:proofErr w:type="gramEnd"/>
      <w:r w:rsidRPr="00096252">
        <w:rPr>
          <w:rFonts w:ascii="Segoe UI" w:eastAsia="Times New Roman" w:hAnsi="Segoe UI" w:cs="Segoe UI"/>
          <w:color w:val="201F1E"/>
          <w:shd w:val="clear" w:color="auto" w:fill="FFFFFF"/>
          <w:lang w:val="en-CA"/>
        </w:rPr>
        <w:t xml:space="preserve"> effective Michaelis constant, accounting for competition with O2)</w:t>
      </w:r>
    </w:p>
  </w:comment>
  <w:comment w:id="704" w:author="Joseph Stinziano" w:date="2020-03-25T08:21:00Z" w:initials="JS">
    <w:p w14:paraId="02389E7E" w14:textId="005D0F2C" w:rsidR="00C5142C" w:rsidRPr="00D73FCF" w:rsidRDefault="00C5142C">
      <w:pPr>
        <w:pStyle w:val="CommentText"/>
      </w:pPr>
      <w:r>
        <w:rPr>
          <w:rStyle w:val="CommentReference"/>
        </w:rPr>
        <w:annotationRef/>
      </w:r>
      <w:r>
        <w:t>We have clarified the definition as the “apparent Michaelis-Menten constant for rubisco carboxylation in 21% O</w:t>
      </w:r>
      <w:r>
        <w:rPr>
          <w:vertAlign w:val="subscript"/>
        </w:rPr>
        <w:t>2</w:t>
      </w:r>
      <w:r>
        <w:t xml:space="preserve">/air (i.e. </w:t>
      </w:r>
      <w:proofErr w:type="spellStart"/>
      <w:proofErr w:type="gramStart"/>
      <w:r>
        <w:t>K</w:t>
      </w:r>
      <w:r>
        <w:rPr>
          <w:vertAlign w:val="subscript"/>
        </w:rPr>
        <w:t>c,air</w:t>
      </w:r>
      <w:proofErr w:type="spellEnd"/>
      <w:proofErr w:type="gramEnd"/>
      <w:r>
        <w:t>)</w:t>
      </w:r>
    </w:p>
  </w:comment>
  <w:comment w:id="711" w:author="Bridget Kathleen Murphy" w:date="2020-03-13T12:29:00Z" w:initials="BKM">
    <w:p w14:paraId="6055177A" w14:textId="24C62B2F"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C5142C" w:rsidRDefault="00C5142C" w:rsidP="00096252">
      <w:pPr>
        <w:rPr>
          <w:rFonts w:ascii="Segoe UI" w:eastAsia="Times New Roman" w:hAnsi="Segoe UI" w:cs="Segoe UI"/>
          <w:color w:val="201F1E"/>
          <w:shd w:val="clear" w:color="auto" w:fill="FFFFFF"/>
          <w:lang w:val="en-CA"/>
        </w:rPr>
      </w:pPr>
    </w:p>
    <w:p w14:paraId="697F07E7" w14:textId="3B729E81" w:rsidR="00C5142C" w:rsidRPr="00096252" w:rsidRDefault="00C5142C"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In Table 2, the first equation that appears on page 8 appears to be incorrect. I'm not sure if it's a typo. First, even if J = </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xml:space="preserve"> (in saturating light), </w:t>
      </w:r>
      <w:proofErr w:type="spellStart"/>
      <w:r w:rsidRPr="00096252">
        <w:rPr>
          <w:rFonts w:ascii="Segoe UI" w:eastAsia="Times New Roman" w:hAnsi="Segoe UI" w:cs="Segoe UI"/>
          <w:color w:val="201F1E"/>
          <w:shd w:val="clear" w:color="auto" w:fill="FFFFFF"/>
          <w:lang w:val="en-CA"/>
        </w:rPr>
        <w:t>Wj</w:t>
      </w:r>
      <w:proofErr w:type="spellEnd"/>
      <w:r w:rsidRPr="00096252">
        <w:rPr>
          <w:rFonts w:ascii="Segoe UI" w:eastAsia="Times New Roman" w:hAnsi="Segoe UI" w:cs="Segoe UI"/>
          <w:color w:val="201F1E"/>
          <w:shd w:val="clear" w:color="auto" w:fill="FFFFFF"/>
          <w:lang w:val="en-CA"/>
        </w:rPr>
        <w:t xml:space="preserve"> should be proportional to the quantity involving ci. Second, even if this was a typo and the closing parenthesis for the min() function was meant to be located after Qin (so that J = min(</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C5142C" w:rsidRDefault="00C5142C">
      <w:pPr>
        <w:pStyle w:val="CommentText"/>
      </w:pPr>
    </w:p>
  </w:comment>
  <w:comment w:id="712" w:author="Joseph Stinziano" w:date="2020-03-27T09:35:00Z" w:initials="JS">
    <w:p w14:paraId="506E75B3" w14:textId="086C89E6" w:rsidR="008A611E" w:rsidRDefault="008A611E">
      <w:pPr>
        <w:pStyle w:val="CommentText"/>
      </w:pPr>
      <w:r>
        <w:rPr>
          <w:rStyle w:val="CommentReference"/>
        </w:rPr>
        <w:annotationRef/>
      </w:r>
      <w:r>
        <w:t>That was an error in writing the equation, we thank the reviewer for pointing this out. We have since changed to using a non-rectangular hyperbola for modeling J</w:t>
      </w:r>
    </w:p>
  </w:comment>
  <w:comment w:id="775" w:author="Bridget Kathleen Murphy" w:date="2020-03-13T12:48:00Z" w:initials="BKM">
    <w:p w14:paraId="36419E9D" w14:textId="77777777" w:rsidR="00C5142C" w:rsidRDefault="00C5142C">
      <w:pPr>
        <w:pStyle w:val="CommentText"/>
      </w:pPr>
      <w:r>
        <w:rPr>
          <w:rStyle w:val="CommentReference"/>
        </w:rPr>
        <w:annotationRef/>
      </w:r>
      <w:r>
        <w:t xml:space="preserve">Reviewer 2: </w:t>
      </w:r>
    </w:p>
    <w:p w14:paraId="4801B161" w14:textId="77777777" w:rsidR="00C5142C" w:rsidRDefault="00C5142C">
      <w:pPr>
        <w:pStyle w:val="CommentText"/>
      </w:pPr>
    </w:p>
    <w:p w14:paraId="668F903D" w14:textId="2498F9F6" w:rsidR="00C5142C" w:rsidRPr="00513BD2" w:rsidRDefault="00C5142C"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776" w:author="Joseph Stinziano" w:date="2020-03-25T08:22:00Z" w:initials="JS">
    <w:p w14:paraId="2ABD3751" w14:textId="4E28A56C" w:rsidR="00C5142C" w:rsidRDefault="00C5142C">
      <w:pPr>
        <w:pStyle w:val="CommentText"/>
      </w:pPr>
      <w:r>
        <w:rPr>
          <w:rStyle w:val="CommentReference"/>
        </w:rPr>
        <w:annotationRef/>
      </w:r>
      <w:r>
        <w:t>Done!</w:t>
      </w:r>
    </w:p>
  </w:comment>
  <w:comment w:id="781" w:author="Bridget Kathleen Murphy" w:date="2020-03-13T12:37:00Z" w:initials="BKM">
    <w:p w14:paraId="1022E40F" w14:textId="77777777" w:rsidR="00C5142C" w:rsidRDefault="00C5142C" w:rsidP="005B6359">
      <w:pPr>
        <w:pStyle w:val="CommentText"/>
      </w:pPr>
      <w:r>
        <w:rPr>
          <w:rStyle w:val="CommentReference"/>
        </w:rPr>
        <w:annotationRef/>
      </w:r>
      <w:r>
        <w:t>Reviewer 2:</w:t>
      </w:r>
    </w:p>
    <w:p w14:paraId="2593BF6F" w14:textId="77777777" w:rsidR="00C5142C" w:rsidRDefault="00C5142C" w:rsidP="005B6359">
      <w:pPr>
        <w:pStyle w:val="CommentText"/>
      </w:pPr>
    </w:p>
    <w:p w14:paraId="5EB36D1C" w14:textId="3023D0B4" w:rsidR="00C5142C" w:rsidRDefault="00C5142C"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782" w:author="Bridget Kathleen Murphy" w:date="2020-03-13T12:49:00Z" w:initials="BKM">
    <w:p w14:paraId="769E87F8" w14:textId="77777777" w:rsidR="00C5142C" w:rsidRDefault="00C5142C">
      <w:pPr>
        <w:pStyle w:val="CommentText"/>
      </w:pPr>
      <w:r>
        <w:rPr>
          <w:rStyle w:val="CommentReference"/>
        </w:rPr>
        <w:annotationRef/>
      </w:r>
      <w:r>
        <w:t>Reviewer # 2:</w:t>
      </w:r>
    </w:p>
    <w:p w14:paraId="510FD49E" w14:textId="77777777" w:rsidR="00C5142C" w:rsidRDefault="00C5142C">
      <w:pPr>
        <w:pStyle w:val="CommentText"/>
      </w:pPr>
    </w:p>
    <w:p w14:paraId="63690973" w14:textId="77777777" w:rsidR="00C5142C" w:rsidRPr="00513BD2" w:rsidRDefault="00C5142C"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C5142C" w:rsidRDefault="00C5142C">
      <w:pPr>
        <w:pStyle w:val="CommentText"/>
      </w:pPr>
    </w:p>
  </w:comment>
  <w:comment w:id="783" w:author="Joseph Stinziano" w:date="2020-03-26T17:52:00Z" w:initials="JS">
    <w:p w14:paraId="5AFB7B19" w14:textId="6075D1E9" w:rsidR="00C5142C" w:rsidRDefault="00C5142C">
      <w:pPr>
        <w:pStyle w:val="CommentText"/>
      </w:pPr>
      <w:r>
        <w:rPr>
          <w:rStyle w:val="CommentReference"/>
        </w:rPr>
        <w:annotationRef/>
      </w:r>
      <w:r>
        <w:t>rephrasing the results – we are going to run old (y) versus new (x) to say “current equations have THISMUCHERROR”</w:t>
      </w:r>
    </w:p>
  </w:comment>
  <w:comment w:id="784" w:author="Joseph Stinziano" w:date="2020-04-02T09:24:00Z" w:initials="JS">
    <w:p w14:paraId="76CAAC78" w14:textId="55503F3A" w:rsidR="00A31B16" w:rsidRDefault="00A31B16">
      <w:pPr>
        <w:pStyle w:val="CommentText"/>
      </w:pPr>
      <w:r>
        <w:rPr>
          <w:rStyle w:val="CommentReference"/>
        </w:rPr>
        <w:annotationRef/>
      </w:r>
      <w:proofErr w:type="spellStart"/>
      <w:r>
        <w:t>everyting</w:t>
      </w:r>
      <w:proofErr w:type="spellEnd"/>
      <w:r>
        <w:t xml:space="preserve"> this old v new (3 v 10)</w:t>
      </w:r>
    </w:p>
  </w:comment>
  <w:comment w:id="790" w:author="Joseph Stinziano" w:date="2020-03-27T08:50:00Z" w:initials="JS">
    <w:p w14:paraId="2E4F8057" w14:textId="5E870C45" w:rsidR="005868C8" w:rsidRDefault="005868C8">
      <w:pPr>
        <w:pStyle w:val="CommentText"/>
      </w:pPr>
      <w:r>
        <w:rPr>
          <w:rStyle w:val="CommentReference"/>
        </w:rPr>
        <w:annotationRef/>
      </w:r>
      <w:r>
        <w:t>Add in description and examples of graphs that fit well versus poorly.</w:t>
      </w:r>
    </w:p>
  </w:comment>
  <w:comment w:id="914" w:author="Bridget Kathleen Murphy" w:date="2020-03-13T12:30:00Z" w:initials="BKM">
    <w:p w14:paraId="26BF713D" w14:textId="77777777" w:rsidR="00C5142C" w:rsidRDefault="00C5142C">
      <w:pPr>
        <w:pStyle w:val="CommentText"/>
      </w:pPr>
      <w:r>
        <w:rPr>
          <w:rStyle w:val="CommentReference"/>
        </w:rPr>
        <w:annotationRef/>
      </w:r>
      <w:r>
        <w:t>Reviewer 1:</w:t>
      </w:r>
    </w:p>
    <w:p w14:paraId="476C7151" w14:textId="77777777" w:rsidR="00C5142C" w:rsidRDefault="00C5142C">
      <w:pPr>
        <w:pStyle w:val="CommentText"/>
      </w:pPr>
    </w:p>
    <w:p w14:paraId="139293AA" w14:textId="18686C48" w:rsidR="00C5142C" w:rsidRDefault="00C5142C"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 xml:space="preserve">I don't think the headline result here should be changes in the fitting of each parameter. Since these temperature response equations are invariably applied in a strictly empirical fashion, all that matters </w:t>
      </w:r>
      <w:proofErr w:type="gramStart"/>
      <w:r w:rsidRPr="00096252">
        <w:rPr>
          <w:rFonts w:ascii="Segoe UI" w:eastAsia="Times New Roman" w:hAnsi="Segoe UI" w:cs="Segoe UI"/>
          <w:color w:val="201F1E"/>
          <w:shd w:val="clear" w:color="auto" w:fill="FFFFFF"/>
          <w:lang w:val="en-CA"/>
        </w:rPr>
        <w:t>is</w:t>
      </w:r>
      <w:proofErr w:type="gramEnd"/>
      <w:r w:rsidRPr="00096252">
        <w:rPr>
          <w:rFonts w:ascii="Segoe UI" w:eastAsia="Times New Roman" w:hAnsi="Segoe UI" w:cs="Segoe UI"/>
          <w:color w:val="201F1E"/>
          <w:shd w:val="clear" w:color="auto" w:fill="FFFFFF"/>
          <w:lang w:val="en-CA"/>
        </w:rPr>
        <w:t xml:space="preserve"> the fit of the overall function.</w:t>
      </w:r>
    </w:p>
    <w:p w14:paraId="790ECD7C" w14:textId="47EE0B40" w:rsidR="00C5142C" w:rsidRDefault="00C5142C" w:rsidP="00096252">
      <w:pPr>
        <w:spacing w:after="0" w:line="240" w:lineRule="auto"/>
        <w:rPr>
          <w:rFonts w:ascii="Times New Roman" w:eastAsia="Times New Roman" w:hAnsi="Times New Roman" w:cs="Times New Roman"/>
          <w:sz w:val="24"/>
          <w:szCs w:val="24"/>
          <w:lang w:val="en-CA"/>
        </w:rPr>
      </w:pPr>
    </w:p>
    <w:p w14:paraId="1232842C" w14:textId="642E985F"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C5142C" w:rsidRDefault="00C5142C">
      <w:pPr>
        <w:pStyle w:val="CommentText"/>
      </w:pPr>
    </w:p>
  </w:comment>
  <w:comment w:id="915" w:author="Joseph Stinziano" w:date="2020-03-27T08:52:00Z" w:initials="JS">
    <w:p w14:paraId="47D9FE72" w14:textId="573A007A" w:rsidR="000470D4" w:rsidRDefault="000470D4">
      <w:pPr>
        <w:pStyle w:val="CommentText"/>
      </w:pPr>
      <w:r>
        <w:rPr>
          <w:rStyle w:val="CommentReference"/>
        </w:rPr>
        <w:annotationRef/>
      </w:r>
      <w:r>
        <w:t>We have now added the curve fits to the manuscript at the beginning of the results…</w:t>
      </w:r>
    </w:p>
  </w:comment>
  <w:comment w:id="918" w:author="Bridget Kathleen Murphy" w:date="2020-03-13T12:30:00Z" w:initials="BKM">
    <w:p w14:paraId="3902F043" w14:textId="26CC1FB4" w:rsidR="00C5142C" w:rsidRDefault="00C5142C">
      <w:pPr>
        <w:pStyle w:val="CommentText"/>
      </w:pPr>
      <w:r>
        <w:rPr>
          <w:rStyle w:val="CommentReference"/>
        </w:rPr>
        <w:annotationRef/>
      </w:r>
      <w:r>
        <w:t>Reviewer 1:</w:t>
      </w:r>
    </w:p>
    <w:p w14:paraId="55734920" w14:textId="77777777" w:rsidR="00C5142C" w:rsidRDefault="00C5142C">
      <w:pPr>
        <w:pStyle w:val="CommentText"/>
      </w:pPr>
    </w:p>
    <w:p w14:paraId="394A9834" w14:textId="4FB0E49E" w:rsidR="00C5142C" w:rsidRPr="00096252" w:rsidRDefault="00C5142C"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919" w:author="Joseph Stinziano" w:date="2020-03-27T08:51:00Z" w:initials="JS">
    <w:p w14:paraId="7FF32A5D" w14:textId="02BB6E1A" w:rsidR="000470D4" w:rsidRDefault="000470D4">
      <w:pPr>
        <w:pStyle w:val="CommentText"/>
      </w:pPr>
      <w:r>
        <w:rPr>
          <w:rStyle w:val="CommentReference"/>
        </w:rPr>
        <w:annotationRef/>
      </w:r>
      <w:r>
        <w:t>We now make this explicitly clear, with the y-variable being Equation 3, and x-variable being equation 10</w:t>
      </w:r>
    </w:p>
  </w:comment>
  <w:comment w:id="968" w:author="Bridget Kathleen Murphy" w:date="2020-03-13T12:31:00Z" w:initials="BKM">
    <w:p w14:paraId="416F5694" w14:textId="73BA7F30" w:rsidR="00C5142C" w:rsidRDefault="00C5142C"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C5142C" w:rsidRDefault="00C5142C" w:rsidP="00096252">
      <w:pPr>
        <w:rPr>
          <w:rFonts w:ascii="Segoe UI" w:eastAsia="Times New Roman" w:hAnsi="Segoe UI" w:cs="Segoe UI"/>
          <w:color w:val="201F1E"/>
          <w:shd w:val="clear" w:color="auto" w:fill="FFFFFF"/>
          <w:lang w:val="en-CA"/>
        </w:rPr>
      </w:pPr>
    </w:p>
    <w:p w14:paraId="657C191A" w14:textId="675951D1" w:rsidR="00C5142C" w:rsidRPr="00096252" w:rsidRDefault="00C5142C"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969" w:author="Joseph Stinziano" w:date="2020-03-25T08:23:00Z" w:initials="JS">
    <w:p w14:paraId="6CA08A7A" w14:textId="5264A8FA" w:rsidR="00C5142C" w:rsidRDefault="00C5142C">
      <w:pPr>
        <w:pStyle w:val="CommentText"/>
      </w:pPr>
      <w:r>
        <w:rPr>
          <w:rStyle w:val="CommentReference"/>
        </w:rPr>
        <w:annotationRef/>
      </w:r>
      <w:proofErr w:type="gramStart"/>
      <w:r>
        <w:t>Actually, this</w:t>
      </w:r>
      <w:proofErr w:type="gramEnd"/>
      <w:r>
        <w:t xml:space="preserve"> is usually what is done (e.g. ALLTHESEPAPERS), though it is changing somewhat (e.g. THESEPAPERS). However, we agree with the reviewer’s implicit point that these comparisons are not the most relevant so have removed the fixed </w:t>
      </w:r>
      <w:proofErr w:type="spellStart"/>
      <w:r>
        <w:t>Hd</w:t>
      </w:r>
      <w:proofErr w:type="spellEnd"/>
      <w:r>
        <w:t xml:space="preserve"> comparison from the paper.</w:t>
      </w:r>
    </w:p>
  </w:comment>
  <w:comment w:id="971" w:author="Bridget Kathleen Murphy" w:date="2020-03-13T12:51:00Z" w:initials="BKM">
    <w:p w14:paraId="1147B340" w14:textId="5FAC4E3D" w:rsidR="00C5142C" w:rsidRDefault="00C5142C">
      <w:pPr>
        <w:pStyle w:val="CommentText"/>
      </w:pPr>
      <w:r>
        <w:rPr>
          <w:rStyle w:val="CommentReference"/>
        </w:rPr>
        <w:annotationRef/>
      </w:r>
      <w:r>
        <w:t>Reviewer 2:</w:t>
      </w:r>
    </w:p>
    <w:p w14:paraId="523C7560" w14:textId="77777777" w:rsidR="00C5142C" w:rsidRDefault="00C5142C">
      <w:pPr>
        <w:pStyle w:val="CommentText"/>
      </w:pPr>
    </w:p>
    <w:p w14:paraId="3052982C" w14:textId="56433EBF" w:rsidR="00C5142C" w:rsidRPr="00513BD2" w:rsidRDefault="00C5142C"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972" w:author="Joseph Stinziano" w:date="2020-03-25T08:25:00Z" w:initials="JS">
    <w:p w14:paraId="6F1358B7" w14:textId="429F0008" w:rsidR="00C5142C" w:rsidRDefault="00C5142C">
      <w:pPr>
        <w:pStyle w:val="CommentText"/>
      </w:pPr>
      <w:r>
        <w:rPr>
          <w:rStyle w:val="CommentReference"/>
        </w:rPr>
        <w:annotationRef/>
      </w:r>
      <w:r>
        <w:t>We have taken the reviewer’s suggestion and removed the references to moving beyond the modified Arrhenius paradigm</w:t>
      </w:r>
    </w:p>
  </w:comment>
  <w:comment w:id="976" w:author="Bridget Kathleen Murphy" w:date="2020-03-13T14:28:00Z" w:initials="BKM">
    <w:p w14:paraId="1FC94A06" w14:textId="6EFB610F" w:rsidR="00C5142C" w:rsidRDefault="00C5142C"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C5142C" w:rsidRDefault="00C5142C" w:rsidP="00702843">
      <w:pPr>
        <w:rPr>
          <w:rFonts w:ascii="Segoe UI" w:eastAsia="Times New Roman" w:hAnsi="Segoe UI" w:cs="Segoe UI"/>
          <w:color w:val="201F1E"/>
          <w:shd w:val="clear" w:color="auto" w:fill="FFFFFF"/>
          <w:lang w:val="en-CA"/>
        </w:rPr>
      </w:pPr>
    </w:p>
    <w:p w14:paraId="05E8802F" w14:textId="72ABC47B" w:rsidR="00C5142C" w:rsidRPr="00702843" w:rsidRDefault="00C5142C"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w:t>
      </w:r>
      <w:proofErr w:type="spellStart"/>
      <w:r w:rsidRPr="00702843">
        <w:rPr>
          <w:rFonts w:ascii="Segoe UI" w:eastAsia="Times New Roman" w:hAnsi="Segoe UI" w:cs="Segoe UI"/>
          <w:color w:val="201F1E"/>
          <w:shd w:val="clear" w:color="auto" w:fill="FFFFFF"/>
          <w:lang w:val="en-CA"/>
        </w:rPr>
        <w:t>Hikosaka</w:t>
      </w:r>
      <w:proofErr w:type="spellEnd"/>
      <w:r w:rsidRPr="00702843">
        <w:rPr>
          <w:rFonts w:ascii="Segoe UI" w:eastAsia="Times New Roman" w:hAnsi="Segoe UI" w:cs="Segoe UI"/>
          <w:color w:val="201F1E"/>
          <w:shd w:val="clear" w:color="auto" w:fill="FFFFFF"/>
          <w:lang w:val="en-CA"/>
        </w:rPr>
        <w:t xml:space="preserve"> et al., 2006;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w:t>
      </w:r>
      <w:proofErr w:type="spellStart"/>
      <w:r w:rsidRPr="00702843">
        <w:rPr>
          <w:rFonts w:ascii="Segoe UI" w:eastAsia="Times New Roman" w:hAnsi="Segoe UI" w:cs="Segoe UI"/>
          <w:color w:val="201F1E"/>
          <w:shd w:val="clear" w:color="auto" w:fill="FFFFFF"/>
          <w:lang w:val="en-CA"/>
        </w:rPr>
        <w:t>Varhammar</w:t>
      </w:r>
      <w:proofErr w:type="spellEnd"/>
      <w:r w:rsidRPr="00702843">
        <w:rPr>
          <w:rFonts w:ascii="Segoe UI" w:eastAsia="Times New Roman" w:hAnsi="Segoe UI" w:cs="Segoe UI"/>
          <w:color w:val="201F1E"/>
          <w:shd w:val="clear" w:color="auto" w:fill="FFFFFF"/>
          <w:lang w:val="en-CA"/>
        </w:rPr>
        <w:t xml:space="preserve"> et al., 2015;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I believe that empirical approaches based on the original Johnson et al., (1942); such as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and updated recently by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do provide a robust formulation to quantify photosynthetic capacities across the full biological range of temperatures.  </w:t>
      </w:r>
    </w:p>
    <w:p w14:paraId="3C7CF5FB" w14:textId="20F57733" w:rsidR="00C5142C" w:rsidRDefault="00C5142C">
      <w:pPr>
        <w:pStyle w:val="CommentText"/>
      </w:pPr>
    </w:p>
  </w:comment>
  <w:comment w:id="977" w:author="Joseph Stinziano" w:date="2020-03-25T08:26:00Z" w:initials="JS">
    <w:p w14:paraId="028BE069" w14:textId="706D6E37" w:rsidR="00C5142C" w:rsidRDefault="00C5142C">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0"/>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0"/>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1233BFAA" w15:done="0"/>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0"/>
  <w15:commentEx w15:paraId="4ED10C35" w15:done="0"/>
  <w15:commentEx w15:paraId="46991B08" w15:done="0"/>
  <w15:commentEx w15:paraId="3C618E74" w15:done="1"/>
  <w15:commentEx w15:paraId="02389E7E" w15:paraIdParent="3C618E74" w15:done="1"/>
  <w15:commentEx w15:paraId="190E9D2A" w15:done="0"/>
  <w15:commentEx w15:paraId="506E75B3" w15:paraIdParent="190E9D2A" w15:done="0"/>
  <w15:commentEx w15:paraId="668F903D" w15:done="1"/>
  <w15:commentEx w15:paraId="2ABD3751" w15:paraIdParent="668F903D" w15:done="1"/>
  <w15:commentEx w15:paraId="5EB36D1C" w15:done="0"/>
  <w15:commentEx w15:paraId="66AECD7F" w15:done="0"/>
  <w15:commentEx w15:paraId="5AFB7B19" w15:done="1"/>
  <w15:commentEx w15:paraId="76CAAC78" w15:done="0"/>
  <w15:commentEx w15:paraId="2E4F8057" w15:done="0"/>
  <w15:commentEx w15:paraId="1EC2BBDC" w15:done="0"/>
  <w15:commentEx w15:paraId="47D9FE72" w15:paraIdParent="1EC2BBDC" w15:done="0"/>
  <w15:commentEx w15:paraId="394A9834" w15:done="0"/>
  <w15:commentEx w15:paraId="7FF32A5D" w15:paraIdParent="394A9834" w15:done="0"/>
  <w15:commentEx w15:paraId="657C191A" w15:done="0"/>
  <w15:commentEx w15:paraId="6CA08A7A" w15:paraIdParent="657C191A" w15:done="0"/>
  <w15:commentEx w15:paraId="3052982C" w15:done="0"/>
  <w15:commentEx w15:paraId="6F1358B7" w15:paraIdParent="3052982C" w15:done="0"/>
  <w15:commentEx w15:paraId="3C7CF5FB" w15:done="0"/>
  <w15:commentEx w15:paraId="028BE069" w15:paraIdParent="3C7CF5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1233BFAA" w16cid:durableId="22302D73"/>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4ED10C35" w16cid:durableId="2215FA1C"/>
  <w16cid:commentId w16cid:paraId="46991B08" w16cid:durableId="22161795"/>
  <w16cid:commentId w16cid:paraId="3C618E74" w16cid:durableId="2215FA9F"/>
  <w16cid:commentId w16cid:paraId="02389E7E" w16cid:durableId="222592EE"/>
  <w16cid:commentId w16cid:paraId="190E9D2A" w16cid:durableId="2215FB2F"/>
  <w16cid:commentId w16cid:paraId="506E75B3" w16cid:durableId="22284775"/>
  <w16cid:commentId w16cid:paraId="668F903D" w16cid:durableId="2215FF8E"/>
  <w16cid:commentId w16cid:paraId="2ABD3751" w16cid:durableId="22259359"/>
  <w16cid:commentId w16cid:paraId="5EB36D1C" w16cid:durableId="2215FCFF"/>
  <w16cid:commentId w16cid:paraId="66AECD7F" w16cid:durableId="2215FFCF"/>
  <w16cid:commentId w16cid:paraId="5AFB7B19" w16cid:durableId="22276A5A"/>
  <w16cid:commentId w16cid:paraId="76CAAC78" w16cid:durableId="22302DCD"/>
  <w16cid:commentId w16cid:paraId="2E4F8057" w16cid:durableId="22283CE2"/>
  <w16cid:commentId w16cid:paraId="1EC2BBDC" w16cid:durableId="2215FB5C"/>
  <w16cid:commentId w16cid:paraId="47D9FE72" w16cid:durableId="22283D50"/>
  <w16cid:commentId w16cid:paraId="394A9834" w16cid:durableId="2215FB79"/>
  <w16cid:commentId w16cid:paraId="7FF32A5D" w16cid:durableId="22283D01"/>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F57CF" w14:textId="77777777" w:rsidR="00ED7AF2" w:rsidRDefault="00ED7AF2" w:rsidP="00190931">
      <w:pPr>
        <w:spacing w:after="0" w:line="240" w:lineRule="auto"/>
      </w:pPr>
      <w:r>
        <w:separator/>
      </w:r>
    </w:p>
  </w:endnote>
  <w:endnote w:type="continuationSeparator" w:id="0">
    <w:p w14:paraId="002679ED" w14:textId="77777777" w:rsidR="00ED7AF2" w:rsidRDefault="00ED7AF2"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5142C" w:rsidRPr="002E2148" w:rsidRDefault="00C5142C"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5142C" w:rsidRDefault="00C51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5142C" w:rsidRPr="00190931" w:rsidRDefault="00C5142C">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5142C" w:rsidRPr="00190931" w:rsidRDefault="00C5142C">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25FF0" w14:textId="77777777" w:rsidR="00ED7AF2" w:rsidRDefault="00ED7AF2" w:rsidP="00190931">
      <w:pPr>
        <w:spacing w:after="0" w:line="240" w:lineRule="auto"/>
      </w:pPr>
      <w:r>
        <w:separator/>
      </w:r>
    </w:p>
  </w:footnote>
  <w:footnote w:type="continuationSeparator" w:id="0">
    <w:p w14:paraId="0F0BB95A" w14:textId="77777777" w:rsidR="00ED7AF2" w:rsidRDefault="00ED7AF2"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70D4"/>
    <w:rsid w:val="00060A40"/>
    <w:rsid w:val="00064F2C"/>
    <w:rsid w:val="0007157F"/>
    <w:rsid w:val="000722BA"/>
    <w:rsid w:val="00074F62"/>
    <w:rsid w:val="00096252"/>
    <w:rsid w:val="000B4C3E"/>
    <w:rsid w:val="000C2423"/>
    <w:rsid w:val="000C5E11"/>
    <w:rsid w:val="000E2CB3"/>
    <w:rsid w:val="000E4716"/>
    <w:rsid w:val="000E68C1"/>
    <w:rsid w:val="000F3F0D"/>
    <w:rsid w:val="00100AE8"/>
    <w:rsid w:val="001214C4"/>
    <w:rsid w:val="00124E3E"/>
    <w:rsid w:val="00134D1E"/>
    <w:rsid w:val="00154A14"/>
    <w:rsid w:val="00170E94"/>
    <w:rsid w:val="00184C36"/>
    <w:rsid w:val="00190931"/>
    <w:rsid w:val="00195FC9"/>
    <w:rsid w:val="001A0869"/>
    <w:rsid w:val="001B3A9D"/>
    <w:rsid w:val="001C3146"/>
    <w:rsid w:val="001C4756"/>
    <w:rsid w:val="001E4502"/>
    <w:rsid w:val="00206D84"/>
    <w:rsid w:val="002150C5"/>
    <w:rsid w:val="00216834"/>
    <w:rsid w:val="002241AC"/>
    <w:rsid w:val="00243947"/>
    <w:rsid w:val="00247F8E"/>
    <w:rsid w:val="0025150C"/>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52AAF"/>
    <w:rsid w:val="00355443"/>
    <w:rsid w:val="00367CFC"/>
    <w:rsid w:val="00373122"/>
    <w:rsid w:val="003811C5"/>
    <w:rsid w:val="00383A05"/>
    <w:rsid w:val="00394D1C"/>
    <w:rsid w:val="003A740C"/>
    <w:rsid w:val="003B44E2"/>
    <w:rsid w:val="003C4DBD"/>
    <w:rsid w:val="003C7286"/>
    <w:rsid w:val="003D1A1F"/>
    <w:rsid w:val="003E2AFD"/>
    <w:rsid w:val="003F2CEA"/>
    <w:rsid w:val="00430A25"/>
    <w:rsid w:val="00435780"/>
    <w:rsid w:val="0043785B"/>
    <w:rsid w:val="00444F06"/>
    <w:rsid w:val="004504EC"/>
    <w:rsid w:val="004512A9"/>
    <w:rsid w:val="004939B4"/>
    <w:rsid w:val="004A0367"/>
    <w:rsid w:val="004A501D"/>
    <w:rsid w:val="004B295A"/>
    <w:rsid w:val="004C702F"/>
    <w:rsid w:val="004D0FAC"/>
    <w:rsid w:val="004D451E"/>
    <w:rsid w:val="004F6A28"/>
    <w:rsid w:val="004F7CDA"/>
    <w:rsid w:val="00512F16"/>
    <w:rsid w:val="00513BD2"/>
    <w:rsid w:val="00522DC5"/>
    <w:rsid w:val="00523EE1"/>
    <w:rsid w:val="00531177"/>
    <w:rsid w:val="00531AE9"/>
    <w:rsid w:val="00546700"/>
    <w:rsid w:val="005613CA"/>
    <w:rsid w:val="005747B1"/>
    <w:rsid w:val="00577D52"/>
    <w:rsid w:val="005868C8"/>
    <w:rsid w:val="00590C14"/>
    <w:rsid w:val="005A1DB6"/>
    <w:rsid w:val="005A415C"/>
    <w:rsid w:val="005B0FC4"/>
    <w:rsid w:val="005B14C3"/>
    <w:rsid w:val="005B6359"/>
    <w:rsid w:val="005B64F0"/>
    <w:rsid w:val="005C3801"/>
    <w:rsid w:val="005D14D6"/>
    <w:rsid w:val="0060352C"/>
    <w:rsid w:val="00603FB1"/>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02843"/>
    <w:rsid w:val="007039BC"/>
    <w:rsid w:val="0072692D"/>
    <w:rsid w:val="00726E6A"/>
    <w:rsid w:val="007609D4"/>
    <w:rsid w:val="00763C0D"/>
    <w:rsid w:val="00771860"/>
    <w:rsid w:val="007925D5"/>
    <w:rsid w:val="007A2171"/>
    <w:rsid w:val="007D1E14"/>
    <w:rsid w:val="007E2768"/>
    <w:rsid w:val="007E792C"/>
    <w:rsid w:val="007F3EC6"/>
    <w:rsid w:val="00806D1B"/>
    <w:rsid w:val="00810EC4"/>
    <w:rsid w:val="00824E08"/>
    <w:rsid w:val="0083147D"/>
    <w:rsid w:val="00845FFF"/>
    <w:rsid w:val="008545E3"/>
    <w:rsid w:val="00876157"/>
    <w:rsid w:val="00891366"/>
    <w:rsid w:val="008A44B8"/>
    <w:rsid w:val="008A611E"/>
    <w:rsid w:val="008D6D39"/>
    <w:rsid w:val="008E2694"/>
    <w:rsid w:val="008E363A"/>
    <w:rsid w:val="00903345"/>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5B9D"/>
    <w:rsid w:val="009C7884"/>
    <w:rsid w:val="009D3E02"/>
    <w:rsid w:val="009D5E81"/>
    <w:rsid w:val="009F5EE9"/>
    <w:rsid w:val="00A10668"/>
    <w:rsid w:val="00A159CC"/>
    <w:rsid w:val="00A30E6B"/>
    <w:rsid w:val="00A31B16"/>
    <w:rsid w:val="00A669F0"/>
    <w:rsid w:val="00A806CE"/>
    <w:rsid w:val="00A80C88"/>
    <w:rsid w:val="00A82413"/>
    <w:rsid w:val="00A83843"/>
    <w:rsid w:val="00A90CAB"/>
    <w:rsid w:val="00A9251D"/>
    <w:rsid w:val="00A94F94"/>
    <w:rsid w:val="00AA2269"/>
    <w:rsid w:val="00AA725A"/>
    <w:rsid w:val="00AB4287"/>
    <w:rsid w:val="00AC2BBB"/>
    <w:rsid w:val="00AD00FE"/>
    <w:rsid w:val="00AD7D0E"/>
    <w:rsid w:val="00AE19A7"/>
    <w:rsid w:val="00AF31EC"/>
    <w:rsid w:val="00AF4DB0"/>
    <w:rsid w:val="00AF5251"/>
    <w:rsid w:val="00AF5434"/>
    <w:rsid w:val="00B01188"/>
    <w:rsid w:val="00B06E6A"/>
    <w:rsid w:val="00B074E7"/>
    <w:rsid w:val="00B12740"/>
    <w:rsid w:val="00B14AB1"/>
    <w:rsid w:val="00B34BB5"/>
    <w:rsid w:val="00B414CD"/>
    <w:rsid w:val="00B41825"/>
    <w:rsid w:val="00B42856"/>
    <w:rsid w:val="00B74F23"/>
    <w:rsid w:val="00B80B2A"/>
    <w:rsid w:val="00BA5007"/>
    <w:rsid w:val="00BB5D90"/>
    <w:rsid w:val="00BC42C4"/>
    <w:rsid w:val="00BD0E0E"/>
    <w:rsid w:val="00BE40B3"/>
    <w:rsid w:val="00BE5F77"/>
    <w:rsid w:val="00BF0B3C"/>
    <w:rsid w:val="00BF49EF"/>
    <w:rsid w:val="00C02D57"/>
    <w:rsid w:val="00C13563"/>
    <w:rsid w:val="00C13A0E"/>
    <w:rsid w:val="00C2466A"/>
    <w:rsid w:val="00C27CAD"/>
    <w:rsid w:val="00C32518"/>
    <w:rsid w:val="00C346C9"/>
    <w:rsid w:val="00C36F20"/>
    <w:rsid w:val="00C43FB6"/>
    <w:rsid w:val="00C45F83"/>
    <w:rsid w:val="00C5142C"/>
    <w:rsid w:val="00C77D63"/>
    <w:rsid w:val="00C87C44"/>
    <w:rsid w:val="00C91FD4"/>
    <w:rsid w:val="00CB3198"/>
    <w:rsid w:val="00CB4687"/>
    <w:rsid w:val="00CC1403"/>
    <w:rsid w:val="00CC43C1"/>
    <w:rsid w:val="00D03886"/>
    <w:rsid w:val="00D1702F"/>
    <w:rsid w:val="00D258E1"/>
    <w:rsid w:val="00D31158"/>
    <w:rsid w:val="00D3645B"/>
    <w:rsid w:val="00D50CED"/>
    <w:rsid w:val="00D658A8"/>
    <w:rsid w:val="00D731FD"/>
    <w:rsid w:val="00D739D6"/>
    <w:rsid w:val="00D73FCF"/>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0AA8"/>
    <w:rsid w:val="00E45E7B"/>
    <w:rsid w:val="00E5580E"/>
    <w:rsid w:val="00E83BF0"/>
    <w:rsid w:val="00E875FB"/>
    <w:rsid w:val="00E955F1"/>
    <w:rsid w:val="00EC4DCA"/>
    <w:rsid w:val="00ED69C5"/>
    <w:rsid w:val="00ED7AF2"/>
    <w:rsid w:val="00EF3213"/>
    <w:rsid w:val="00F10679"/>
    <w:rsid w:val="00F14592"/>
    <w:rsid w:val="00F14A5C"/>
    <w:rsid w:val="00F22E09"/>
    <w:rsid w:val="00F44E11"/>
    <w:rsid w:val="00F57F17"/>
    <w:rsid w:val="00F64D4E"/>
    <w:rsid w:val="00F72A4F"/>
    <w:rsid w:val="00F775A8"/>
    <w:rsid w:val="00F83B35"/>
    <w:rsid w:val="00F912B2"/>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CE71E-02FD-4D51-9B3D-1D9C0F726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31</Pages>
  <Words>6455</Words>
  <Characters>36796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33</cp:revision>
  <cp:lastPrinted>2020-01-22T17:29:00Z</cp:lastPrinted>
  <dcterms:created xsi:type="dcterms:W3CDTF">2020-01-27T20:57:00Z</dcterms:created>
  <dcterms:modified xsi:type="dcterms:W3CDTF">2020-04-02T15:29:00Z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