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0BBC5DC2" w:rsidR="007925D5" w:rsidRDefault="00355443" w:rsidP="002B0AA8">
      <w:pPr>
        <w:spacing w:after="0" w:line="360" w:lineRule="auto"/>
        <w:rPr>
          <w:rFonts w:cstheme="minorHAnsi"/>
          <w:b/>
          <w:sz w:val="24"/>
          <w:szCs w:val="24"/>
          <w:lang w:val="en-CA"/>
        </w:rPr>
      </w:pPr>
      <w:commentRangeStart w:id="0"/>
      <w:r w:rsidRPr="005C3801">
        <w:rPr>
          <w:rFonts w:cstheme="minorHAnsi"/>
          <w:b/>
          <w:sz w:val="24"/>
          <w:szCs w:val="24"/>
          <w:lang w:val="en-CA"/>
        </w:rPr>
        <w:t>Title</w:t>
      </w:r>
      <w:commentRangeEnd w:id="0"/>
      <w:r w:rsidR="00693015">
        <w:rPr>
          <w:rStyle w:val="CommentReference"/>
        </w:rPr>
        <w:commentReference w:id="0"/>
      </w:r>
      <w:r w:rsidRPr="005C3801">
        <w:rPr>
          <w:rFonts w:cstheme="minorHAnsi"/>
          <w:b/>
          <w:sz w:val="24"/>
          <w:szCs w:val="24"/>
          <w:lang w:val="en-CA"/>
        </w:rPr>
        <w:t>:</w:t>
      </w:r>
      <w:r w:rsidR="00604480" w:rsidRPr="005C3801">
        <w:rPr>
          <w:rFonts w:cstheme="minorHAnsi"/>
          <w:b/>
          <w:sz w:val="24"/>
          <w:szCs w:val="24"/>
          <w:lang w:val="en-CA"/>
        </w:rPr>
        <w:t xml:space="preserve"> A systematic error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 xml:space="preserve">current </w:t>
      </w:r>
      <w:del w:id="1" w:author="Joseph Stinziano" w:date="2020-01-27T07:10:00Z">
        <w:r w:rsidR="00604480" w:rsidRPr="005C3801" w:rsidDel="00590C14">
          <w:rPr>
            <w:rFonts w:cstheme="minorHAnsi"/>
            <w:b/>
            <w:sz w:val="24"/>
            <w:szCs w:val="24"/>
            <w:lang w:val="en-CA"/>
          </w:rPr>
          <w:delText xml:space="preserve">use of the </w:delText>
        </w:r>
      </w:del>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due to a missing term</w:t>
      </w:r>
      <w:ins w:id="2" w:author="Joseph Stinziano" w:date="2020-01-27T07:10:00Z">
        <w:r w:rsidR="00590C14">
          <w:rPr>
            <w:rFonts w:cstheme="minorHAnsi"/>
            <w:b/>
            <w:sz w:val="24"/>
            <w:szCs w:val="24"/>
            <w:lang w:val="en-CA"/>
          </w:rPr>
          <w:t xml:space="preserve"> that affects leaf carbon balance models</w:t>
        </w:r>
      </w:ins>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r w:rsidR="007E2768">
        <w:rPr>
          <w:rFonts w:cstheme="minorHAnsi"/>
          <w:sz w:val="24"/>
          <w:szCs w:val="24"/>
          <w:vertAlign w:val="superscript"/>
          <w:lang w:val="en-CA"/>
        </w:rPr>
        <w:t>2</w:t>
      </w:r>
      <w:r w:rsidR="007E2768" w:rsidRPr="005C3801">
        <w:rPr>
          <w:rFonts w:cstheme="minorHAnsi"/>
          <w:sz w:val="24"/>
          <w:szCs w:val="24"/>
          <w:vertAlign w:val="superscript"/>
          <w:lang w:val="en-CA"/>
        </w:rPr>
        <w:t>,*</w:t>
      </w:r>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51A66CD4" w:rsidR="00DE701F" w:rsidRDefault="003F2CEA" w:rsidP="002B0AA8">
      <w:pPr>
        <w:spacing w:after="0" w:line="360" w:lineRule="auto"/>
        <w:rPr>
          <w:ins w:id="3" w:author="Joseph Stinziano" w:date="2020-01-27T08:21:00Z"/>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del w:id="4" w:author="Joseph Stinziano" w:date="2020-01-27T08:25:00Z">
        <w:r w:rsidR="00383A05" w:rsidRPr="005C3801" w:rsidDel="001214C4">
          <w:rPr>
            <w:rFonts w:cstheme="minorHAnsi"/>
            <w:sz w:val="24"/>
            <w:szCs w:val="24"/>
            <w:lang w:val="en-CA"/>
          </w:rPr>
          <w:delText>1,</w:delText>
        </w:r>
        <w:r w:rsidR="00E03E76" w:rsidRPr="005C3801" w:rsidDel="001214C4">
          <w:rPr>
            <w:rFonts w:cstheme="minorHAnsi"/>
            <w:sz w:val="24"/>
            <w:szCs w:val="24"/>
            <w:lang w:val="en-CA"/>
          </w:rPr>
          <w:delText>5</w:delText>
        </w:r>
        <w:r w:rsidR="0099596D" w:rsidRPr="005C3801" w:rsidDel="001214C4">
          <w:rPr>
            <w:rFonts w:cstheme="minorHAnsi"/>
            <w:sz w:val="24"/>
            <w:szCs w:val="24"/>
            <w:lang w:val="en-CA"/>
          </w:rPr>
          <w:delText>40</w:delText>
        </w:r>
      </w:del>
      <w:ins w:id="5" w:author="Joseph Stinziano" w:date="2020-01-27T08:25:00Z">
        <w:r w:rsidR="001214C4">
          <w:rPr>
            <w:rFonts w:cstheme="minorHAnsi"/>
            <w:sz w:val="24"/>
            <w:szCs w:val="24"/>
            <w:lang w:val="en-CA"/>
          </w:rPr>
          <w:t>3,016</w:t>
        </w:r>
      </w:ins>
    </w:p>
    <w:p w14:paraId="40235147" w14:textId="4A6BCACD" w:rsidR="001214C4" w:rsidRDefault="001214C4" w:rsidP="002B0AA8">
      <w:pPr>
        <w:spacing w:after="0" w:line="360" w:lineRule="auto"/>
        <w:rPr>
          <w:ins w:id="6" w:author="Joseph Stinziano" w:date="2020-01-27T08:21:00Z"/>
          <w:rFonts w:cstheme="minorHAnsi"/>
          <w:sz w:val="24"/>
          <w:szCs w:val="24"/>
          <w:lang w:val="en-CA"/>
        </w:rPr>
      </w:pPr>
      <w:ins w:id="7" w:author="Joseph Stinziano" w:date="2020-01-27T08:21:00Z">
        <w:r>
          <w:rPr>
            <w:rFonts w:cstheme="minorHAnsi"/>
            <w:sz w:val="24"/>
            <w:szCs w:val="24"/>
            <w:lang w:val="en-CA"/>
          </w:rPr>
          <w:t>Introduction:</w:t>
        </w:r>
      </w:ins>
      <w:ins w:id="8" w:author="Joseph Stinziano" w:date="2020-01-27T08:25:00Z">
        <w:r>
          <w:rPr>
            <w:rFonts w:cstheme="minorHAnsi"/>
            <w:sz w:val="24"/>
            <w:szCs w:val="24"/>
            <w:lang w:val="en-CA"/>
          </w:rPr>
          <w:t xml:space="preserve"> 485</w:t>
        </w:r>
      </w:ins>
    </w:p>
    <w:p w14:paraId="2B8722C6" w14:textId="2EC22EFC" w:rsidR="001214C4" w:rsidRDefault="001214C4" w:rsidP="002B0AA8">
      <w:pPr>
        <w:spacing w:after="0" w:line="360" w:lineRule="auto"/>
        <w:rPr>
          <w:ins w:id="9" w:author="Joseph Stinziano" w:date="2020-01-27T08:21:00Z"/>
          <w:rFonts w:cstheme="minorHAnsi"/>
          <w:sz w:val="24"/>
          <w:szCs w:val="24"/>
          <w:lang w:val="en-CA"/>
        </w:rPr>
      </w:pPr>
      <w:ins w:id="10" w:author="Joseph Stinziano" w:date="2020-01-27T08:21:00Z">
        <w:r>
          <w:rPr>
            <w:rFonts w:cstheme="minorHAnsi"/>
            <w:sz w:val="24"/>
            <w:szCs w:val="24"/>
            <w:lang w:val="en-CA"/>
          </w:rPr>
          <w:t>Material &amp; Methods:</w:t>
        </w:r>
      </w:ins>
      <w:ins w:id="11" w:author="Joseph Stinziano" w:date="2020-01-27T08:25:00Z">
        <w:r>
          <w:rPr>
            <w:rFonts w:cstheme="minorHAnsi"/>
            <w:sz w:val="24"/>
            <w:szCs w:val="24"/>
            <w:lang w:val="en-CA"/>
          </w:rPr>
          <w:t xml:space="preserve"> 803</w:t>
        </w:r>
      </w:ins>
    </w:p>
    <w:p w14:paraId="1A317CF7" w14:textId="642602CD" w:rsidR="001214C4" w:rsidRDefault="001214C4" w:rsidP="002B0AA8">
      <w:pPr>
        <w:spacing w:after="0" w:line="360" w:lineRule="auto"/>
        <w:rPr>
          <w:ins w:id="12" w:author="Joseph Stinziano" w:date="2020-01-27T08:22:00Z"/>
          <w:rFonts w:cstheme="minorHAnsi"/>
          <w:sz w:val="24"/>
          <w:szCs w:val="24"/>
          <w:lang w:val="en-CA"/>
        </w:rPr>
      </w:pPr>
      <w:ins w:id="13" w:author="Joseph Stinziano" w:date="2020-01-27T08:22:00Z">
        <w:r>
          <w:rPr>
            <w:rFonts w:cstheme="minorHAnsi"/>
            <w:sz w:val="24"/>
            <w:szCs w:val="24"/>
            <w:lang w:val="en-CA"/>
          </w:rPr>
          <w:t>Results:</w:t>
        </w:r>
      </w:ins>
      <w:ins w:id="14" w:author="Joseph Stinziano" w:date="2020-01-27T08:25:00Z">
        <w:r>
          <w:rPr>
            <w:rFonts w:cstheme="minorHAnsi"/>
            <w:sz w:val="24"/>
            <w:szCs w:val="24"/>
            <w:lang w:val="en-CA"/>
          </w:rPr>
          <w:t xml:space="preserve"> 1152</w:t>
        </w:r>
      </w:ins>
    </w:p>
    <w:p w14:paraId="7B5EA2A8" w14:textId="34EEB073" w:rsidR="001214C4" w:rsidRDefault="001214C4" w:rsidP="002B0AA8">
      <w:pPr>
        <w:spacing w:after="0" w:line="360" w:lineRule="auto"/>
        <w:rPr>
          <w:ins w:id="15" w:author="Joseph Stinziano" w:date="2020-01-27T08:22:00Z"/>
          <w:rFonts w:cstheme="minorHAnsi"/>
          <w:sz w:val="24"/>
          <w:szCs w:val="24"/>
          <w:lang w:val="en-CA"/>
        </w:rPr>
      </w:pPr>
      <w:ins w:id="16" w:author="Joseph Stinziano" w:date="2020-01-27T08:22:00Z">
        <w:r>
          <w:rPr>
            <w:rFonts w:cstheme="minorHAnsi"/>
            <w:sz w:val="24"/>
            <w:szCs w:val="24"/>
            <w:lang w:val="en-CA"/>
          </w:rPr>
          <w:t>Discussion:</w:t>
        </w:r>
      </w:ins>
      <w:ins w:id="17" w:author="Joseph Stinziano" w:date="2020-01-27T08:25:00Z">
        <w:r>
          <w:rPr>
            <w:rFonts w:cstheme="minorHAnsi"/>
            <w:sz w:val="24"/>
            <w:szCs w:val="24"/>
            <w:lang w:val="en-CA"/>
          </w:rPr>
          <w:t xml:space="preserve"> 550</w:t>
        </w:r>
      </w:ins>
    </w:p>
    <w:p w14:paraId="605DAC72" w14:textId="2A73F6ED" w:rsidR="001214C4" w:rsidRDefault="001214C4" w:rsidP="002B0AA8">
      <w:pPr>
        <w:spacing w:after="0" w:line="360" w:lineRule="auto"/>
        <w:rPr>
          <w:ins w:id="18" w:author="Joseph Stinziano" w:date="2020-01-27T07:56:00Z"/>
          <w:rFonts w:cstheme="minorHAnsi"/>
          <w:sz w:val="24"/>
          <w:szCs w:val="24"/>
          <w:lang w:val="en-CA"/>
        </w:rPr>
      </w:pPr>
      <w:ins w:id="19" w:author="Joseph Stinziano" w:date="2020-01-27T08:22:00Z">
        <w:r>
          <w:rPr>
            <w:rFonts w:cstheme="minorHAnsi"/>
            <w:sz w:val="24"/>
            <w:szCs w:val="24"/>
            <w:lang w:val="en-CA"/>
          </w:rPr>
          <w:t>Acknowledgments:</w:t>
        </w:r>
      </w:ins>
      <w:ins w:id="20" w:author="Joseph Stinziano" w:date="2020-01-27T08:25:00Z">
        <w:r>
          <w:rPr>
            <w:rFonts w:cstheme="minorHAnsi"/>
            <w:sz w:val="24"/>
            <w:szCs w:val="24"/>
            <w:lang w:val="en-CA"/>
          </w:rPr>
          <w:t xml:space="preserve"> 26</w:t>
        </w:r>
      </w:ins>
      <w:bookmarkStart w:id="21" w:name="_GoBack"/>
      <w:bookmarkEnd w:id="21"/>
    </w:p>
    <w:p w14:paraId="43B5E258" w14:textId="16A1E6F9" w:rsidR="001C3146" w:rsidRDefault="00DE701F" w:rsidP="002B0AA8">
      <w:pPr>
        <w:spacing w:after="0" w:line="360" w:lineRule="auto"/>
        <w:rPr>
          <w:ins w:id="22" w:author="Joseph Stinziano" w:date="2020-01-27T07:56:00Z"/>
          <w:rFonts w:cstheme="minorHAnsi"/>
          <w:sz w:val="24"/>
          <w:szCs w:val="24"/>
          <w:lang w:val="en-CA"/>
        </w:rPr>
      </w:pPr>
      <w:ins w:id="23" w:author="Joseph Stinziano" w:date="2020-01-27T07:56:00Z">
        <w:r>
          <w:rPr>
            <w:rFonts w:cstheme="minorHAnsi"/>
            <w:sz w:val="24"/>
            <w:szCs w:val="24"/>
            <w:lang w:val="en-CA"/>
          </w:rPr>
          <w:t>Number of Tables: 2</w:t>
        </w:r>
      </w:ins>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4F6A28">
        <w:rPr>
          <w:rFonts w:cstheme="minorHAnsi"/>
          <w:sz w:val="24"/>
          <w:szCs w:val="24"/>
          <w:lang w:val="en-CA"/>
        </w:rPr>
        <w:t>6</w:t>
      </w:r>
    </w:p>
    <w:p w14:paraId="5C269348" w14:textId="79640E50" w:rsidR="00DE701F" w:rsidRPr="005C3801" w:rsidRDefault="00DE701F" w:rsidP="002B0AA8">
      <w:pPr>
        <w:spacing w:after="0" w:line="360" w:lineRule="auto"/>
        <w:rPr>
          <w:rFonts w:cstheme="minorHAnsi"/>
          <w:sz w:val="24"/>
          <w:szCs w:val="24"/>
          <w:lang w:val="en-CA"/>
        </w:rPr>
      </w:pPr>
      <w:ins w:id="24" w:author="Joseph Stinziano" w:date="2020-01-27T07:56:00Z">
        <w:r>
          <w:rPr>
            <w:rFonts w:cstheme="minorHAnsi"/>
            <w:sz w:val="24"/>
            <w:szCs w:val="24"/>
            <w:lang w:val="en-CA"/>
          </w:rPr>
          <w:t>Supplementary Files</w:t>
        </w:r>
        <w:commentRangeStart w:id="25"/>
        <w:r>
          <w:rPr>
            <w:rFonts w:cstheme="minorHAnsi"/>
            <w:sz w:val="24"/>
            <w:szCs w:val="24"/>
            <w:lang w:val="en-CA"/>
          </w:rPr>
          <w:t>: 2</w:t>
        </w:r>
      </w:ins>
      <w:commentRangeEnd w:id="25"/>
      <w:ins w:id="26" w:author="Joseph Stinziano" w:date="2020-01-27T08:21:00Z">
        <w:r w:rsidR="001214C4">
          <w:rPr>
            <w:rStyle w:val="CommentReference"/>
          </w:rPr>
          <w:commentReference w:id="25"/>
        </w:r>
      </w:ins>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commentRangeStart w:id="27"/>
      <w:r w:rsidRPr="005C3801">
        <w:rPr>
          <w:rFonts w:cstheme="minorHAnsi"/>
          <w:b/>
          <w:sz w:val="24"/>
          <w:szCs w:val="24"/>
          <w:lang w:val="en-CA"/>
        </w:rPr>
        <w:lastRenderedPageBreak/>
        <w:t>Abstract</w:t>
      </w:r>
      <w:commentRangeEnd w:id="27"/>
      <w:r w:rsidR="0004126A">
        <w:rPr>
          <w:rStyle w:val="CommentReference"/>
        </w:rPr>
        <w:commentReference w:id="27"/>
      </w:r>
    </w:p>
    <w:p w14:paraId="276740A2" w14:textId="36A12D05" w:rsidR="005C3801" w:rsidRDefault="0099596D" w:rsidP="005C3801">
      <w:pPr>
        <w:spacing w:line="360" w:lineRule="auto"/>
        <w:rPr>
          <w:rFonts w:cstheme="minorHAnsi"/>
          <w:sz w:val="24"/>
          <w:szCs w:val="24"/>
          <w:lang w:val="en-CA"/>
        </w:rPr>
      </w:pPr>
      <w:r w:rsidRPr="005C3801">
        <w:rPr>
          <w:rFonts w:cstheme="minorHAnsi"/>
          <w:sz w:val="24"/>
          <w:szCs w:val="24"/>
          <w:lang w:val="en-CA"/>
        </w:rPr>
        <w:t>Understanding biological temperature responses is crucial to predicting global carbon fluxes. The current approach to modeling photosynthetic temperature responses in large scale modeling efforts uses a modified Arrhenius equation. We rederived the modified Arrhenius equation from the source 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~1.8%</w:t>
      </w:r>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predictions of carbon fluxes at larger scales</w:t>
      </w:r>
      <w:ins w:id="28" w:author="Joseph Stinziano" w:date="2020-01-27T07:57:00Z">
        <w:r w:rsidR="00DE701F">
          <w:rPr>
            <w:rFonts w:cstheme="minorHAnsi"/>
            <w:sz w:val="24"/>
            <w:szCs w:val="24"/>
            <w:lang w:val="en-CA"/>
          </w:rPr>
          <w:t>, which may have been masked in previous work via parameter tuning</w:t>
        </w:r>
      </w:ins>
      <w:r w:rsidR="005C3801" w:rsidRPr="005C3801">
        <w:rPr>
          <w:rFonts w:cstheme="minorHAnsi"/>
          <w:sz w:val="24"/>
          <w:szCs w:val="24"/>
          <w:lang w:val="en-CA"/>
        </w:rPr>
        <w:t>. We argue that</w:t>
      </w:r>
      <w:r w:rsidR="000C5E11">
        <w:rPr>
          <w:rFonts w:cstheme="minorHAnsi"/>
          <w:sz w:val="24"/>
          <w:szCs w:val="24"/>
          <w:lang w:val="en-CA"/>
        </w:rPr>
        <w:t xml:space="preserve"> </w:t>
      </w:r>
      <w:r w:rsidR="005C3801" w:rsidRPr="005C3801">
        <w:rPr>
          <w:rFonts w:cstheme="minorHAnsi"/>
          <w:sz w:val="24"/>
          <w:szCs w:val="24"/>
          <w:lang w:val="en-CA"/>
        </w:rPr>
        <w:t xml:space="preserve">it is time to move beyond the modified Arrhenius paradigm since the current implementation is categorically incorrect and </w:t>
      </w:r>
      <w:r w:rsidR="00950F33">
        <w:rPr>
          <w:rFonts w:cstheme="minorHAnsi"/>
          <w:sz w:val="24"/>
          <w:szCs w:val="24"/>
          <w:lang w:val="en-CA"/>
        </w:rPr>
        <w:t xml:space="preserve">to </w:t>
      </w:r>
      <w:r w:rsidR="005C3801" w:rsidRPr="005C3801">
        <w:rPr>
          <w:rFonts w:cstheme="minorHAnsi"/>
          <w:sz w:val="24"/>
          <w:szCs w:val="24"/>
          <w:lang w:val="en-CA"/>
        </w:rPr>
        <w:t>use more thermodynamically-grounded temperature response equations</w:t>
      </w:r>
      <w:r w:rsidR="000C5E11">
        <w:rPr>
          <w:rFonts w:cstheme="minorHAnsi"/>
          <w:sz w:val="24"/>
          <w:szCs w:val="24"/>
          <w:lang w:val="en-CA"/>
        </w:rPr>
        <w:t xml:space="preserve"> going forward</w:t>
      </w:r>
      <w:r w:rsidR="005C3801" w:rsidRPr="005C3801">
        <w:rPr>
          <w:rFonts w:cstheme="minorHAnsi"/>
          <w:sz w:val="24"/>
          <w:szCs w:val="24"/>
          <w:lang w:val="en-CA"/>
        </w:rPr>
        <w:t>.</w:t>
      </w:r>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418A4800"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170E94" w:rsidRPr="005C3801">
        <w:rPr>
          <w:rFonts w:cstheme="minorHAnsi"/>
          <w:sz w:val="24"/>
          <w:szCs w:val="24"/>
        </w:rPr>
        <w:t>Amthor, 2000; Ciais et al., 201</w:t>
      </w:r>
      <w:r w:rsidR="00522DC5" w:rsidRPr="005C3801">
        <w:rPr>
          <w:rFonts w:cstheme="minorHAnsi"/>
          <w:sz w:val="24"/>
          <w:szCs w:val="24"/>
        </w:rPr>
        <w:t>3</w:t>
      </w:r>
      <w:r w:rsidRPr="005C3801">
        <w:rPr>
          <w:rFonts w:cstheme="minorHAnsi"/>
          <w:sz w:val="24"/>
          <w:szCs w:val="24"/>
        </w:rPr>
        <w:t>). Given the temperature sensitivity of these large carbon fluxes,</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Way and Yamori, 2014; Smith &amp; Dukes, 2017; Kumarathunge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113EA704"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sup>
        </m:sSup>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p>
    <w:p w14:paraId="49263D1A" w14:textId="77777777" w:rsidR="002B0AA8" w:rsidRPr="005C3801" w:rsidRDefault="002B0AA8" w:rsidP="002B0AA8">
      <w:pPr>
        <w:spacing w:after="0" w:line="360" w:lineRule="auto"/>
        <w:rPr>
          <w:rFonts w:cstheme="minorHAnsi"/>
          <w:sz w:val="24"/>
          <w:szCs w:val="24"/>
          <w:lang w:val="en-CA"/>
        </w:rPr>
      </w:pPr>
    </w:p>
    <w:p w14:paraId="5B02FC97" w14:textId="2CB77D19"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38ECFE9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E</w:t>
      </w:r>
      <w:r w:rsidRPr="005C3801">
        <w:rPr>
          <w:rFonts w:cstheme="minorHAnsi"/>
          <w:sz w:val="24"/>
          <w:szCs w:val="24"/>
          <w:vertAlign w:val="subscript"/>
          <w:lang w:val="en-CA"/>
        </w:rPr>
        <w:t>a</w:t>
      </w:r>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Heskel et al., 2016), the most commonly implemented version is the modified Arrhenius model of Johnson et al. (1942)</w:t>
      </w:r>
      <w:r w:rsidR="002C483E" w:rsidRPr="005C3801">
        <w:rPr>
          <w:rFonts w:cstheme="minorHAnsi"/>
          <w:sz w:val="24"/>
          <w:szCs w:val="24"/>
          <w:lang w:val="en-CA"/>
        </w:rPr>
        <w:t xml:space="preserve"> as presented in Medlyn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4CE726BE"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77777777"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F6F96F7"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is used for modeling the temperature responses of photosynthetic capacity (</w:t>
      </w:r>
      <w:r w:rsidR="002C483E" w:rsidRPr="005C3801">
        <w:rPr>
          <w:rFonts w:cstheme="minorHAnsi"/>
          <w:sz w:val="24"/>
          <w:szCs w:val="24"/>
          <w:lang w:val="en-CA"/>
        </w:rPr>
        <w:t>based on Farquhar et al.</w:t>
      </w:r>
      <w:r w:rsidR="00170E94" w:rsidRPr="005C3801">
        <w:rPr>
          <w:rFonts w:cstheme="minorHAnsi"/>
          <w:sz w:val="24"/>
          <w:szCs w:val="24"/>
          <w:lang w:val="en-CA"/>
        </w:rPr>
        <w:t>,</w:t>
      </w:r>
      <w:r w:rsidR="002C483E" w:rsidRPr="005C3801">
        <w:rPr>
          <w:rFonts w:cstheme="minorHAnsi"/>
          <w:sz w:val="24"/>
          <w:szCs w:val="24"/>
          <w:lang w:val="en-CA"/>
        </w:rPr>
        <w:t xml:space="preserve"> 1980): </w:t>
      </w:r>
      <w:r w:rsidRPr="005C3801">
        <w:rPr>
          <w:rFonts w:cstheme="minorHAnsi"/>
          <w:sz w:val="24"/>
          <w:szCs w:val="24"/>
          <w:lang w:val="en-CA"/>
        </w:rPr>
        <w:t>maximum carboxylation capacity of rubisco, V</w:t>
      </w:r>
      <w:r w:rsidRPr="005C3801">
        <w:rPr>
          <w:rFonts w:cstheme="minorHAnsi"/>
          <w:sz w:val="24"/>
          <w:szCs w:val="24"/>
          <w:vertAlign w:val="subscript"/>
          <w:lang w:val="en-CA"/>
        </w:rPr>
        <w:t>cmax</w:t>
      </w:r>
      <w:r w:rsidRPr="005C3801">
        <w:rPr>
          <w:rFonts w:cstheme="minorHAnsi"/>
          <w:sz w:val="24"/>
          <w:szCs w:val="24"/>
          <w:lang w:val="en-CA"/>
        </w:rPr>
        <w:t>, maximum electron transport capacity, J</w:t>
      </w:r>
      <w:r w:rsidRPr="005C3801">
        <w:rPr>
          <w:rFonts w:cstheme="minorHAnsi"/>
          <w:sz w:val="24"/>
          <w:szCs w:val="24"/>
          <w:vertAlign w:val="subscript"/>
          <w:lang w:val="en-CA"/>
        </w:rPr>
        <w:t>max</w:t>
      </w:r>
      <w:r w:rsidRPr="005C3801">
        <w:rPr>
          <w:rFonts w:cstheme="minorHAnsi"/>
          <w:sz w:val="24"/>
          <w:szCs w:val="24"/>
          <w:lang w:val="en-CA"/>
        </w:rPr>
        <w:t xml:space="preserve">, and related </w:t>
      </w:r>
      <w:r w:rsidR="002C483E" w:rsidRPr="005C3801">
        <w:rPr>
          <w:rFonts w:cstheme="minorHAnsi"/>
          <w:sz w:val="24"/>
          <w:szCs w:val="24"/>
          <w:lang w:val="en-CA"/>
        </w:rPr>
        <w:t>kinetics</w:t>
      </w:r>
      <w:r w:rsidR="006E7FAB">
        <w:rPr>
          <w:rFonts w:cstheme="minorHAnsi"/>
          <w:sz w:val="24"/>
          <w:szCs w:val="24"/>
          <w:lang w:val="en-CA"/>
        </w:rPr>
        <w:t xml:space="preserve"> as well as</w:t>
      </w:r>
      <w:r w:rsidR="002C483E" w:rsidRPr="005C3801">
        <w:rPr>
          <w:rFonts w:cstheme="minorHAnsi"/>
          <w:sz w:val="24"/>
          <w:szCs w:val="24"/>
          <w:lang w:val="en-CA"/>
        </w:rPr>
        <w:t xml:space="preserve"> Sharkey </w:t>
      </w:r>
      <w:r w:rsidR="006E7FAB">
        <w:rPr>
          <w:rFonts w:cstheme="minorHAnsi"/>
          <w:sz w:val="24"/>
          <w:szCs w:val="24"/>
          <w:lang w:val="en-CA"/>
        </w:rPr>
        <w:t>(</w:t>
      </w:r>
      <w:r w:rsidR="002C483E" w:rsidRPr="005C3801">
        <w:rPr>
          <w:rFonts w:cstheme="minorHAnsi"/>
          <w:sz w:val="24"/>
          <w:szCs w:val="24"/>
          <w:lang w:val="en-CA"/>
        </w:rPr>
        <w:t>1985</w:t>
      </w:r>
      <w:r w:rsidR="006E7FAB">
        <w:rPr>
          <w:rFonts w:cstheme="minorHAnsi"/>
          <w:sz w:val="24"/>
          <w:szCs w:val="24"/>
          <w:lang w:val="en-CA"/>
        </w:rPr>
        <w:t>)</w:t>
      </w:r>
      <w:r w:rsidR="002C483E" w:rsidRPr="005C3801">
        <w:rPr>
          <w:rFonts w:cstheme="minorHAnsi"/>
          <w:sz w:val="24"/>
          <w:szCs w:val="24"/>
          <w:lang w:val="en-CA"/>
        </w:rPr>
        <w:t xml:space="preserve"> and </w:t>
      </w:r>
      <w:r w:rsidR="000264E2" w:rsidRPr="005C3801">
        <w:rPr>
          <w:rFonts w:cstheme="minorHAnsi"/>
          <w:sz w:val="24"/>
          <w:szCs w:val="24"/>
          <w:lang w:val="en-CA"/>
        </w:rPr>
        <w:t xml:space="preserve">Harley </w:t>
      </w:r>
      <w:r w:rsidR="00170E94" w:rsidRPr="005C3801">
        <w:rPr>
          <w:rFonts w:cstheme="minorHAnsi"/>
          <w:sz w:val="24"/>
          <w:szCs w:val="24"/>
          <w:lang w:val="en-CA"/>
        </w:rPr>
        <w:t xml:space="preserve">&amp; </w:t>
      </w:r>
      <w:r w:rsidR="000264E2" w:rsidRPr="005C3801">
        <w:rPr>
          <w:rFonts w:cstheme="minorHAnsi"/>
          <w:sz w:val="24"/>
          <w:szCs w:val="24"/>
          <w:lang w:val="en-CA"/>
        </w:rPr>
        <w:t xml:space="preserve">Sharkey </w:t>
      </w:r>
      <w:r w:rsidR="006E7FAB">
        <w:rPr>
          <w:rFonts w:cstheme="minorHAnsi"/>
          <w:sz w:val="24"/>
          <w:szCs w:val="24"/>
          <w:lang w:val="en-CA"/>
        </w:rPr>
        <w:t>(</w:t>
      </w:r>
      <w:r w:rsidR="000264E2" w:rsidRPr="005C3801">
        <w:rPr>
          <w:rFonts w:cstheme="minorHAnsi"/>
          <w:sz w:val="24"/>
          <w:szCs w:val="24"/>
          <w:lang w:val="en-CA"/>
        </w:rPr>
        <w:t>1991</w:t>
      </w:r>
      <w:r w:rsidR="006E7FAB">
        <w:rPr>
          <w:rFonts w:cstheme="minorHAnsi"/>
          <w:sz w:val="24"/>
          <w:szCs w:val="24"/>
          <w:lang w:val="en-CA"/>
        </w:rPr>
        <w:t xml:space="preserve">) in their </w:t>
      </w:r>
      <w:r w:rsidR="006E7FAB">
        <w:rPr>
          <w:rFonts w:cstheme="minorHAnsi"/>
          <w:sz w:val="24"/>
          <w:szCs w:val="24"/>
          <w:lang w:val="en-CA"/>
        </w:rPr>
        <w:lastRenderedPageBreak/>
        <w:t>calculation of</w:t>
      </w:r>
      <w:r w:rsidR="002C483E" w:rsidRPr="005C3801">
        <w:rPr>
          <w:rFonts w:cstheme="minorHAnsi"/>
          <w:sz w:val="24"/>
          <w:szCs w:val="24"/>
          <w:lang w:val="en-CA"/>
        </w:rPr>
        <w:t xml:space="preserve"> 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 in ecophysiological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r w:rsidR="00B14AB1" w:rsidRPr="005C3801">
        <w:rPr>
          <w:rFonts w:cstheme="minorHAnsi"/>
          <w:sz w:val="24"/>
          <w:szCs w:val="24"/>
          <w:lang w:val="en-CA"/>
        </w:rPr>
        <w:t>Kattge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r w:rsidR="00930D74" w:rsidRPr="005C3801">
        <w:rPr>
          <w:rFonts w:cstheme="minorHAnsi"/>
          <w:sz w:val="24"/>
          <w:szCs w:val="24"/>
          <w:lang w:val="en-CA"/>
        </w:rPr>
        <w:t>Kumarathunge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in terrestrial biosphere models to predict the future state of the Earth system (</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7A021027"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its ubiquity,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Medlyn et al. (2002) that 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r w:rsidR="00937030" w:rsidRPr="005C3801">
        <w:rPr>
          <w:rFonts w:cstheme="minorHAnsi"/>
          <w:sz w:val="24"/>
          <w:szCs w:val="24"/>
          <w:lang w:val="en-CA"/>
        </w:rPr>
        <w:t xml:space="preserve">in calculations covering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r w:rsidR="00DE428A" w:rsidRPr="005C3801">
        <w:rPr>
          <w:rFonts w:cstheme="minorHAnsi"/>
          <w:sz w:val="24"/>
          <w:szCs w:val="24"/>
          <w:lang w:val="en-CA"/>
        </w:rPr>
        <w:t>Medlyn</w:t>
      </w:r>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xml:space="preserve">) to global scale processes (e.g.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 xml:space="preserve">a freely available dataset (Kumarathunge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r w:rsidRPr="005C3801">
        <w:rPr>
          <w:rFonts w:cstheme="minorHAnsi"/>
          <w:b/>
          <w:sz w:val="24"/>
          <w:szCs w:val="24"/>
          <w:u w:val="single"/>
          <w:lang w:val="en-CA"/>
        </w:rPr>
        <w:t>Materials &amp; methods</w:t>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4EFD2D8A"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7777777"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is not explicitly defined in Johnson et al. (1942), but presumably represents a second derivative of the rate</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F830E1A" w:rsidR="00E45E7B" w:rsidRPr="005C3801" w:rsidRDefault="000418B4"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num>
          <m:den>
            <m:f>
              <m:fPr>
                <m:ctrlPr>
                  <w:rPr>
                    <w:rFonts w:ascii="Cambria Math" w:hAnsi="Cambria Math" w:cstheme="minorHAnsi"/>
                    <w:i/>
                    <w:sz w:val="24"/>
                    <w:szCs w:val="24"/>
                    <w:lang w:val="en-CA"/>
                  </w:rPr>
                </m:ctrlPr>
              </m:fPr>
              <m:num>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m:t>
                        </m:r>
                        <w:bookmarkStart w:id="29" w:name="_Hlk16858237"/>
                        <m:r>
                          <w:rPr>
                            <w:rFonts w:ascii="Cambria Math" w:hAnsi="Cambria Math" w:cstheme="minorHAnsi"/>
                            <w:sz w:val="24"/>
                            <w:szCs w:val="24"/>
                            <w:lang w:val="en-CA"/>
                          </w:rPr>
                          <m:t>.15</m:t>
                        </m:r>
                        <w:bookmarkEnd w:id="29"/>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77777777" w:rsidR="002B0AA8" w:rsidRPr="005C3801" w:rsidRDefault="002B0AA8" w:rsidP="002B0AA8">
      <w:pPr>
        <w:spacing w:after="0" w:line="360" w:lineRule="auto"/>
        <w:rPr>
          <w:rFonts w:eastAsiaTheme="minorEastAsia" w:cstheme="minorHAnsi"/>
          <w:sz w:val="24"/>
          <w:szCs w:val="24"/>
          <w:lang w:val="en-CA"/>
        </w:rPr>
      </w:pPr>
    </w:p>
    <w:p w14:paraId="0218F17B" w14:textId="171709E1" w:rsidR="00006AF9" w:rsidRPr="005C3801" w:rsidRDefault="000418B4"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77777777" w:rsidR="002B0AA8" w:rsidRPr="005C3801" w:rsidRDefault="002B0AA8" w:rsidP="002B0AA8">
      <w:pPr>
        <w:spacing w:after="0" w:line="360" w:lineRule="auto"/>
        <w:rPr>
          <w:rFonts w:eastAsiaTheme="minorEastAsia" w:cstheme="minorHAnsi"/>
          <w:sz w:val="24"/>
          <w:szCs w:val="24"/>
          <w:lang w:val="en-CA"/>
        </w:rPr>
      </w:pPr>
    </w:p>
    <w:p w14:paraId="73E1FEB4" w14:textId="04161A5D" w:rsidR="00006AF9" w:rsidRPr="005C3801" w:rsidRDefault="000418B4"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77777777" w:rsidR="002B0AA8" w:rsidRPr="005C3801" w:rsidRDefault="002B0AA8" w:rsidP="002B0AA8">
      <w:pPr>
        <w:spacing w:after="0" w:line="360" w:lineRule="auto"/>
        <w:rPr>
          <w:rFonts w:eastAsiaTheme="minorEastAsia" w:cstheme="minorHAnsi"/>
          <w:sz w:val="24"/>
          <w:szCs w:val="24"/>
          <w:lang w:val="en-CA"/>
        </w:rPr>
      </w:pPr>
    </w:p>
    <w:p w14:paraId="3C1478BB" w14:textId="14EB8DE4"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77777777" w:rsidR="002B0AA8" w:rsidRPr="005C3801" w:rsidRDefault="002B0AA8" w:rsidP="002B0AA8">
      <w:pPr>
        <w:spacing w:after="0" w:line="360" w:lineRule="auto"/>
        <w:rPr>
          <w:rFonts w:eastAsiaTheme="minorEastAsia" w:cstheme="minorHAnsi"/>
          <w:sz w:val="24"/>
          <w:szCs w:val="24"/>
          <w:lang w:val="en-CA"/>
        </w:rPr>
      </w:pPr>
    </w:p>
    <w:p w14:paraId="5A745C5A" w14:textId="6D5DFD50"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560E371E"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B98FFF0" w:rsidR="004512A9" w:rsidRPr="005C3801" w:rsidRDefault="00C13A0E"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2C483E" w:rsidRPr="005C3801">
        <w:rPr>
          <w:rFonts w:eastAsiaTheme="minorEastAsia" w:cstheme="minorHAnsi"/>
          <w:sz w:val="24"/>
          <w:szCs w:val="24"/>
          <w:lang w:val="en-CA"/>
        </w:rPr>
        <w:t xml:space="preserve"> This introduces multiple systematic errors: </w:t>
      </w:r>
    </w:p>
    <w:p w14:paraId="267E302B" w14:textId="77777777" w:rsidR="004512A9" w:rsidRPr="005C3801" w:rsidRDefault="002C483E"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fitted parameters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and ΔS; </w:t>
      </w:r>
    </w:p>
    <w:p w14:paraId="520ABADC" w14:textId="77777777" w:rsidR="004512A9"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scaling the rate variable using the wrong equation; </w:t>
      </w:r>
    </w:p>
    <w:p w14:paraId="00AF7094" w14:textId="77777777" w:rsidR="00C13A0E"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acclimation of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and/or ΔS as errors due to 1) at each acclimation temperature.</w:t>
      </w:r>
    </w:p>
    <w:p w14:paraId="657E8B65" w14:textId="131297B9" w:rsidR="002B0AA8" w:rsidRPr="00590C14" w:rsidRDefault="00590C14" w:rsidP="002B0AA8">
      <w:pPr>
        <w:spacing w:after="0" w:line="360" w:lineRule="auto"/>
        <w:rPr>
          <w:ins w:id="30" w:author="Joseph Stinziano" w:date="2020-01-27T07:14:00Z"/>
          <w:rFonts w:eastAsiaTheme="minorEastAsia" w:cstheme="minorHAnsi"/>
          <w:bCs/>
          <w:sz w:val="24"/>
          <w:szCs w:val="24"/>
          <w:lang w:val="en-CA"/>
        </w:rPr>
      </w:pPr>
      <w:ins w:id="31" w:author="Joseph Stinziano" w:date="2020-01-27T07:14:00Z">
        <w:r>
          <w:rPr>
            <w:rFonts w:eastAsiaTheme="minorEastAsia" w:cstheme="minorHAnsi"/>
            <w:bCs/>
            <w:sz w:val="24"/>
            <w:szCs w:val="24"/>
            <w:lang w:val="en-CA"/>
          </w:rPr>
          <w:t>Here we focus on the impact of 1 and 2 on modeling whole-plant carbon balance.</w:t>
        </w:r>
      </w:ins>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302AC29F"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 data from Kumarathunge et al. (2019), available from Kumarathunge et al. (2018)</w:t>
      </w:r>
      <w:r w:rsidR="00444F06" w:rsidRPr="005C3801">
        <w:rPr>
          <w:rFonts w:eastAsiaTheme="minorEastAsia" w:cstheme="minorHAnsi"/>
          <w:sz w:val="24"/>
          <w:szCs w:val="24"/>
          <w:lang w:val="en-CA"/>
        </w:rPr>
        <w:t xml:space="preserve">, we 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to the data, both setting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200,000 J mol</w:t>
      </w:r>
      <w:r w:rsidR="00444F06" w:rsidRPr="005C3801">
        <w:rPr>
          <w:rFonts w:eastAsiaTheme="minorEastAsia" w:cstheme="minorHAnsi"/>
          <w:sz w:val="24"/>
          <w:szCs w:val="24"/>
          <w:vertAlign w:val="superscript"/>
          <w:lang w:val="en-CA"/>
        </w:rPr>
        <w:t>-1</w:t>
      </w:r>
      <w:r w:rsidR="00444F06" w:rsidRPr="005C3801">
        <w:rPr>
          <w:rFonts w:eastAsiaTheme="minorEastAsia" w:cstheme="minorHAnsi"/>
          <w:sz w:val="24"/>
          <w:szCs w:val="24"/>
          <w:lang w:val="en-CA"/>
        </w:rPr>
        <w:t xml:space="preserve"> and 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ins w:id="32" w:author="Joseph Stinziano" w:date="2020-01-27T07:27:00Z">
        <w:r w:rsidR="00FA3ACE">
          <w:rPr>
            <w:rFonts w:eastAsiaTheme="minorEastAsia" w:cstheme="minorHAnsi"/>
            <w:sz w:val="24"/>
            <w:szCs w:val="24"/>
            <w:lang w:val="en-CA"/>
          </w:rPr>
          <w:t xml:space="preserve"> We used </w:t>
        </w:r>
        <w:r w:rsidR="00FA3ACE">
          <w:rPr>
            <w:rFonts w:eastAsiaTheme="minorEastAsia" w:cstheme="minorHAnsi"/>
            <w:sz w:val="24"/>
            <w:szCs w:val="24"/>
            <w:lang w:val="en-CA"/>
          </w:rPr>
          <w:lastRenderedPageBreak/>
          <w:t>the R package {minpack</w:t>
        </w:r>
      </w:ins>
      <w:ins w:id="33" w:author="Joseph Stinziano" w:date="2020-01-27T07:28:00Z">
        <w:r w:rsidR="00FA3ACE">
          <w:rPr>
            <w:rFonts w:eastAsiaTheme="minorEastAsia" w:cstheme="minorHAnsi"/>
            <w:sz w:val="24"/>
            <w:szCs w:val="24"/>
            <w:lang w:val="en-CA"/>
          </w:rPr>
          <w:t>.lm}</w:t>
        </w:r>
      </w:ins>
      <w:ins w:id="34" w:author="Joseph Stinziano" w:date="2020-01-27T07:30:00Z">
        <w:r w:rsidR="00FA3ACE">
          <w:rPr>
            <w:rFonts w:eastAsiaTheme="minorEastAsia" w:cstheme="minorHAnsi"/>
            <w:sz w:val="24"/>
            <w:szCs w:val="24"/>
            <w:lang w:val="en-CA"/>
          </w:rPr>
          <w:t xml:space="preserve"> (Elzhov et al., 2016)</w:t>
        </w:r>
      </w:ins>
      <w:ins w:id="35" w:author="Joseph Stinziano" w:date="2020-01-27T07:28:00Z">
        <w:r w:rsidR="00FA3ACE">
          <w:rPr>
            <w:rFonts w:eastAsiaTheme="minorEastAsia" w:cstheme="minorHAnsi"/>
            <w:sz w:val="24"/>
            <w:szCs w:val="24"/>
            <w:lang w:val="en-CA"/>
          </w:rPr>
          <w:t xml:space="preserve"> with starting parameters of E</w:t>
        </w:r>
        <w:r w:rsidR="00FA3ACE">
          <w:rPr>
            <w:rFonts w:eastAsiaTheme="minorEastAsia" w:cstheme="minorHAnsi"/>
            <w:sz w:val="24"/>
            <w:szCs w:val="24"/>
            <w:vertAlign w:val="subscript"/>
            <w:lang w:val="en-CA"/>
          </w:rPr>
          <w:t>a</w:t>
        </w:r>
        <w:r w:rsidR="00FA3ACE">
          <w:rPr>
            <w:rFonts w:eastAsiaTheme="minorEastAsia" w:cstheme="minorHAnsi"/>
            <w:sz w:val="24"/>
            <w:szCs w:val="24"/>
            <w:lang w:val="en-CA"/>
          </w:rPr>
          <w:t xml:space="preserve"> = 40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ΔS = 0.650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k</w:t>
        </w:r>
        <w:r w:rsidR="00FA3ACE">
          <w:rPr>
            <w:rFonts w:eastAsiaTheme="minorEastAsia" w:cstheme="minorHAnsi"/>
            <w:sz w:val="24"/>
            <w:szCs w:val="24"/>
            <w:vertAlign w:val="subscript"/>
            <w:lang w:val="en-CA"/>
          </w:rPr>
          <w:t>25</w:t>
        </w:r>
        <w:r w:rsidR="00FA3ACE">
          <w:rPr>
            <w:rFonts w:eastAsiaTheme="minorEastAsia" w:cstheme="minorHAnsi"/>
            <w:sz w:val="24"/>
            <w:szCs w:val="24"/>
            <w:lang w:val="en-CA"/>
          </w:rPr>
          <w:t xml:space="preserve"> = mean(</w:t>
        </w:r>
      </w:ins>
      <w:ins w:id="36" w:author="Joseph Stinziano" w:date="2020-01-27T07:29:00Z">
        <w:r w:rsidR="00FA3ACE">
          <w:rPr>
            <w:rFonts w:eastAsiaTheme="minorEastAsia" w:cstheme="minorHAnsi"/>
            <w:sz w:val="24"/>
            <w:szCs w:val="24"/>
            <w:lang w:val="en-CA"/>
          </w:rPr>
          <w:t>parameter), and H</w:t>
        </w:r>
        <w:r w:rsidR="00FA3ACE">
          <w:rPr>
            <w:rFonts w:eastAsiaTheme="minorEastAsia" w:cstheme="minorHAnsi"/>
            <w:sz w:val="24"/>
            <w:szCs w:val="24"/>
            <w:vertAlign w:val="subscript"/>
            <w:lang w:val="en-CA"/>
          </w:rPr>
          <w:t>d</w:t>
        </w:r>
        <w:r w:rsidR="00FA3ACE">
          <w:rPr>
            <w:rFonts w:eastAsiaTheme="minorEastAsia" w:cstheme="minorHAnsi"/>
            <w:sz w:val="24"/>
            <w:szCs w:val="24"/>
            <w:lang w:val="en-CA"/>
          </w:rPr>
          <w:t xml:space="preserve"> (when fitted) varying from 1 to 500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w:t>
        </w:r>
      </w:ins>
      <w:ins w:id="37" w:author="Joseph Stinziano" w:date="2020-01-27T07:30:00Z">
        <w:r w:rsidR="00FA3ACE">
          <w:rPr>
            <w:rFonts w:eastAsiaTheme="minorEastAsia" w:cstheme="minorHAnsi"/>
            <w:sz w:val="24"/>
            <w:szCs w:val="24"/>
            <w:lang w:val="en-CA"/>
          </w:rPr>
          <w:t>ia.</w:t>
        </w:r>
      </w:ins>
      <w:r w:rsidR="009C523C">
        <w:rPr>
          <w:rFonts w:eastAsiaTheme="minorEastAsia" w:cstheme="minorHAnsi"/>
          <w:sz w:val="24"/>
          <w:szCs w:val="24"/>
          <w:lang w:val="en-CA"/>
        </w:rPr>
        <w:t xml:space="preserve"> We obtained 92 successful curve fits for the fixed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case, and 84 successful curve fits for the fitted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case.</w:t>
      </w:r>
      <w:r w:rsidR="00444F06" w:rsidRPr="005C3801">
        <w:rPr>
          <w:rFonts w:eastAsiaTheme="minorEastAsia" w:cstheme="minorHAnsi"/>
          <w:sz w:val="24"/>
          <w:szCs w:val="24"/>
          <w:lang w:val="en-CA"/>
        </w:rPr>
        <w:t xml:space="preserve"> This allows us to explore the impact of the missing term on the output data under a typical fitting scenario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is fixed) and under the full fitting scenario.</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Modeling</w:t>
      </w:r>
    </w:p>
    <w:p w14:paraId="5F8B1F51" w14:textId="1980F555"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H</w:t>
      </w:r>
      <w:r w:rsidR="00D258E1">
        <w:rPr>
          <w:rFonts w:eastAsiaTheme="minorEastAsia" w:cstheme="minorHAnsi"/>
          <w:sz w:val="24"/>
          <w:szCs w:val="24"/>
          <w:vertAlign w:val="subscript"/>
          <w:lang w:val="en-CA"/>
        </w:rPr>
        <w:t>d</w:t>
      </w:r>
      <w:r w:rsidR="00D258E1">
        <w:rPr>
          <w:rFonts w:eastAsiaTheme="minorEastAsia" w:cstheme="minorHAnsi"/>
          <w:sz w:val="24"/>
          <w:szCs w:val="24"/>
          <w:lang w:val="en-CA"/>
        </w:rPr>
        <w:t xml:space="preserve"> = 200,000 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r w:rsidR="00C87C44">
        <w:rPr>
          <w:rFonts w:eastAsiaTheme="minorEastAsia" w:cstheme="minorHAnsi"/>
          <w:i/>
          <w:sz w:val="24"/>
          <w:szCs w:val="24"/>
          <w:lang w:val="en-CA"/>
        </w:rPr>
        <w:t>Picea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ins w:id="38" w:author="Joseph Stinziano" w:date="2020-01-27T07:17:00Z">
        <w:r w:rsidR="00590C14">
          <w:rPr>
            <w:rFonts w:eastAsiaTheme="minorEastAsia" w:cstheme="minorHAnsi"/>
            <w:sz w:val="24"/>
            <w:szCs w:val="24"/>
            <w:lang w:val="en-CA"/>
          </w:rPr>
          <w:t xml:space="preserve"> These different respiration scenarios were used to reduce bias in any conclusions regarding the impact of Equations 3 and 10 on carbon balance, as the ratio of photosynthesis to respiration may alter the sensiti</w:t>
        </w:r>
      </w:ins>
      <w:ins w:id="39" w:author="Joseph Stinziano" w:date="2020-01-27T07:18:00Z">
        <w:r w:rsidR="00590C14">
          <w:rPr>
            <w:rFonts w:eastAsiaTheme="minorEastAsia" w:cstheme="minorHAnsi"/>
            <w:sz w:val="24"/>
            <w:szCs w:val="24"/>
            <w:lang w:val="en-CA"/>
          </w:rPr>
          <w:t>vity of carbon balance to the Arrhenius equation used.</w:t>
        </w:r>
      </w:ins>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Weger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dark</w:t>
            </w:r>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day</w:t>
            </w:r>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Ayub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w:t>
            </w:r>
            <w:r>
              <w:rPr>
                <w:rFonts w:eastAsia="Times New Roman" w:cstheme="minorHAnsi"/>
                <w:color w:val="000000"/>
                <w:sz w:val="24"/>
                <w:szCs w:val="24"/>
                <w:vertAlign w:val="subscript"/>
              </w:rPr>
              <w:t>root</w:t>
            </w:r>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Weger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stem</w:t>
            </w:r>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Atkin &amp; Tjoelker,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41F02517" w:rsidR="00CB3198" w:rsidRPr="00CB3198" w:rsidRDefault="00590C14" w:rsidP="00CB3198">
            <w:pPr>
              <w:spacing w:after="0" w:line="240" w:lineRule="auto"/>
              <w:rPr>
                <w:rFonts w:eastAsia="Times New Roman" w:cstheme="minorHAnsi"/>
                <w:color w:val="000000"/>
                <w:sz w:val="24"/>
                <w:szCs w:val="24"/>
              </w:rPr>
            </w:pPr>
            <w:ins w:id="40" w:author="Joseph Stinziano" w:date="2020-01-27T07:18:00Z">
              <w:r>
                <w:rPr>
                  <w:rFonts w:eastAsia="Times New Roman" w:cstheme="minorHAnsi"/>
                  <w:color w:val="000000"/>
                  <w:sz w:val="24"/>
                  <w:szCs w:val="24"/>
                </w:rPr>
                <w:t>φ</w:t>
              </w:r>
            </w:ins>
            <w:del w:id="41" w:author="Joseph Stinziano" w:date="2020-01-27T07:18:00Z">
              <w:r w:rsidR="00AB4287" w:rsidDel="00590C14">
                <w:rPr>
                  <w:rFonts w:eastAsia="Times New Roman" w:cstheme="minorHAnsi"/>
                  <w:color w:val="000000"/>
                  <w:sz w:val="24"/>
                  <w:szCs w:val="24"/>
                </w:rPr>
                <w:delText>ϕ</w:delText>
              </w:r>
            </w:del>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lastRenderedPageBreak/>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613A22D5"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Michaelis-Menten constant for rubisco; α: absorbance of photosynthetically activation radiation; </w:t>
      </w:r>
      <w:ins w:id="42" w:author="Joseph Stinziano" w:date="2020-01-27T07:18:00Z">
        <w:r w:rsidR="00590C14">
          <w:rPr>
            <w:rFonts w:eastAsiaTheme="minorEastAsia" w:cstheme="minorHAnsi"/>
            <w:b/>
            <w:sz w:val="24"/>
            <w:szCs w:val="24"/>
            <w:lang w:val="en-CA"/>
          </w:rPr>
          <w:t>φ</w:t>
        </w:r>
      </w:ins>
      <w:del w:id="43" w:author="Joseph Stinziano" w:date="2020-01-27T07:18:00Z">
        <w:r w:rsidR="00AB4287" w:rsidDel="00590C14">
          <w:rPr>
            <w:rFonts w:eastAsiaTheme="minorEastAsia" w:cstheme="minorHAnsi"/>
            <w:b/>
            <w:sz w:val="24"/>
            <w:szCs w:val="24"/>
            <w:lang w:val="en-CA"/>
          </w:rPr>
          <w:delText>ϕ</w:delText>
        </w:r>
      </w:del>
      <w:r w:rsidR="00AB4287">
        <w:rPr>
          <w:rFonts w:eastAsiaTheme="minorEastAsia" w:cstheme="minorHAnsi"/>
          <w:b/>
          <w:sz w:val="24"/>
          <w:szCs w:val="24"/>
          <w:lang w:val="en-CA"/>
        </w:rPr>
        <w:t>: maximum quantum efficiency of photosynthetic electron transport; E</w:t>
      </w:r>
      <w:r w:rsidR="00AB4287">
        <w:rPr>
          <w:rFonts w:eastAsiaTheme="minorEastAsia" w:cstheme="minorHAnsi"/>
          <w:b/>
          <w:sz w:val="24"/>
          <w:szCs w:val="24"/>
          <w:vertAlign w:val="subscript"/>
          <w:lang w:val="en-CA"/>
        </w:rPr>
        <w:t>a</w:t>
      </w:r>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R</w:t>
      </w:r>
      <w:r w:rsidR="00906DB6">
        <w:rPr>
          <w:rFonts w:eastAsiaTheme="minorEastAsia" w:cstheme="minorHAnsi"/>
          <w:b/>
          <w:sz w:val="24"/>
          <w:szCs w:val="24"/>
          <w:vertAlign w:val="subscript"/>
          <w:lang w:val="en-CA"/>
        </w:rPr>
        <w:t>dark</w:t>
      </w:r>
      <w:r w:rsidR="00906DB6">
        <w:rPr>
          <w:rFonts w:eastAsiaTheme="minorEastAsia" w:cstheme="minorHAnsi"/>
          <w:b/>
          <w:sz w:val="24"/>
          <w:szCs w:val="24"/>
          <w:lang w:val="en-CA"/>
        </w:rPr>
        <w:t>: leaf respiration in the dark; R</w:t>
      </w:r>
      <w:r w:rsidR="00906DB6">
        <w:rPr>
          <w:rFonts w:eastAsiaTheme="minorEastAsia" w:cstheme="minorHAnsi"/>
          <w:b/>
          <w:sz w:val="24"/>
          <w:szCs w:val="24"/>
          <w:vertAlign w:val="subscript"/>
          <w:lang w:val="en-CA"/>
        </w:rPr>
        <w:t>day</w:t>
      </w:r>
      <w:r w:rsidR="00906DB6">
        <w:rPr>
          <w:rFonts w:eastAsiaTheme="minorEastAsia" w:cstheme="minorHAnsi"/>
          <w:b/>
          <w:sz w:val="24"/>
          <w:szCs w:val="24"/>
          <w:lang w:val="en-CA"/>
        </w:rPr>
        <w:t>: leaf respiration in the light; R</w:t>
      </w:r>
      <w:r w:rsidR="00906DB6">
        <w:rPr>
          <w:rFonts w:eastAsiaTheme="minorEastAsia" w:cstheme="minorHAnsi"/>
          <w:b/>
          <w:sz w:val="24"/>
          <w:szCs w:val="24"/>
          <w:vertAlign w:val="subscript"/>
          <w:lang w:val="en-CA"/>
        </w:rPr>
        <w:t>root</w:t>
      </w:r>
      <w:r w:rsidR="00906DB6">
        <w:rPr>
          <w:rFonts w:eastAsiaTheme="minorEastAsia" w:cstheme="minorHAnsi"/>
          <w:b/>
          <w:sz w:val="24"/>
          <w:szCs w:val="24"/>
          <w:lang w:val="en-CA"/>
        </w:rPr>
        <w:t>: root respiration; R</w:t>
      </w:r>
      <w:r w:rsidR="00906DB6">
        <w:rPr>
          <w:rFonts w:eastAsiaTheme="minorEastAsia" w:cstheme="minorHAnsi"/>
          <w:b/>
          <w:sz w:val="24"/>
          <w:szCs w:val="24"/>
          <w:vertAlign w:val="subscript"/>
          <w:lang w:val="en-CA"/>
        </w:rPr>
        <w:t>stem</w:t>
      </w:r>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2C0B82D2"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{arrhenius.comparison} (</w:t>
      </w:r>
      <w:commentRangeStart w:id="44"/>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commentRangeEnd w:id="44"/>
      <w:r w:rsidR="007E2768">
        <w:rPr>
          <w:rStyle w:val="CommentReference"/>
        </w:rPr>
        <w:commentReference w:id="44"/>
      </w:r>
      <w:r>
        <w:rPr>
          <w:rFonts w:eastAsiaTheme="minorEastAsia" w:cstheme="minorHAnsi"/>
          <w:sz w:val="24"/>
          <w:szCs w:val="24"/>
          <w:lang w:val="en-CA"/>
        </w:rPr>
        <w:t>) (see Table 2 for equations). Briefly, we linked the Medlyn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Kumarathunge et al. (2018). Photosynthetic capacity, both maximum rubisco carboxylation capacity, V</w:t>
      </w:r>
      <w:r>
        <w:rPr>
          <w:rFonts w:eastAsiaTheme="minorEastAsia" w:cstheme="minorHAnsi"/>
          <w:sz w:val="24"/>
          <w:szCs w:val="24"/>
          <w:vertAlign w:val="subscript"/>
          <w:lang w:val="en-CA"/>
        </w:rPr>
        <w:t>cmax</w:t>
      </w:r>
      <w:r>
        <w:rPr>
          <w:rFonts w:eastAsiaTheme="minorEastAsia" w:cstheme="minorHAnsi"/>
          <w:sz w:val="24"/>
          <w:szCs w:val="24"/>
          <w:lang w:val="en-CA"/>
        </w:rPr>
        <w:t>, and maximum electron transport rate, J</w:t>
      </w:r>
      <w:r>
        <w:rPr>
          <w:rFonts w:eastAsiaTheme="minorEastAsia" w:cstheme="minorHAnsi"/>
          <w:sz w:val="24"/>
          <w:szCs w:val="24"/>
          <w:vertAlign w:val="subscript"/>
          <w:lang w:val="en-CA"/>
        </w:rPr>
        <w:t>max</w:t>
      </w:r>
      <w:r>
        <w:rPr>
          <w:rFonts w:eastAsiaTheme="minorEastAsia" w:cstheme="minorHAnsi"/>
          <w:sz w:val="24"/>
          <w:szCs w:val="24"/>
          <w:lang w:val="en-CA"/>
        </w:rPr>
        <w:t xml:space="preserve"> were scaled to temperature using either Equation 3 or 10, while respiration was scaled according to (Atkin &amp; Tjoelker,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Atkin &amp; Tjoelker,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Medlyn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0418B4"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tr w:rsidR="00D731FD" w14:paraId="7FAA777D" w14:textId="77777777" w:rsidTr="00D658A8">
        <w:tc>
          <w:tcPr>
            <w:tcW w:w="5524" w:type="dxa"/>
          </w:tcPr>
          <w:p w14:paraId="7BDF2AED" w14:textId="2B571700" w:rsidR="00D731FD" w:rsidRDefault="000418B4"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m:r>
                  <w:rPr>
                    <w:rFonts w:ascii="Cambria Math" w:eastAsiaTheme="minorEastAsia" w:hAnsi="Cambria Math" w:cstheme="minorHAnsi"/>
                    <w:sz w:val="24"/>
                    <w:szCs w:val="24"/>
                    <w:lang w:val="en-CA"/>
                  </w:rPr>
                  <m:t>=min</m:t>
                </m:r>
                <m:d>
                  <m:dPr>
                    <m:ctrlPr>
                      <w:rPr>
                        <w:rFonts w:ascii="Cambria Math" w:eastAsiaTheme="minorEastAsia" w:hAnsi="Cambria Math" w:cstheme="minorHAnsi"/>
                        <w:i/>
                        <w:sz w:val="24"/>
                        <w:szCs w:val="24"/>
                        <w:lang w:val="en-CA"/>
                      </w:rPr>
                    </m:ctrlPr>
                  </m:dPr>
                  <m:e>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 α</m:t>
                    </m:r>
                    <m:r>
                      <w:ins w:id="45" w:author="Joseph Stinziano" w:date="2020-01-27T07:19:00Z">
                        <w:rPr>
                          <w:rFonts w:ascii="Cambria Math" w:eastAsiaTheme="minorEastAsia" w:hAnsi="Cambria Math" w:cstheme="minorHAnsi"/>
                          <w:sz w:val="24"/>
                          <w:szCs w:val="24"/>
                          <w:lang w:val="en-CA"/>
                        </w:rPr>
                        <m:t>ϕ</m:t>
                      </w:ins>
                    </m:r>
                    <m:r>
                      <w:del w:id="46" w:author="Joseph Stinziano" w:date="2020-01-27T07:19:00Z">
                        <w:rPr>
                          <w:rFonts w:ascii="Cambria Math" w:eastAsiaTheme="minorEastAsia" w:hAnsi="Cambria Math" w:cstheme="minorHAnsi"/>
                          <w:sz w:val="24"/>
                          <w:szCs w:val="24"/>
                          <w:lang w:val="en-CA"/>
                        </w:rPr>
                        <m:t>φ</m:t>
                      </w:del>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D731FD" w14:paraId="4260B80E" w14:textId="77777777" w:rsidTr="00D658A8">
        <w:tc>
          <w:tcPr>
            <w:tcW w:w="5524" w:type="dxa"/>
          </w:tcPr>
          <w:p w14:paraId="42F3C381" w14:textId="686982B1" w:rsidR="00D731FD" w:rsidRPr="00466F14" w:rsidRDefault="000418B4"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0418B4"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0418B4"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Medlyn et al., 2011</w:t>
            </w:r>
          </w:p>
        </w:tc>
      </w:tr>
      <w:tr w:rsidR="00D731FD" w14:paraId="7F70EAAB" w14:textId="77777777" w:rsidTr="00D658A8">
        <w:tc>
          <w:tcPr>
            <w:tcW w:w="5524" w:type="dxa"/>
          </w:tcPr>
          <w:p w14:paraId="2A50CF52" w14:textId="7E43FDA3" w:rsidR="00D731FD" w:rsidRPr="009E31B0" w:rsidRDefault="000418B4"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0418B4"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0418B4"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6F7B772E"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c</w:t>
      </w:r>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ins w:id="47" w:author="Joseph Stinziano" w:date="2020-01-27T07:20: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W</w:t>
      </w:r>
      <w:r>
        <w:rPr>
          <w:rFonts w:eastAsiaTheme="minorEastAsia" w:cstheme="minorHAnsi"/>
          <w:b/>
          <w:sz w:val="24"/>
          <w:szCs w:val="24"/>
          <w:vertAlign w:val="subscript"/>
          <w:lang w:val="en-CA"/>
        </w:rPr>
        <w:t>j</w:t>
      </w:r>
      <w:r>
        <w:rPr>
          <w:rFonts w:eastAsiaTheme="minorEastAsia" w:cstheme="minorHAnsi"/>
          <w:b/>
          <w:sz w:val="24"/>
          <w:szCs w:val="24"/>
          <w:lang w:val="en-CA"/>
        </w:rPr>
        <w:t>: rate of RuBP regeneration-limited carboxylation</w:t>
      </w:r>
      <w:ins w:id="48" w:author="Joseph Stinziano" w:date="2020-01-27T07:20: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V</w:t>
      </w:r>
      <w:r>
        <w:rPr>
          <w:rFonts w:eastAsiaTheme="minorEastAsia" w:cstheme="minorHAnsi"/>
          <w:b/>
          <w:sz w:val="24"/>
          <w:szCs w:val="24"/>
          <w:vertAlign w:val="subscript"/>
          <w:lang w:val="en-CA"/>
        </w:rPr>
        <w:t>cmax</w:t>
      </w:r>
      <w:r>
        <w:rPr>
          <w:rFonts w:eastAsiaTheme="minorEastAsia" w:cstheme="minorHAnsi"/>
          <w:b/>
          <w:sz w:val="24"/>
          <w:szCs w:val="24"/>
          <w:lang w:val="en-CA"/>
        </w:rPr>
        <w:t>: maximum rate of rubisco carboxylation capacity</w:t>
      </w:r>
      <w:ins w:id="49" w:author="Joseph Stinziano" w:date="2020-01-27T07:20: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J</w:t>
      </w:r>
      <w:r>
        <w:rPr>
          <w:rFonts w:eastAsiaTheme="minorEastAsia" w:cstheme="minorHAnsi"/>
          <w:b/>
          <w:sz w:val="24"/>
          <w:szCs w:val="24"/>
          <w:vertAlign w:val="subscript"/>
          <w:lang w:val="en-CA"/>
        </w:rPr>
        <w:t>max</w:t>
      </w:r>
      <w:r>
        <w:rPr>
          <w:rFonts w:eastAsiaTheme="minorEastAsia" w:cstheme="minorHAnsi"/>
          <w:b/>
          <w:sz w:val="24"/>
          <w:szCs w:val="24"/>
          <w:lang w:val="en-CA"/>
        </w:rPr>
        <w:t>: maximum rate of electron transport</w:t>
      </w:r>
      <w:ins w:id="50" w:author="Joseph Stinziano" w:date="2020-01-27T07:20: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ins w:id="51" w:author="Joseph Stinziano" w:date="2020-01-27T07:21:00Z">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ins>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ins w:id="52" w:author="Joseph Stinziano" w:date="2020-01-27T07:22:00Z">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ins>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ins w:id="53" w:author="Joseph Stinziano" w:date="2020-01-27T07:22:00Z">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ins>
      <w:r>
        <w:rPr>
          <w:rFonts w:eastAsiaTheme="minorEastAsia" w:cstheme="minorHAnsi"/>
          <w:b/>
          <w:sz w:val="24"/>
          <w:szCs w:val="24"/>
          <w:lang w:val="en-CA"/>
        </w:rPr>
        <w:t xml:space="preserve">; α: absorbance of photosynthetically active radiation; </w:t>
      </w:r>
      <w:ins w:id="54" w:author="Joseph Stinziano" w:date="2020-01-27T07:19:00Z">
        <w:r w:rsidR="00590C14">
          <w:rPr>
            <w:rFonts w:eastAsiaTheme="minorEastAsia" w:cstheme="minorHAnsi"/>
            <w:b/>
            <w:sz w:val="24"/>
            <w:szCs w:val="24"/>
            <w:lang w:val="en-CA"/>
          </w:rPr>
          <w:t>φ</w:t>
        </w:r>
      </w:ins>
      <w:del w:id="55" w:author="Joseph Stinziano" w:date="2020-01-27T07:19:00Z">
        <w:r w:rsidDel="00590C14">
          <w:rPr>
            <w:rFonts w:eastAsiaTheme="minorEastAsia" w:cstheme="minorHAnsi"/>
            <w:b/>
            <w:sz w:val="24"/>
            <w:szCs w:val="24"/>
            <w:lang w:val="en-CA"/>
          </w:rPr>
          <w:delText>ϕ</w:delText>
        </w:r>
      </w:del>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incident photosynthetically active radiation; A</w:t>
      </w:r>
      <w:r>
        <w:rPr>
          <w:rFonts w:eastAsiaTheme="minorEastAsia" w:cstheme="minorHAnsi"/>
          <w:b/>
          <w:sz w:val="24"/>
          <w:szCs w:val="24"/>
          <w:vertAlign w:val="subscript"/>
          <w:lang w:val="en-CA"/>
        </w:rPr>
        <w:t>gross</w:t>
      </w:r>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ins w:id="56" w:author="Joseph Stinziano" w:date="2020-01-27T07:20: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ins w:id="57" w:author="Joseph Stinziano" w:date="2020-01-27T07:20: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xml:space="preserve">; </w:t>
      </w:r>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ins w:id="58" w:author="Joseph Stinziano" w:date="2020-01-27T07:20: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g</w:t>
      </w:r>
      <w:r>
        <w:rPr>
          <w:rFonts w:eastAsiaTheme="minorEastAsia" w:cstheme="minorHAnsi"/>
          <w:b/>
          <w:sz w:val="24"/>
          <w:szCs w:val="24"/>
          <w:vertAlign w:val="subscript"/>
          <w:lang w:val="en-CA"/>
        </w:rPr>
        <w:t>s</w:t>
      </w:r>
      <w:r>
        <w:rPr>
          <w:rFonts w:eastAsiaTheme="minorEastAsia" w:cstheme="minorHAnsi"/>
          <w:b/>
          <w:sz w:val="24"/>
          <w:szCs w:val="24"/>
          <w:lang w:val="en-CA"/>
        </w:rPr>
        <w:t>: stomatal conductance to water</w:t>
      </w:r>
      <w:ins w:id="59" w:author="Joseph Stinziano" w:date="2020-01-27T07:22:00Z">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ins>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intercept for the Medlyn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slope for the Medlyn et al. 2011 model; VPD: vapor pressure deficit</w:t>
      </w:r>
      <w:ins w:id="60" w:author="Joseph Stinziano" w:date="2020-01-27T07:22:00Z">
        <w:r w:rsidR="00FA3ACE">
          <w:rPr>
            <w:rFonts w:eastAsiaTheme="minorEastAsia" w:cstheme="minorHAnsi"/>
            <w:b/>
            <w:sz w:val="24"/>
            <w:szCs w:val="24"/>
            <w:lang w:val="en-CA"/>
          </w:rPr>
          <w:t xml:space="preserve"> in kPa</w:t>
        </w:r>
      </w:ins>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ins w:id="61" w:author="Joseph Stinziano" w:date="2020-01-27T07:22:00Z">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ins>
      <w:r>
        <w:rPr>
          <w:rFonts w:eastAsiaTheme="minorEastAsia" w:cstheme="minorHAnsi"/>
          <w:b/>
          <w:sz w:val="24"/>
          <w:szCs w:val="24"/>
          <w:lang w:val="en-CA"/>
        </w:rPr>
        <w:t>; A</w:t>
      </w:r>
      <w:r>
        <w:rPr>
          <w:rFonts w:eastAsiaTheme="minorEastAsia" w:cstheme="minorHAnsi"/>
          <w:b/>
          <w:sz w:val="24"/>
          <w:szCs w:val="24"/>
          <w:vertAlign w:val="subscript"/>
          <w:lang w:val="en-CA"/>
        </w:rPr>
        <w:t>plant</w:t>
      </w:r>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ins w:id="62" w:author="Joseph Stinziano" w:date="2020-01-27T07:21:00Z">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ins>
      <w:r>
        <w:rPr>
          <w:rFonts w:eastAsiaTheme="minorEastAsia" w:cstheme="minorHAnsi"/>
          <w:b/>
          <w:sz w:val="24"/>
          <w:szCs w:val="24"/>
          <w:lang w:val="en-CA"/>
        </w:rPr>
        <w:t>;</w:t>
      </w:r>
      <w:r w:rsidR="00AD7D0E">
        <w:rPr>
          <w:rFonts w:eastAsiaTheme="minorEastAsia" w:cstheme="minorHAnsi"/>
          <w:b/>
          <w:sz w:val="24"/>
          <w:szCs w:val="24"/>
          <w:lang w:val="en-CA"/>
        </w:rPr>
        <w:t xml:space="preserve"> R</w:t>
      </w:r>
      <w:r w:rsidR="00AD7D0E">
        <w:rPr>
          <w:rFonts w:eastAsiaTheme="minorEastAsia" w:cstheme="minorHAnsi"/>
          <w:b/>
          <w:sz w:val="24"/>
          <w:szCs w:val="24"/>
          <w:vertAlign w:val="subscript"/>
          <w:lang w:val="en-CA"/>
        </w:rPr>
        <w:t>dark</w:t>
      </w:r>
      <w:r w:rsidR="00AD7D0E">
        <w:rPr>
          <w:rFonts w:eastAsiaTheme="minorEastAsia" w:cstheme="minorHAnsi"/>
          <w:b/>
          <w:sz w:val="24"/>
          <w:szCs w:val="24"/>
          <w:lang w:val="en-CA"/>
        </w:rPr>
        <w:t>: leaf dark respiration</w:t>
      </w:r>
      <w:ins w:id="63" w:author="Joseph Stinziano" w:date="2020-01-27T07:21: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sidR="00AD7D0E">
        <w:rPr>
          <w:rFonts w:eastAsiaTheme="minorEastAsia" w:cstheme="minorHAnsi"/>
          <w:b/>
          <w:sz w:val="24"/>
          <w:szCs w:val="24"/>
          <w:lang w:val="en-CA"/>
        </w:rPr>
        <w:t>;</w:t>
      </w:r>
      <w:r>
        <w:rPr>
          <w:rFonts w:eastAsiaTheme="minorEastAsia" w:cstheme="minorHAnsi"/>
          <w:b/>
          <w:sz w:val="24"/>
          <w:szCs w:val="24"/>
          <w:lang w:val="en-CA"/>
        </w:rPr>
        <w:t xml:space="preserve">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w:t>
      </w:r>
      <w:ins w:id="64" w:author="Joseph Stinziano" w:date="2020-01-27T07:21: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w:t>
      </w:r>
      <w:ins w:id="65" w:author="Joseph Stinziano" w:date="2020-01-27T07:21:00Z">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ins>
      <w:r>
        <w:rPr>
          <w:rFonts w:eastAsiaTheme="minorEastAsia" w:cstheme="minorHAnsi"/>
          <w:b/>
          <w:sz w:val="24"/>
          <w:szCs w:val="24"/>
          <w:lang w:val="en-CA"/>
        </w:rPr>
        <w:t>; SM: stem mass</w:t>
      </w:r>
      <w:ins w:id="66" w:author="Joseph Stinziano" w:date="2020-01-27T07:21:00Z">
        <w:r w:rsidR="00590C14">
          <w:rPr>
            <w:rFonts w:eastAsiaTheme="minorEastAsia" w:cstheme="minorHAnsi"/>
            <w:b/>
            <w:sz w:val="24"/>
            <w:szCs w:val="24"/>
            <w:lang w:val="en-CA"/>
          </w:rPr>
          <w:t xml:space="preserve"> in g</w:t>
        </w:r>
      </w:ins>
      <w:r>
        <w:rPr>
          <w:rFonts w:eastAsiaTheme="minorEastAsia" w:cstheme="minorHAnsi"/>
          <w:b/>
          <w:sz w:val="24"/>
          <w:szCs w:val="24"/>
          <w:lang w:val="en-CA"/>
        </w:rPr>
        <w:t>; RM: root mass</w:t>
      </w:r>
      <w:ins w:id="67" w:author="Joseph Stinziano" w:date="2020-01-27T07:21:00Z">
        <w:r w:rsidR="00590C14">
          <w:rPr>
            <w:rFonts w:eastAsiaTheme="minorEastAsia" w:cstheme="minorHAnsi"/>
            <w:b/>
            <w:sz w:val="24"/>
            <w:szCs w:val="24"/>
            <w:lang w:val="en-CA"/>
          </w:rPr>
          <w:t xml:space="preserve"> in g</w:t>
        </w:r>
      </w:ins>
      <w:r>
        <w:rPr>
          <w:rFonts w:eastAsiaTheme="minorEastAsia" w:cstheme="minorHAnsi"/>
          <w:b/>
          <w:sz w:val="24"/>
          <w:szCs w:val="24"/>
          <w:lang w:val="en-CA"/>
        </w:rPr>
        <w:t>; C</w:t>
      </w:r>
      <w:r>
        <w:rPr>
          <w:rFonts w:eastAsiaTheme="minorEastAsia" w:cstheme="minorHAnsi"/>
          <w:b/>
          <w:sz w:val="24"/>
          <w:szCs w:val="24"/>
          <w:vertAlign w:val="subscript"/>
          <w:lang w:val="en-CA"/>
        </w:rPr>
        <w:t>balance</w:t>
      </w:r>
      <w:r>
        <w:rPr>
          <w:rFonts w:eastAsiaTheme="minorEastAsia" w:cstheme="minorHAnsi"/>
          <w:b/>
          <w:sz w:val="24"/>
          <w:szCs w:val="24"/>
          <w:lang w:val="en-CA"/>
        </w:rPr>
        <w:t>: whole plant daily carbon balance</w:t>
      </w:r>
      <w:ins w:id="68" w:author="Joseph Stinziano" w:date="2020-01-27T07:22:00Z">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ins>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1C8AD6C1"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r w:rsidR="00A9251D">
        <w:rPr>
          <w:rFonts w:eastAsiaTheme="minorEastAsia" w:cstheme="minorHAnsi"/>
          <w:sz w:val="24"/>
          <w:szCs w:val="24"/>
          <w:lang w:val="en-CA"/>
        </w:rPr>
        <w:t xml:space="preserve">Biotron Experimental Climate Change Research Centre at the University of Western Ontario </w:t>
      </w:r>
      <w:r w:rsidR="00A10668">
        <w:rPr>
          <w:rFonts w:eastAsiaTheme="minorEastAsia" w:cstheme="minorHAnsi"/>
          <w:sz w:val="24"/>
          <w:szCs w:val="24"/>
          <w:lang w:val="en-CA"/>
        </w:rPr>
        <w:t xml:space="preserve">and </w:t>
      </w:r>
      <w:r w:rsidR="00A10668">
        <w:rPr>
          <w:rFonts w:eastAsiaTheme="minorEastAsia" w:cstheme="minorHAnsi"/>
          <w:sz w:val="24"/>
          <w:szCs w:val="24"/>
          <w:lang w:val="en-CA"/>
        </w:rPr>
        <w:lastRenderedPageBreak/>
        <w:t>the remaining environmental data from</w:t>
      </w:r>
      <w:r w:rsidR="003D1A1F">
        <w:rPr>
          <w:rFonts w:eastAsiaTheme="minorEastAsia" w:cstheme="minorHAnsi"/>
          <w:sz w:val="24"/>
          <w:szCs w:val="24"/>
          <w:lang w:val="en-CA"/>
        </w:rPr>
        <w:t xml:space="preserve"> Environment</w:t>
      </w:r>
      <w:del w:id="69" w:author="Joseph Stinziano" w:date="2020-01-27T06:34:00Z">
        <w:r w:rsidR="003D1A1F" w:rsidDel="000418B4">
          <w:rPr>
            <w:rFonts w:eastAsiaTheme="minorEastAsia" w:cstheme="minorHAnsi"/>
            <w:sz w:val="24"/>
            <w:szCs w:val="24"/>
            <w:lang w:val="en-CA"/>
          </w:rPr>
          <w:delText>al</w:delText>
        </w:r>
      </w:del>
      <w:r w:rsidR="003D1A1F">
        <w:rPr>
          <w:rFonts w:eastAsiaTheme="minorEastAsia" w:cstheme="minorHAnsi"/>
          <w:sz w:val="24"/>
          <w:szCs w:val="24"/>
          <w:lang w:val="en-CA"/>
        </w:rPr>
        <w:t xml:space="preserve"> Canada historical climate d</w:t>
      </w:r>
      <w:commentRangeStart w:id="70"/>
      <w:r w:rsidR="003D1A1F">
        <w:rPr>
          <w:rFonts w:eastAsiaTheme="minorEastAsia" w:cstheme="minorHAnsi"/>
          <w:sz w:val="24"/>
          <w:szCs w:val="24"/>
          <w:lang w:val="en-CA"/>
        </w:rPr>
        <w:t>ata</w:t>
      </w:r>
      <w:commentRangeEnd w:id="70"/>
      <w:r w:rsidR="000418B4">
        <w:rPr>
          <w:rStyle w:val="CommentReference"/>
        </w:rPr>
        <w:commentReference w:id="70"/>
      </w:r>
      <w:r w:rsidR="003D1A1F">
        <w:rPr>
          <w:rFonts w:eastAsiaTheme="minorEastAsia" w:cstheme="minorHAnsi"/>
          <w:sz w:val="24"/>
          <w:szCs w:val="24"/>
          <w:lang w:val="en-CA"/>
        </w:rPr>
        <w:t xml:space="preserve">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1BF852C9" w:rsidR="00C87C44" w:rsidRDefault="00F57F17" w:rsidP="002B0AA8">
      <w:pPr>
        <w:spacing w:after="0" w:line="360" w:lineRule="auto"/>
        <w:rPr>
          <w:rFonts w:eastAsiaTheme="minorEastAsia" w:cstheme="minorHAnsi"/>
          <w:sz w:val="24"/>
          <w:szCs w:val="24"/>
          <w:lang w:val="en-CA"/>
        </w:rPr>
      </w:pPr>
      <w:commentRangeStart w:id="71"/>
      <w:ins w:id="72" w:author="Bridget Kathleen Murphy" w:date="2020-01-22T17:02:00Z">
        <w:r>
          <w:rPr>
            <w:rFonts w:eastAsiaTheme="minorEastAsia" w:cstheme="minorHAnsi"/>
            <w:noProof/>
            <w:sz w:val="24"/>
            <w:szCs w:val="24"/>
            <w:lang w:val="en-CA"/>
          </w:rPr>
          <w:drawing>
            <wp:inline distT="0" distB="0" distL="0" distR="0" wp14:anchorId="208C9A1A" wp14:editId="295C3F93">
              <wp:extent cx="6332220" cy="63322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6332220"/>
                      </a:xfrm>
                      <a:prstGeom prst="rect">
                        <a:avLst/>
                      </a:prstGeom>
                    </pic:spPr>
                  </pic:pic>
                </a:graphicData>
              </a:graphic>
            </wp:inline>
          </w:drawing>
        </w:r>
      </w:ins>
      <w:commentRangeEnd w:id="71"/>
      <w:r w:rsidR="000418B4">
        <w:rPr>
          <w:rStyle w:val="CommentReference"/>
        </w:rPr>
        <w:commentReference w:id="71"/>
      </w:r>
    </w:p>
    <w:p w14:paraId="7391E54F" w14:textId="09673411" w:rsidR="00C87C44" w:rsidRPr="00BF49EF" w:rsidRDefault="00C87C44" w:rsidP="002B0AA8">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Figure 1. Environmental data used to drive the model in Table 1</w:t>
      </w:r>
      <w:ins w:id="73" w:author="Joseph Stinziano" w:date="2020-01-27T07:23:00Z">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ins>
      <w:r w:rsidRPr="000418B4">
        <w:rPr>
          <w:rFonts w:eastAsiaTheme="minorEastAsia" w:cstheme="minorHAnsi"/>
          <w:b/>
          <w:sz w:val="24"/>
          <w:szCs w:val="24"/>
          <w:lang w:val="en-CA"/>
        </w:rPr>
        <w:t>. (a</w:t>
      </w:r>
      <w:r w:rsidR="00F57F17" w:rsidRPr="000418B4">
        <w:rPr>
          <w:rFonts w:eastAsiaTheme="minorEastAsia" w:cstheme="minorHAnsi"/>
          <w:b/>
          <w:sz w:val="24"/>
          <w:szCs w:val="24"/>
          <w:lang w:val="en-CA"/>
        </w:rPr>
        <w:t>,c,e</w:t>
      </w:r>
      <w:r w:rsidRPr="000418B4">
        <w:rPr>
          <w:rFonts w:eastAsiaTheme="minorEastAsia" w:cstheme="minorHAnsi"/>
          <w:b/>
          <w:sz w:val="24"/>
          <w:szCs w:val="24"/>
          <w:lang w:val="en-CA"/>
        </w:rPr>
        <w:t>) Albuquerque, NM, USA; (b</w:t>
      </w:r>
      <w:r w:rsidR="00F57F17" w:rsidRPr="000418B4">
        <w:rPr>
          <w:rFonts w:eastAsiaTheme="minorEastAsia" w:cstheme="minorHAnsi"/>
          <w:b/>
          <w:sz w:val="24"/>
          <w:szCs w:val="24"/>
          <w:lang w:val="en-CA"/>
        </w:rPr>
        <w:t>,d,e</w:t>
      </w:r>
      <w:r w:rsidRPr="000418B4">
        <w:rPr>
          <w:rFonts w:eastAsiaTheme="minorEastAsia" w:cstheme="minorHAnsi"/>
          <w:b/>
          <w:sz w:val="24"/>
          <w:szCs w:val="24"/>
          <w:lang w:val="en-CA"/>
        </w:rPr>
        <w:t>) London, ON, Canada.</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642E0186" w:rsidR="004A501D" w:rsidRDefault="001E4502" w:rsidP="002B0AA8">
      <w:pPr>
        <w:spacing w:after="0" w:line="360" w:lineRule="auto"/>
        <w:rPr>
          <w:ins w:id="74" w:author="Joseph Stinziano" w:date="2020-01-27T07:23:00Z"/>
          <w:rFonts w:eastAsiaTheme="minorEastAsia" w:cstheme="minorHAnsi"/>
          <w:sz w:val="24"/>
          <w:szCs w:val="24"/>
          <w:lang w:val="en-CA"/>
        </w:rPr>
      </w:pPr>
      <w:r>
        <w:rPr>
          <w:rFonts w:eastAsiaTheme="minorEastAsia" w:cstheme="minorHAnsi"/>
          <w:sz w:val="24"/>
          <w:szCs w:val="24"/>
          <w:lang w:val="en-CA"/>
        </w:rPr>
        <w:lastRenderedPageBreak/>
        <w:t>Overall, the modeling approach allows us to assess the relative differences of Equations 3 and 10 under a low- and high- respiration scenario,</w:t>
      </w:r>
      <w:r w:rsidR="00FC08D6">
        <w:rPr>
          <w:rFonts w:eastAsiaTheme="minorEastAsia" w:cstheme="minorHAnsi"/>
          <w:sz w:val="24"/>
          <w:szCs w:val="24"/>
          <w:lang w:val="en-CA"/>
        </w:rPr>
        <w:t xml:space="preserve"> fixing versus fitting H</w:t>
      </w:r>
      <w:r w:rsidR="00FC08D6">
        <w:rPr>
          <w:rFonts w:eastAsiaTheme="minorEastAsia" w:cstheme="minorHAnsi"/>
          <w:sz w:val="24"/>
          <w:szCs w:val="24"/>
          <w:vertAlign w:val="subscript"/>
          <w:lang w:val="en-CA"/>
        </w:rPr>
        <w:t>d</w:t>
      </w:r>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53FD6033" w14:textId="38A387CD" w:rsidR="00FA3ACE" w:rsidRDefault="00FA3ACE" w:rsidP="002B0AA8">
      <w:pPr>
        <w:spacing w:after="0" w:line="360" w:lineRule="auto"/>
        <w:rPr>
          <w:ins w:id="75" w:author="Joseph Stinziano" w:date="2020-01-27T07:23:00Z"/>
          <w:rFonts w:eastAsiaTheme="minorEastAsia" w:cstheme="minorHAnsi"/>
          <w:sz w:val="24"/>
          <w:szCs w:val="24"/>
          <w:lang w:val="en-CA"/>
        </w:rPr>
      </w:pPr>
    </w:p>
    <w:p w14:paraId="749D9A9D" w14:textId="0D772192" w:rsidR="00FA3ACE" w:rsidRDefault="00FA3ACE" w:rsidP="002B0AA8">
      <w:pPr>
        <w:spacing w:after="0" w:line="360" w:lineRule="auto"/>
        <w:rPr>
          <w:ins w:id="76" w:author="Joseph Stinziano" w:date="2020-01-27T07:23:00Z"/>
          <w:rFonts w:eastAsiaTheme="minorEastAsia" w:cstheme="minorHAnsi"/>
          <w:sz w:val="24"/>
          <w:szCs w:val="24"/>
          <w:lang w:val="en-CA"/>
        </w:rPr>
      </w:pPr>
      <w:ins w:id="77" w:author="Joseph Stinziano" w:date="2020-01-27T07:23:00Z">
        <w:r>
          <w:rPr>
            <w:rFonts w:eastAsiaTheme="minorEastAsia" w:cstheme="minorHAnsi"/>
            <w:i/>
            <w:iCs/>
            <w:sz w:val="24"/>
            <w:szCs w:val="24"/>
            <w:lang w:val="en-CA"/>
          </w:rPr>
          <w:t>Statistical analysis</w:t>
        </w:r>
      </w:ins>
    </w:p>
    <w:p w14:paraId="2E4FA7FF" w14:textId="73430FA5" w:rsidR="00FA3ACE" w:rsidRPr="00FA3ACE" w:rsidRDefault="00FA3ACE" w:rsidP="002B0AA8">
      <w:pPr>
        <w:spacing w:after="0" w:line="360" w:lineRule="auto"/>
        <w:rPr>
          <w:rFonts w:eastAsiaTheme="minorEastAsia" w:cstheme="minorHAnsi"/>
          <w:sz w:val="24"/>
          <w:szCs w:val="24"/>
          <w:lang w:val="en-CA"/>
        </w:rPr>
      </w:pPr>
      <w:ins w:id="78" w:author="Joseph Stinziano" w:date="2020-01-27T07:23:00Z">
        <w:r>
          <w:rPr>
            <w:rFonts w:eastAsiaTheme="minorEastAsia" w:cstheme="minorHAnsi"/>
            <w:sz w:val="24"/>
            <w:szCs w:val="24"/>
            <w:lang w:val="en-CA"/>
          </w:rPr>
          <w:t xml:space="preserve">Data were analyzed using the </w:t>
        </w:r>
      </w:ins>
      <w:ins w:id="79" w:author="Joseph Stinziano" w:date="2020-01-27T07:24:00Z">
        <w:r>
          <w:rPr>
            <w:rFonts w:eastAsiaTheme="minorEastAsia" w:cstheme="minorHAnsi"/>
            <w:sz w:val="24"/>
            <w:szCs w:val="24"/>
            <w:lang w:val="en-CA"/>
          </w:rPr>
          <w:t xml:space="preserve">{lm} function in R v.3.6.1 (R Core Team, 2019), regressing the data obtained from Equation </w:t>
        </w:r>
      </w:ins>
      <w:ins w:id="80" w:author="Joseph Stinziano" w:date="2020-01-27T07:25:00Z">
        <w:r>
          <w:rPr>
            <w:rFonts w:eastAsiaTheme="minorEastAsia" w:cstheme="minorHAnsi"/>
            <w:sz w:val="24"/>
            <w:szCs w:val="24"/>
            <w:lang w:val="en-CA"/>
          </w:rPr>
          <w:t>10 against the data obtained from Equation 3. All code and data will be made freely available on GitHub upon publication.</w:t>
        </w:r>
      </w:ins>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F1497F1" w14:textId="5C64FB2E" w:rsidR="00444F06" w:rsidRPr="005C3801" w:rsidRDefault="00444F06" w:rsidP="002B0AA8">
      <w:pPr>
        <w:spacing w:after="0" w:line="360" w:lineRule="auto"/>
        <w:rPr>
          <w:rFonts w:eastAsiaTheme="minorEastAsia" w:cstheme="minorHAnsi"/>
          <w:sz w:val="24"/>
          <w:szCs w:val="24"/>
        </w:rPr>
      </w:pPr>
      <w:r w:rsidRPr="005C3801">
        <w:rPr>
          <w:rFonts w:eastAsiaTheme="minorEastAsia" w:cstheme="minorHAnsi"/>
          <w:i/>
          <w:sz w:val="24"/>
          <w:szCs w:val="24"/>
        </w:rPr>
        <w:t>Fixed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of 200,000 J mol</w:t>
      </w:r>
      <w:r w:rsidRPr="005C3801">
        <w:rPr>
          <w:rFonts w:eastAsiaTheme="minorEastAsia" w:cstheme="minorHAnsi"/>
          <w:i/>
          <w:sz w:val="24"/>
          <w:szCs w:val="24"/>
          <w:vertAlign w:val="superscript"/>
        </w:rPr>
        <w:t>-1</w:t>
      </w:r>
      <w:r w:rsidRPr="005C3801">
        <w:rPr>
          <w:rFonts w:eastAsiaTheme="minorEastAsia" w:cstheme="minorHAnsi"/>
          <w:i/>
          <w:sz w:val="24"/>
          <w:szCs w:val="24"/>
        </w:rPr>
        <w:t xml:space="preserve"> </w:t>
      </w:r>
    </w:p>
    <w:p w14:paraId="24FE23DF" w14:textId="2F9C4578" w:rsidR="00615D1B" w:rsidRDefault="00444F06" w:rsidP="002B0AA8">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caused small differences in the fitting of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for V</w:t>
      </w:r>
      <w:r w:rsidRPr="005C3801">
        <w:rPr>
          <w:rFonts w:eastAsiaTheme="minorEastAsia" w:cstheme="minorHAnsi"/>
          <w:sz w:val="24"/>
          <w:szCs w:val="24"/>
          <w:vertAlign w:val="subscript"/>
        </w:rPr>
        <w:t>cmax</w:t>
      </w:r>
      <w:r w:rsidRPr="005C3801">
        <w:rPr>
          <w:rFonts w:eastAsiaTheme="minorEastAsia" w:cstheme="minorHAnsi"/>
          <w:sz w:val="24"/>
          <w:szCs w:val="24"/>
        </w:rPr>
        <w:t>, with a slope of 0.997</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0.001</w:t>
      </w:r>
      <w:r w:rsidRPr="005C3801">
        <w:rPr>
          <w:rFonts w:eastAsiaTheme="minorEastAsia" w:cstheme="minorHAnsi"/>
          <w:sz w:val="24"/>
          <w:szCs w:val="24"/>
        </w:rPr>
        <w:t xml:space="preserve"> and intercept of -2.162</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ins w:id="81" w:author="Joseph Stinziano" w:date="2020-01-27T06:40:00Z">
        <w:r w:rsidR="002E2148">
          <w:rPr>
            <w:rFonts w:eastAsiaTheme="minorEastAsia" w:cstheme="minorHAnsi"/>
            <w:sz w:val="24"/>
            <w:szCs w:val="24"/>
            <w:lang w:val="en-CA"/>
          </w:rPr>
          <w:t xml:space="preserve"> 1.19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ins>
      <w:r w:rsidR="00316AA7" w:rsidRPr="005C3801">
        <w:rPr>
          <w:rFonts w:eastAsiaTheme="minorEastAsia" w:cstheme="minorHAnsi"/>
          <w:sz w:val="24"/>
          <w:szCs w:val="24"/>
          <w:lang w:val="en-CA"/>
        </w:rPr>
        <w:t xml:space="preserve"> </w:t>
      </w:r>
      <w:del w:id="82" w:author="Joseph Stinziano" w:date="2020-01-27T06:40:00Z">
        <w:r w:rsidR="00316AA7" w:rsidRPr="005C3801" w:rsidDel="002E2148">
          <w:rPr>
            <w:rFonts w:eastAsiaTheme="minorEastAsia" w:cstheme="minorHAnsi"/>
            <w:sz w:val="24"/>
            <w:szCs w:val="24"/>
            <w:lang w:val="en-CA"/>
          </w:rPr>
          <w:delText>0.119</w:delText>
        </w:r>
        <w:r w:rsidRPr="005C3801" w:rsidDel="002E2148">
          <w:rPr>
            <w:rFonts w:eastAsiaTheme="minorEastAsia" w:cstheme="minorHAnsi"/>
            <w:sz w:val="24"/>
            <w:szCs w:val="24"/>
          </w:rPr>
          <w:delText xml:space="preserve"> </w:delText>
        </w:r>
      </w:del>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4.56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0.9998,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27580E"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b</w:t>
      </w:r>
      <w:r w:rsidR="00810EC4" w:rsidRPr="005C3801">
        <w:rPr>
          <w:rFonts w:eastAsiaTheme="minorEastAsia" w:cstheme="minorHAnsi"/>
          <w:sz w:val="24"/>
          <w:szCs w:val="24"/>
        </w:rPr>
        <w:t>)</w:t>
      </w:r>
      <w:r w:rsidRPr="005C3801">
        <w:rPr>
          <w:rFonts w:eastAsiaTheme="minorEastAsia" w:cstheme="minorHAnsi"/>
          <w:sz w:val="24"/>
          <w:szCs w:val="24"/>
        </w:rPr>
        <w:t>. For ΔS, the slope was 0.991</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ins w:id="83" w:author="Joseph Stinziano" w:date="2020-01-27T06:40:00Z">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316AA7" w:rsidRPr="005C3801">
        <w:rPr>
          <w:rFonts w:eastAsiaTheme="minorEastAsia" w:cstheme="minorHAnsi"/>
          <w:sz w:val="24"/>
          <w:szCs w:val="24"/>
          <w:lang w:val="en-CA"/>
        </w:rPr>
        <w:t xml:space="preserve"> </w:t>
      </w:r>
      <w:del w:id="84" w:author="Joseph Stinziano" w:date="2020-01-27T06:40:00Z">
        <w:r w:rsidR="00316AA7" w:rsidRPr="005C3801" w:rsidDel="002E2148">
          <w:rPr>
            <w:rFonts w:eastAsiaTheme="minorEastAsia" w:cstheme="minorHAnsi"/>
            <w:sz w:val="24"/>
            <w:szCs w:val="24"/>
            <w:lang w:val="en-CA"/>
          </w:rPr>
          <w:delText>0.003</w:delText>
        </w:r>
        <w:r w:rsidRPr="005C3801" w:rsidDel="002E2148">
          <w:rPr>
            <w:rFonts w:eastAsiaTheme="minorEastAsia" w:cstheme="minorHAnsi"/>
            <w:sz w:val="24"/>
            <w:szCs w:val="24"/>
          </w:rPr>
          <w:delText xml:space="preserve"> </w:delText>
        </w:r>
      </w:del>
      <w:r w:rsidRPr="005C3801">
        <w:rPr>
          <w:rFonts w:eastAsiaTheme="minorEastAsia" w:cstheme="minorHAnsi"/>
          <w:sz w:val="24"/>
          <w:szCs w:val="24"/>
        </w:rPr>
        <w:t>and an intercept of 0.005</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ins w:id="85" w:author="Joseph Stinziano" w:date="2020-01-27T06:40:00Z">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316AA7" w:rsidRPr="005C3801">
        <w:rPr>
          <w:rFonts w:eastAsiaTheme="minorEastAsia" w:cstheme="minorHAnsi"/>
          <w:sz w:val="24"/>
          <w:szCs w:val="24"/>
          <w:lang w:val="en-CA"/>
        </w:rPr>
        <w:t xml:space="preserve"> </w:t>
      </w:r>
      <w:del w:id="86" w:author="Joseph Stinziano" w:date="2020-01-27T06:41:00Z">
        <w:r w:rsidR="00316AA7" w:rsidRPr="005C3801" w:rsidDel="002E2148">
          <w:rPr>
            <w:rFonts w:eastAsiaTheme="minorEastAsia" w:cstheme="minorHAnsi"/>
            <w:sz w:val="24"/>
            <w:szCs w:val="24"/>
            <w:lang w:val="en-CA"/>
          </w:rPr>
          <w:delText>0.002</w:delText>
        </w:r>
        <w:r w:rsidRPr="005C3801" w:rsidDel="002E2148">
          <w:rPr>
            <w:rFonts w:eastAsiaTheme="minorEastAsia" w:cstheme="minorHAnsi"/>
            <w:sz w:val="24"/>
            <w:szCs w:val="24"/>
          </w:rPr>
          <w:delText xml:space="preserve"> </w:delText>
        </w:r>
      </w:del>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ins w:id="87" w:author="Joseph Stinziano" w:date="2020-01-27T07:44:00Z">
        <w:r w:rsidR="004D0FAC">
          <w:rPr>
            <w:rFonts w:eastAsiaTheme="minorEastAsia" w:cstheme="minorHAnsi"/>
            <w:sz w:val="24"/>
            <w:szCs w:val="24"/>
          </w:rPr>
          <w:t xml:space="preserve">intercept </w:t>
        </w:r>
      </w:ins>
      <w:r w:rsidRPr="005C3801">
        <w:rPr>
          <w:rFonts w:eastAsiaTheme="minorEastAsia" w:cstheme="minorHAnsi"/>
          <w:sz w:val="24"/>
          <w:szCs w:val="24"/>
        </w:rPr>
        <w:t>approximately 1% of fitted ΔS)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1.23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0.9993,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identical between both approaches with a slope of 1.000</w:t>
      </w:r>
      <w:r w:rsidR="00316AA7" w:rsidRPr="005C3801">
        <w:rPr>
          <w:rFonts w:eastAsiaTheme="minorEastAsia" w:cstheme="minorHAnsi"/>
          <w:sz w:val="24"/>
          <w:szCs w:val="24"/>
          <w:lang w:val="en-CA"/>
        </w:rPr>
        <w:t xml:space="preserve"> ± 1.1 ∙ 10</w:t>
      </w:r>
      <w:r w:rsidR="00316AA7" w:rsidRPr="005C3801">
        <w:rPr>
          <w:rFonts w:eastAsiaTheme="minorEastAsia" w:cstheme="minorHAnsi"/>
          <w:sz w:val="24"/>
          <w:szCs w:val="24"/>
          <w:vertAlign w:val="superscript"/>
          <w:lang w:val="en-CA"/>
        </w:rPr>
        <w:t>-5</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1,91</w:t>
      </w:r>
      <w:r w:rsidRPr="005C3801">
        <w:rPr>
          <w:rFonts w:eastAsiaTheme="minorEastAsia" w:cstheme="minorHAnsi"/>
          <w:sz w:val="24"/>
          <w:szCs w:val="24"/>
          <w:lang w:val="en-CA"/>
        </w:rPr>
        <w:t xml:space="preserve"> = 8.2 ∙ 10</w:t>
      </w:r>
      <w:r w:rsidRPr="005C3801">
        <w:rPr>
          <w:rFonts w:eastAsiaTheme="minorEastAsia" w:cstheme="minorHAnsi"/>
          <w:sz w:val="24"/>
          <w:szCs w:val="24"/>
          <w:vertAlign w:val="superscript"/>
          <w:lang w:val="en-CA"/>
        </w:rPr>
        <w:t>9</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b</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lang w:val="en-CA"/>
        </w:rPr>
        <w:t xml:space="preserve"> </w:t>
      </w:r>
      <w:r w:rsidR="00394D1C" w:rsidRPr="005C3801">
        <w:rPr>
          <w:rFonts w:eastAsiaTheme="minorEastAsia" w:cstheme="minorHAnsi"/>
          <w:sz w:val="24"/>
          <w:szCs w:val="24"/>
        </w:rPr>
        <w:t>For J</w:t>
      </w:r>
      <w:r w:rsidR="00394D1C" w:rsidRPr="005C3801">
        <w:rPr>
          <w:rFonts w:eastAsiaTheme="minorEastAsia" w:cstheme="minorHAnsi"/>
          <w:sz w:val="24"/>
          <w:szCs w:val="24"/>
          <w:vertAlign w:val="subscript"/>
        </w:rPr>
        <w:t>max</w:t>
      </w:r>
      <w:r w:rsidR="00394D1C" w:rsidRPr="005C3801">
        <w:rPr>
          <w:rFonts w:eastAsiaTheme="minorEastAsia" w:cstheme="minorHAnsi"/>
          <w:sz w:val="24"/>
          <w:szCs w:val="24"/>
        </w:rPr>
        <w:t>, there were</w:t>
      </w:r>
      <w:r w:rsidR="0093486B" w:rsidRPr="005C3801">
        <w:rPr>
          <w:rFonts w:eastAsiaTheme="minorEastAsia" w:cstheme="minorHAnsi"/>
          <w:sz w:val="24"/>
          <w:szCs w:val="24"/>
        </w:rPr>
        <w:t xml:space="preserve"> small differences in the fitting of E</w:t>
      </w:r>
      <w:r w:rsidR="0093486B" w:rsidRPr="005C3801">
        <w:rPr>
          <w:rFonts w:eastAsiaTheme="minorEastAsia" w:cstheme="minorHAnsi"/>
          <w:sz w:val="24"/>
          <w:szCs w:val="24"/>
          <w:vertAlign w:val="subscript"/>
        </w:rPr>
        <w:t>a</w:t>
      </w:r>
      <w:r w:rsidR="0093486B" w:rsidRPr="005C3801">
        <w:rPr>
          <w:rFonts w:eastAsiaTheme="minorEastAsia" w:cstheme="minorHAnsi"/>
          <w:sz w:val="24"/>
          <w:szCs w:val="24"/>
        </w:rPr>
        <w:t xml:space="preserve"> for </w:t>
      </w:r>
      <w:r w:rsidR="00206D84" w:rsidRPr="005C3801">
        <w:rPr>
          <w:rFonts w:eastAsiaTheme="minorEastAsia" w:cstheme="minorHAnsi"/>
          <w:sz w:val="24"/>
          <w:szCs w:val="24"/>
        </w:rPr>
        <w:t>J</w:t>
      </w:r>
      <w:r w:rsidR="00206D84" w:rsidRPr="005C3801">
        <w:rPr>
          <w:rFonts w:eastAsiaTheme="minorEastAsia" w:cstheme="minorHAnsi"/>
          <w:sz w:val="24"/>
          <w:szCs w:val="24"/>
          <w:vertAlign w:val="subscript"/>
        </w:rPr>
        <w:t>max</w:t>
      </w:r>
      <w:r w:rsidR="0093486B" w:rsidRPr="005C3801">
        <w:rPr>
          <w:rFonts w:eastAsiaTheme="minorEastAsia" w:cstheme="minorHAnsi"/>
          <w:sz w:val="24"/>
          <w:szCs w:val="24"/>
        </w:rPr>
        <w:t xml:space="preserve">, with a slope of 0.998 </w:t>
      </w:r>
      <w:r w:rsidR="0093486B" w:rsidRPr="005C3801">
        <w:rPr>
          <w:rFonts w:eastAsiaTheme="minorEastAsia" w:cstheme="minorHAnsi"/>
          <w:sz w:val="24"/>
          <w:szCs w:val="24"/>
          <w:lang w:val="en-CA"/>
        </w:rPr>
        <w:t>±</w:t>
      </w:r>
      <w:ins w:id="88" w:author="Joseph Stinziano" w:date="2020-01-27T06:41:00Z">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93486B" w:rsidRPr="005C3801">
        <w:rPr>
          <w:rFonts w:eastAsiaTheme="minorEastAsia" w:cstheme="minorHAnsi"/>
          <w:sz w:val="24"/>
          <w:szCs w:val="24"/>
          <w:lang w:val="en-CA"/>
        </w:rPr>
        <w:t xml:space="preserve"> </w:t>
      </w:r>
      <w:del w:id="89" w:author="Joseph Stinziano" w:date="2020-01-27T06:41:00Z">
        <w:r w:rsidR="0093486B" w:rsidRPr="005C3801" w:rsidDel="002E2148">
          <w:rPr>
            <w:rFonts w:eastAsiaTheme="minorEastAsia" w:cstheme="minorHAnsi"/>
            <w:sz w:val="24"/>
            <w:szCs w:val="24"/>
            <w:lang w:val="en-CA"/>
          </w:rPr>
          <w:delText>0.002</w:delText>
        </w:r>
        <w:r w:rsidR="0093486B" w:rsidRPr="005C3801" w:rsidDel="002E2148">
          <w:rPr>
            <w:rFonts w:eastAsiaTheme="minorEastAsia" w:cstheme="minorHAnsi"/>
            <w:sz w:val="24"/>
            <w:szCs w:val="24"/>
          </w:rPr>
          <w:delText xml:space="preserve"> </w:delText>
        </w:r>
      </w:del>
      <w:r w:rsidR="0093486B" w:rsidRPr="005C3801">
        <w:rPr>
          <w:rFonts w:eastAsiaTheme="minorEastAsia" w:cstheme="minorHAnsi"/>
          <w:sz w:val="24"/>
          <w:szCs w:val="24"/>
        </w:rPr>
        <w:t xml:space="preserve">and intercept of -2.230 </w:t>
      </w:r>
      <w:r w:rsidR="0093486B" w:rsidRPr="005C3801">
        <w:rPr>
          <w:rFonts w:eastAsiaTheme="minorEastAsia" w:cstheme="minorHAnsi"/>
          <w:sz w:val="24"/>
          <w:szCs w:val="24"/>
          <w:lang w:val="en-CA"/>
        </w:rPr>
        <w:t>±</w:t>
      </w:r>
      <w:ins w:id="90" w:author="Joseph Stinziano" w:date="2020-01-27T06:41:00Z">
        <w:r w:rsidR="002E2148">
          <w:rPr>
            <w:rFonts w:eastAsiaTheme="minorEastAsia" w:cstheme="minorHAnsi"/>
            <w:sz w:val="24"/>
            <w:szCs w:val="24"/>
            <w:lang w:val="en-CA"/>
          </w:rPr>
          <w:t xml:space="preserve"> 1.08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ins>
      <w:r w:rsidR="0093486B" w:rsidRPr="005C3801">
        <w:rPr>
          <w:rFonts w:eastAsiaTheme="minorEastAsia" w:cstheme="minorHAnsi"/>
          <w:sz w:val="24"/>
          <w:szCs w:val="24"/>
          <w:lang w:val="en-CA"/>
        </w:rPr>
        <w:t xml:space="preserve"> </w:t>
      </w:r>
      <w:del w:id="91" w:author="Joseph Stinziano" w:date="2020-01-27T06:41:00Z">
        <w:r w:rsidR="0093486B" w:rsidRPr="005C3801" w:rsidDel="002E2148">
          <w:rPr>
            <w:rFonts w:eastAsiaTheme="minorEastAsia" w:cstheme="minorHAnsi"/>
            <w:sz w:val="24"/>
            <w:szCs w:val="24"/>
            <w:lang w:val="en-CA"/>
          </w:rPr>
          <w:delText>0.108</w:delText>
        </w:r>
        <w:r w:rsidR="0093486B" w:rsidRPr="005C3801" w:rsidDel="002E2148">
          <w:rPr>
            <w:rFonts w:eastAsiaTheme="minorEastAsia" w:cstheme="minorHAnsi"/>
            <w:sz w:val="24"/>
            <w:szCs w:val="24"/>
          </w:rPr>
          <w:delText xml:space="preserve"> </w:delText>
        </w:r>
      </w:del>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1,91</w:t>
      </w:r>
      <w:r w:rsidR="0093486B" w:rsidRPr="005C3801">
        <w:rPr>
          <w:rFonts w:eastAsiaTheme="minorEastAsia" w:cstheme="minorHAnsi"/>
          <w:sz w:val="24"/>
          <w:szCs w:val="24"/>
        </w:rPr>
        <w:t xml:space="preserve"> = 3.3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rPr>
        <w:t>2</w:t>
      </w:r>
      <w:r w:rsidR="0093486B" w:rsidRPr="005C3801">
        <w:rPr>
          <w:rFonts w:eastAsiaTheme="minorEastAsia" w:cstheme="minorHAnsi"/>
          <w:sz w:val="24"/>
          <w:szCs w:val="24"/>
        </w:rPr>
        <w:t xml:space="preserve"> = 0.9997, </w:t>
      </w:r>
      <w:r w:rsidR="0093486B" w:rsidRPr="005C3801">
        <w:rPr>
          <w:rFonts w:eastAsiaTheme="minorEastAsia" w:cstheme="minorHAnsi"/>
          <w:i/>
          <w:sz w:val="24"/>
          <w:szCs w:val="24"/>
        </w:rPr>
        <w:t>P</w:t>
      </w:r>
      <w:r w:rsidR="0093486B" w:rsidRPr="005C3801">
        <w:rPr>
          <w:rFonts w:eastAsiaTheme="minorEastAsia" w:cstheme="minorHAnsi"/>
          <w:sz w:val="24"/>
          <w:szCs w:val="24"/>
        </w:rPr>
        <w:t xml:space="preserve"> &lt; 2.2 ∙ 10</w:t>
      </w:r>
      <w:r w:rsidR="0093486B" w:rsidRPr="005C3801">
        <w:rPr>
          <w:rFonts w:eastAsiaTheme="minorEastAsia" w:cstheme="minorHAnsi"/>
          <w:sz w:val="24"/>
          <w:szCs w:val="24"/>
          <w:vertAlign w:val="superscript"/>
        </w:rPr>
        <w:t>-16</w:t>
      </w:r>
      <w:r w:rsidR="0093486B"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d</w:t>
      </w:r>
      <w:r w:rsidR="00810EC4" w:rsidRPr="005C3801">
        <w:rPr>
          <w:rFonts w:eastAsiaTheme="minorEastAsia" w:cstheme="minorHAnsi"/>
          <w:sz w:val="24"/>
          <w:szCs w:val="24"/>
        </w:rPr>
        <w:t>)</w:t>
      </w:r>
      <w:r w:rsidR="0093486B" w:rsidRPr="005C3801">
        <w:rPr>
          <w:rFonts w:eastAsiaTheme="minorEastAsia" w:cstheme="minorHAnsi"/>
          <w:sz w:val="24"/>
          <w:szCs w:val="24"/>
        </w:rPr>
        <w:t xml:space="preserve">. For ΔS, the slope was 0.962 </w:t>
      </w:r>
      <w:r w:rsidR="0093486B" w:rsidRPr="005C3801">
        <w:rPr>
          <w:rFonts w:eastAsiaTheme="minorEastAsia" w:cstheme="minorHAnsi"/>
          <w:sz w:val="24"/>
          <w:szCs w:val="24"/>
          <w:lang w:val="en-CA"/>
        </w:rPr>
        <w:t>±</w:t>
      </w:r>
      <w:ins w:id="92" w:author="Joseph Stinziano" w:date="2020-01-27T06:41:00Z">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93486B" w:rsidRPr="005C3801">
        <w:rPr>
          <w:rFonts w:eastAsiaTheme="minorEastAsia" w:cstheme="minorHAnsi"/>
          <w:sz w:val="24"/>
          <w:szCs w:val="24"/>
          <w:lang w:val="en-CA"/>
        </w:rPr>
        <w:t xml:space="preserve"> </w:t>
      </w:r>
      <w:del w:id="93" w:author="Joseph Stinziano" w:date="2020-01-27T06:41:00Z">
        <w:r w:rsidR="0093486B" w:rsidRPr="005C3801" w:rsidDel="002E2148">
          <w:rPr>
            <w:rFonts w:eastAsiaTheme="minorEastAsia" w:cstheme="minorHAnsi"/>
            <w:sz w:val="24"/>
            <w:szCs w:val="24"/>
            <w:lang w:val="en-CA"/>
          </w:rPr>
          <w:delText>0.003</w:delText>
        </w:r>
        <w:r w:rsidR="0093486B" w:rsidRPr="005C3801" w:rsidDel="002E2148">
          <w:rPr>
            <w:rFonts w:eastAsiaTheme="minorEastAsia" w:cstheme="minorHAnsi"/>
            <w:sz w:val="24"/>
            <w:szCs w:val="24"/>
          </w:rPr>
          <w:delText xml:space="preserve"> </w:delText>
        </w:r>
      </w:del>
      <w:r w:rsidR="0093486B" w:rsidRPr="005C3801">
        <w:rPr>
          <w:rFonts w:eastAsiaTheme="minorEastAsia" w:cstheme="minorHAnsi"/>
          <w:sz w:val="24"/>
          <w:szCs w:val="24"/>
        </w:rPr>
        <w:t xml:space="preserve">and an intercept of 0.025 </w:t>
      </w:r>
      <w:r w:rsidR="0093486B" w:rsidRPr="005C3801">
        <w:rPr>
          <w:rFonts w:eastAsiaTheme="minorEastAsia" w:cstheme="minorHAnsi"/>
          <w:sz w:val="24"/>
          <w:szCs w:val="24"/>
          <w:lang w:val="en-CA"/>
        </w:rPr>
        <w:t>±</w:t>
      </w:r>
      <w:ins w:id="94" w:author="Joseph Stinziano" w:date="2020-01-27T06:41:00Z">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93486B" w:rsidRPr="005C3801">
        <w:rPr>
          <w:rFonts w:eastAsiaTheme="minorEastAsia" w:cstheme="minorHAnsi"/>
          <w:sz w:val="24"/>
          <w:szCs w:val="24"/>
          <w:lang w:val="en-CA"/>
        </w:rPr>
        <w:t xml:space="preserve"> </w:t>
      </w:r>
      <w:del w:id="95" w:author="Joseph Stinziano" w:date="2020-01-27T06:41:00Z">
        <w:r w:rsidR="0093486B" w:rsidRPr="005C3801" w:rsidDel="002E2148">
          <w:rPr>
            <w:rFonts w:eastAsiaTheme="minorEastAsia" w:cstheme="minorHAnsi"/>
            <w:sz w:val="24"/>
            <w:szCs w:val="24"/>
            <w:lang w:val="en-CA"/>
          </w:rPr>
          <w:delText>0.002</w:delText>
        </w:r>
        <w:r w:rsidR="0093486B" w:rsidRPr="005C3801" w:rsidDel="002E2148">
          <w:rPr>
            <w:rFonts w:eastAsiaTheme="minorEastAsia" w:cstheme="minorHAnsi"/>
            <w:sz w:val="24"/>
            <w:szCs w:val="24"/>
          </w:rPr>
          <w:delText xml:space="preserve"> </w:delText>
        </w:r>
      </w:del>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ins w:id="96" w:author="Joseph Stinziano" w:date="2020-01-27T07:43:00Z">
        <w:r w:rsidR="004D0FAC">
          <w:rPr>
            <w:rFonts w:eastAsiaTheme="minorEastAsia" w:cstheme="minorHAnsi"/>
            <w:sz w:val="24"/>
            <w:szCs w:val="24"/>
          </w:rPr>
          <w:t xml:space="preserve">intercept </w:t>
        </w:r>
      </w:ins>
      <w:r w:rsidR="0093486B" w:rsidRPr="005C3801">
        <w:rPr>
          <w:rFonts w:eastAsiaTheme="minorEastAsia" w:cstheme="minorHAnsi"/>
          <w:sz w:val="24"/>
          <w:szCs w:val="24"/>
        </w:rPr>
        <w:t>approximately 5% of fitted ΔS)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1,90</w:t>
      </w:r>
      <w:r w:rsidR="0093486B" w:rsidRPr="005C3801">
        <w:rPr>
          <w:rFonts w:eastAsiaTheme="minorEastAsia" w:cstheme="minorHAnsi"/>
          <w:sz w:val="24"/>
          <w:szCs w:val="24"/>
        </w:rPr>
        <w:t xml:space="preserve"> = 1.1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lang w:val="en-CA"/>
        </w:rPr>
        <w:t>2</w:t>
      </w:r>
      <w:r w:rsidR="0093486B" w:rsidRPr="005C3801">
        <w:rPr>
          <w:rFonts w:eastAsiaTheme="minorEastAsia" w:cstheme="minorHAnsi"/>
          <w:sz w:val="24"/>
          <w:szCs w:val="24"/>
          <w:lang w:val="en-CA"/>
        </w:rPr>
        <w:t xml:space="preserve"> = 0.9992,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h</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 xml:space="preserve">. Meanwhile </w:t>
      </w:r>
      <w:del w:id="97" w:author="Joseph Stinziano" w:date="2020-01-27T06:57:00Z">
        <w:r w:rsidR="0093486B" w:rsidRPr="005C3801" w:rsidDel="00E22CC5">
          <w:rPr>
            <w:rFonts w:eastAsiaTheme="minorEastAsia" w:cstheme="minorHAnsi"/>
            <w:sz w:val="24"/>
            <w:szCs w:val="24"/>
            <w:lang w:val="en-CA"/>
          </w:rPr>
          <w:delText>V</w:delText>
        </w:r>
        <w:r w:rsidR="0093486B" w:rsidRPr="005C3801" w:rsidDel="00E22CC5">
          <w:rPr>
            <w:rFonts w:eastAsiaTheme="minorEastAsia" w:cstheme="minorHAnsi"/>
            <w:sz w:val="24"/>
            <w:szCs w:val="24"/>
            <w:vertAlign w:val="subscript"/>
            <w:lang w:val="en-CA"/>
          </w:rPr>
          <w:delText>cmax25</w:delText>
        </w:r>
        <w:r w:rsidR="0093486B" w:rsidRPr="005C3801" w:rsidDel="00E22CC5">
          <w:rPr>
            <w:rFonts w:eastAsiaTheme="minorEastAsia" w:cstheme="minorHAnsi"/>
            <w:sz w:val="24"/>
            <w:szCs w:val="24"/>
            <w:lang w:val="en-CA"/>
          </w:rPr>
          <w:delText xml:space="preserve"> </w:delText>
        </w:r>
      </w:del>
      <w:ins w:id="98" w:author="Joseph Stinziano" w:date="2020-01-27T06:57:00Z">
        <w:r w:rsidR="00E22CC5">
          <w:rPr>
            <w:rFonts w:eastAsiaTheme="minorEastAsia" w:cstheme="minorHAnsi"/>
            <w:sz w:val="24"/>
            <w:szCs w:val="24"/>
            <w:lang w:val="en-CA"/>
          </w:rPr>
          <w:t>J</w:t>
        </w:r>
        <w:r w:rsidR="00E22CC5" w:rsidRPr="005C3801">
          <w:rPr>
            <w:rFonts w:eastAsiaTheme="minorEastAsia" w:cstheme="minorHAnsi"/>
            <w:sz w:val="24"/>
            <w:szCs w:val="24"/>
            <w:vertAlign w:val="subscript"/>
            <w:lang w:val="en-CA"/>
          </w:rPr>
          <w:t>max25</w:t>
        </w:r>
        <w:r w:rsidR="00E22CC5" w:rsidRPr="005C3801">
          <w:rPr>
            <w:rFonts w:eastAsiaTheme="minorEastAsia" w:cstheme="minorHAnsi"/>
            <w:sz w:val="24"/>
            <w:szCs w:val="24"/>
            <w:lang w:val="en-CA"/>
          </w:rPr>
          <w:t xml:space="preserve"> </w:t>
        </w:r>
      </w:ins>
      <w:r w:rsidR="0093486B" w:rsidRPr="005C3801">
        <w:rPr>
          <w:rFonts w:eastAsiaTheme="minorEastAsia" w:cstheme="minorHAnsi"/>
          <w:sz w:val="24"/>
          <w:szCs w:val="24"/>
          <w:lang w:val="en-CA"/>
        </w:rPr>
        <w:t>was identical between both approaches with a slope of 1.000 ± 1.2 ∙ 10</w:t>
      </w:r>
      <w:r w:rsidR="0093486B" w:rsidRPr="005C3801">
        <w:rPr>
          <w:rFonts w:eastAsiaTheme="minorEastAsia" w:cstheme="minorHAnsi"/>
          <w:sz w:val="24"/>
          <w:szCs w:val="24"/>
          <w:vertAlign w:val="superscript"/>
          <w:lang w:val="en-CA"/>
        </w:rPr>
        <w:t>-5</w:t>
      </w:r>
      <w:r w:rsidR="0093486B" w:rsidRPr="005C3801">
        <w:rPr>
          <w:rFonts w:eastAsiaTheme="minorEastAsia" w:cstheme="minorHAnsi"/>
          <w:sz w:val="24"/>
          <w:szCs w:val="24"/>
          <w:lang w:val="en-CA"/>
        </w:rPr>
        <w:t xml:space="preserve"> (intercept not significant; </w:t>
      </w:r>
      <w:r w:rsidR="0093486B" w:rsidRPr="005C3801">
        <w:rPr>
          <w:rFonts w:eastAsiaTheme="minorEastAsia" w:cstheme="minorHAnsi"/>
          <w:i/>
          <w:sz w:val="24"/>
          <w:szCs w:val="24"/>
          <w:lang w:val="en-CA"/>
        </w:rPr>
        <w:t>F</w:t>
      </w:r>
      <w:r w:rsidR="0093486B" w:rsidRPr="005C3801">
        <w:rPr>
          <w:rFonts w:eastAsiaTheme="minorEastAsia" w:cstheme="minorHAnsi"/>
          <w:sz w:val="24"/>
          <w:szCs w:val="24"/>
          <w:vertAlign w:val="subscript"/>
          <w:lang w:val="en-CA"/>
        </w:rPr>
        <w:t>1,92</w:t>
      </w:r>
      <w:r w:rsidR="0093486B" w:rsidRPr="005C3801">
        <w:rPr>
          <w:rFonts w:eastAsiaTheme="minorEastAsia" w:cstheme="minorHAnsi"/>
          <w:sz w:val="24"/>
          <w:szCs w:val="24"/>
          <w:lang w:val="en-CA"/>
        </w:rPr>
        <w:t xml:space="preserve"> = 6.7 ∙ 10</w:t>
      </w:r>
      <w:r w:rsidR="0093486B" w:rsidRPr="005C3801">
        <w:rPr>
          <w:rFonts w:eastAsiaTheme="minorEastAsia" w:cstheme="minorHAnsi"/>
          <w:sz w:val="24"/>
          <w:szCs w:val="24"/>
          <w:vertAlign w:val="superscript"/>
          <w:lang w:val="en-CA"/>
        </w:rPr>
        <w:t>9</w:t>
      </w:r>
      <w:r w:rsidR="0093486B" w:rsidRPr="005C3801">
        <w:rPr>
          <w:rFonts w:eastAsiaTheme="minorEastAsia" w:cstheme="minorHAnsi"/>
          <w:sz w:val="24"/>
          <w:szCs w:val="24"/>
          <w:lang w:val="en-CA"/>
        </w:rPr>
        <w:t xml:space="preserve">, </w:t>
      </w:r>
      <w:r w:rsidR="0093486B" w:rsidRPr="005C3801">
        <w:rPr>
          <w:rFonts w:eastAsiaTheme="minorEastAsia" w:cstheme="minorHAnsi"/>
          <w:i/>
          <w:sz w:val="24"/>
          <w:szCs w:val="24"/>
          <w:lang w:val="en-CA"/>
        </w:rPr>
        <w:t>R</w:t>
      </w:r>
      <w:r w:rsidR="0093486B" w:rsidRPr="005C3801">
        <w:rPr>
          <w:rFonts w:eastAsiaTheme="minorEastAsia" w:cstheme="minorHAnsi"/>
          <w:sz w:val="24"/>
          <w:szCs w:val="24"/>
          <w:vertAlign w:val="superscript"/>
          <w:lang w:val="en-CA"/>
        </w:rPr>
        <w:t>2</w:t>
      </w:r>
      <w:r w:rsidR="0093486B" w:rsidRPr="005C3801">
        <w:rPr>
          <w:rFonts w:eastAsiaTheme="minorEastAsia" w:cstheme="minorHAnsi"/>
          <w:sz w:val="24"/>
          <w:szCs w:val="24"/>
          <w:lang w:val="en-CA"/>
        </w:rPr>
        <w:t xml:space="preserve"> = 1.000,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d</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w:t>
      </w:r>
      <w:r w:rsidR="00615D1B">
        <w:rPr>
          <w:rFonts w:eastAsiaTheme="minorEastAsia" w:cstheme="minorHAnsi"/>
          <w:sz w:val="24"/>
          <w:szCs w:val="24"/>
          <w:lang w:val="en-CA"/>
        </w:rPr>
        <w:br w:type="page"/>
      </w:r>
    </w:p>
    <w:p w14:paraId="1193E826" w14:textId="2EDC63CF" w:rsidR="00615D1B" w:rsidRPr="005C3801" w:rsidRDefault="00E22CC5" w:rsidP="00615D1B">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FDFC314" wp14:editId="305EC4DC">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p>
    <w:p w14:paraId="723DA602" w14:textId="319433B3"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4216A15F" w14:textId="1578E94C"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xml:space="preserve"> (a-d) and ΔS (e-h)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f)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g, h)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ins w:id="99" w:author="Joseph Stinziano" w:date="2020-01-27T07:04:00Z">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ins>
      <w:del w:id="100" w:author="Joseph Stinziano" w:date="2020-01-27T07:04:00Z">
        <w:r w:rsidRPr="00615D1B" w:rsidDel="00E22CC5">
          <w:rPr>
            <w:rFonts w:eastAsiaTheme="minorEastAsia" w:cstheme="minorHAnsi"/>
            <w:b/>
            <w:sz w:val="24"/>
            <w:szCs w:val="24"/>
            <w:lang w:val="en-CA"/>
          </w:rPr>
          <w:delText>Blue line indicates 1:1 line.</w:delText>
        </w:r>
      </w:del>
    </w:p>
    <w:p w14:paraId="7939A315" w14:textId="380B484E"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r w:rsidR="00E22CC5">
        <w:rPr>
          <w:rFonts w:eastAsiaTheme="minorEastAsia" w:cstheme="minorHAnsi"/>
          <w:noProof/>
          <w:sz w:val="24"/>
          <w:szCs w:val="24"/>
          <w:lang w:val="en-CA"/>
        </w:rPr>
        <w:drawing>
          <wp:inline distT="0" distB="0" distL="0" distR="0" wp14:anchorId="16388F5B" wp14:editId="6C541726">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p>
    <w:p w14:paraId="33325A36" w14:textId="746FC9E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2DEE979B" w14:textId="4983A97F"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(e, f)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ins w:id="101" w:author="Joseph Stinziano" w:date="2020-01-27T07:04:00Z">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ins>
      <w:del w:id="102" w:author="Joseph Stinziano" w:date="2020-01-27T07:04:00Z">
        <w:r w:rsidRPr="00615D1B" w:rsidDel="00E22CC5">
          <w:rPr>
            <w:rFonts w:eastAsiaTheme="minorEastAsia" w:cstheme="minorHAnsi"/>
            <w:b/>
            <w:sz w:val="24"/>
            <w:szCs w:val="24"/>
            <w:lang w:val="en-CA"/>
          </w:rPr>
          <w:delText>Blue line indicates 1:1 line.</w:delText>
        </w:r>
      </w:del>
      <w:r>
        <w:rPr>
          <w:rFonts w:eastAsiaTheme="minorEastAsia" w:cstheme="minorHAnsi"/>
          <w:b/>
          <w:sz w:val="24"/>
          <w:szCs w:val="24"/>
          <w:lang w:val="en-CA"/>
        </w:rPr>
        <w:br w:type="page"/>
      </w:r>
    </w:p>
    <w:p w14:paraId="6BA44DB9" w14:textId="4E6F9805" w:rsidR="009333E1" w:rsidRPr="005C3801" w:rsidRDefault="009333E1" w:rsidP="009333E1">
      <w:pPr>
        <w:spacing w:after="0" w:line="360" w:lineRule="auto"/>
        <w:rPr>
          <w:rFonts w:eastAsiaTheme="minorEastAsia" w:cstheme="minorHAnsi"/>
          <w:sz w:val="24"/>
          <w:szCs w:val="24"/>
        </w:rPr>
      </w:pPr>
      <w:r w:rsidRPr="005C3801">
        <w:rPr>
          <w:rFonts w:eastAsiaTheme="minorEastAsia" w:cstheme="minorHAnsi"/>
          <w:i/>
          <w:sz w:val="24"/>
          <w:szCs w:val="24"/>
        </w:rPr>
        <w:lastRenderedPageBreak/>
        <w:t>Variable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w:t>
      </w:r>
    </w:p>
    <w:p w14:paraId="7590B9B1" w14:textId="5C9D2289" w:rsidR="00B06E6A" w:rsidRPr="005C3801" w:rsidRDefault="009333E1" w:rsidP="00394D1C">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caused small differences in the fitting of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for </w:t>
      </w:r>
      <w:r w:rsidR="00206D84" w:rsidRPr="005C3801">
        <w:rPr>
          <w:rFonts w:eastAsiaTheme="minorEastAsia" w:cstheme="minorHAnsi"/>
          <w:sz w:val="24"/>
          <w:szCs w:val="24"/>
        </w:rPr>
        <w:t>V</w:t>
      </w:r>
      <w:r w:rsidR="00206D84" w:rsidRPr="005C3801">
        <w:rPr>
          <w:rFonts w:eastAsiaTheme="minorEastAsia" w:cstheme="minorHAnsi"/>
          <w:sz w:val="24"/>
          <w:szCs w:val="24"/>
          <w:vertAlign w:val="subscript"/>
        </w:rPr>
        <w:t>cmax</w:t>
      </w:r>
      <w:r w:rsidRPr="005C3801">
        <w:rPr>
          <w:rFonts w:eastAsiaTheme="minorEastAsia" w:cstheme="minorHAnsi"/>
          <w:sz w:val="24"/>
          <w:szCs w:val="24"/>
        </w:rPr>
        <w:t>, with a slope of 0.9</w:t>
      </w:r>
      <w:r w:rsidR="00B06E6A" w:rsidRPr="005C3801">
        <w:rPr>
          <w:rFonts w:eastAsiaTheme="minorEastAsia" w:cstheme="minorHAnsi"/>
          <w:sz w:val="24"/>
          <w:szCs w:val="24"/>
        </w:rPr>
        <w:t>66</w:t>
      </w:r>
      <w:r w:rsidRPr="005C3801">
        <w:rPr>
          <w:rFonts w:eastAsiaTheme="minorEastAsia" w:cstheme="minorHAnsi"/>
          <w:sz w:val="24"/>
          <w:szCs w:val="24"/>
        </w:rPr>
        <w:t xml:space="preserve"> </w:t>
      </w:r>
      <w:r w:rsidRPr="005C3801">
        <w:rPr>
          <w:rFonts w:eastAsiaTheme="minorEastAsia" w:cstheme="minorHAnsi"/>
          <w:sz w:val="24"/>
          <w:szCs w:val="24"/>
          <w:lang w:val="en-CA"/>
        </w:rPr>
        <w:t>±</w:t>
      </w:r>
      <w:r w:rsidRPr="005C3801">
        <w:rPr>
          <w:rFonts w:eastAsiaTheme="minorEastAsia" w:cstheme="minorHAnsi"/>
          <w:sz w:val="24"/>
          <w:szCs w:val="24"/>
        </w:rPr>
        <w:t xml:space="preserve"> </w:t>
      </w:r>
      <w:del w:id="103" w:author="Joseph Stinziano" w:date="2020-01-27T06:40:00Z">
        <w:r w:rsidRPr="005C3801" w:rsidDel="002E2148">
          <w:rPr>
            <w:rFonts w:eastAsiaTheme="minorEastAsia" w:cstheme="minorHAnsi"/>
            <w:sz w:val="24"/>
            <w:szCs w:val="24"/>
          </w:rPr>
          <w:delText>0.0</w:delText>
        </w:r>
      </w:del>
      <w:r w:rsidR="00B06E6A" w:rsidRPr="005C3801">
        <w:rPr>
          <w:rFonts w:eastAsiaTheme="minorEastAsia" w:cstheme="minorHAnsi"/>
          <w:sz w:val="24"/>
          <w:szCs w:val="24"/>
        </w:rPr>
        <w:t>2</w:t>
      </w:r>
      <w:ins w:id="104" w:author="Joseph Stinziano" w:date="2020-01-27T06:40:00Z">
        <w:r w:rsidR="002E2148">
          <w:rPr>
            <w:rFonts w:eastAsiaTheme="minorEastAsia" w:cstheme="minorHAnsi"/>
            <w:sz w:val="24"/>
            <w:szCs w:val="24"/>
          </w:rPr>
          <w:t>.</w:t>
        </w:r>
      </w:ins>
      <w:r w:rsidR="00B06E6A" w:rsidRPr="005C3801">
        <w:rPr>
          <w:rFonts w:eastAsiaTheme="minorEastAsia" w:cstheme="minorHAnsi"/>
          <w:sz w:val="24"/>
          <w:szCs w:val="24"/>
        </w:rPr>
        <w:t>6</w:t>
      </w:r>
      <w:ins w:id="105" w:author="Joseph Stinziano" w:date="2020-01-27T06:40:00Z">
        <w:r w:rsidR="000418B4">
          <w:rPr>
            <w:rFonts w:eastAsiaTheme="minorEastAsia" w:cstheme="minorHAnsi"/>
            <w:sz w:val="24"/>
            <w:szCs w:val="24"/>
          </w:rPr>
          <w:t xml:space="preserve"> </w:t>
        </w:r>
        <w:r w:rsidR="000418B4" w:rsidRPr="005C3801">
          <w:rPr>
            <w:rFonts w:eastAsiaTheme="minorEastAsia" w:cstheme="minorHAnsi"/>
            <w:sz w:val="24"/>
            <w:szCs w:val="24"/>
          </w:rPr>
          <w:t>∙ 10</w:t>
        </w:r>
        <w:r w:rsidR="002E2148">
          <w:rPr>
            <w:rFonts w:eastAsiaTheme="minorEastAsia" w:cstheme="minorHAnsi"/>
            <w:sz w:val="24"/>
            <w:szCs w:val="24"/>
            <w:vertAlign w:val="superscript"/>
          </w:rPr>
          <w:t>-2</w:t>
        </w:r>
      </w:ins>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3005,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0.976,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a</w:t>
      </w:r>
      <w:r w:rsidR="00810EC4" w:rsidRPr="005C3801">
        <w:rPr>
          <w:rFonts w:eastAsiaTheme="minorEastAsia" w:cstheme="minorHAnsi"/>
          <w:sz w:val="24"/>
          <w:szCs w:val="24"/>
        </w:rPr>
        <w:t>)</w:t>
      </w:r>
      <w:r w:rsidRPr="005C3801">
        <w:rPr>
          <w:rFonts w:eastAsiaTheme="minorEastAsia" w:cstheme="minorHAnsi"/>
          <w:sz w:val="24"/>
          <w:szCs w:val="24"/>
        </w:rPr>
        <w:t xml:space="preserve">. For ΔS, the slope was 0.989 </w:t>
      </w:r>
      <w:r w:rsidRPr="005C3801">
        <w:rPr>
          <w:rFonts w:eastAsiaTheme="minorEastAsia" w:cstheme="minorHAnsi"/>
          <w:sz w:val="24"/>
          <w:szCs w:val="24"/>
          <w:lang w:val="en-CA"/>
        </w:rPr>
        <w:t>±</w:t>
      </w:r>
      <w:ins w:id="106" w:author="Joseph Stinziano" w:date="2020-01-27T06:42:00Z">
        <w:r w:rsidR="002E2148">
          <w:rPr>
            <w:rFonts w:eastAsiaTheme="minorEastAsia" w:cstheme="minorHAnsi"/>
            <w:sz w:val="24"/>
            <w:szCs w:val="24"/>
            <w:lang w:val="en-CA"/>
          </w:rPr>
          <w:t xml:space="preserve"> 1.7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ins>
      <w:r w:rsidRPr="005C3801">
        <w:rPr>
          <w:rFonts w:eastAsiaTheme="minorEastAsia" w:cstheme="minorHAnsi"/>
          <w:sz w:val="24"/>
          <w:szCs w:val="24"/>
          <w:lang w:val="en-CA"/>
        </w:rPr>
        <w:t xml:space="preserve"> </w:t>
      </w:r>
      <w:del w:id="107" w:author="Joseph Stinziano" w:date="2020-01-27T06:42:00Z">
        <w:r w:rsidRPr="005C3801" w:rsidDel="002E2148">
          <w:rPr>
            <w:rFonts w:eastAsiaTheme="minorEastAsia" w:cstheme="minorHAnsi"/>
            <w:sz w:val="24"/>
            <w:szCs w:val="24"/>
            <w:lang w:val="en-CA"/>
          </w:rPr>
          <w:delText>0.017</w:delText>
        </w:r>
        <w:r w:rsidRPr="005C3801" w:rsidDel="002E2148">
          <w:rPr>
            <w:rFonts w:eastAsiaTheme="minorEastAsia" w:cstheme="minorHAnsi"/>
            <w:sz w:val="24"/>
            <w:szCs w:val="24"/>
          </w:rPr>
          <w:delText xml:space="preserve"> </w:delText>
        </w:r>
      </w:del>
      <w:r w:rsidRPr="005C3801">
        <w:rPr>
          <w:rFonts w:eastAsiaTheme="minorEastAsia" w:cstheme="minorHAnsi"/>
          <w:sz w:val="24"/>
          <w:szCs w:val="24"/>
        </w:rPr>
        <w:t xml:space="preserve">(intercept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3339,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0.9783,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while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had a slope of 0.992 ±</w:t>
      </w:r>
      <w:ins w:id="108" w:author="Joseph Stinziano" w:date="2020-01-27T06:42:00Z">
        <w:r w:rsidR="002E2148">
          <w:rPr>
            <w:rFonts w:eastAsiaTheme="minorEastAsia" w:cstheme="minorHAnsi"/>
            <w:sz w:val="24"/>
            <w:szCs w:val="24"/>
            <w:lang w:val="en-CA"/>
          </w:rPr>
          <w:t xml:space="preserve"> 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ins>
      <w:r w:rsidRPr="005C3801">
        <w:rPr>
          <w:rFonts w:eastAsiaTheme="minorEastAsia" w:cstheme="minorHAnsi"/>
          <w:sz w:val="24"/>
          <w:szCs w:val="24"/>
          <w:lang w:val="en-CA"/>
        </w:rPr>
        <w:t xml:space="preserve"> </w:t>
      </w:r>
      <w:del w:id="109" w:author="Joseph Stinziano" w:date="2020-01-27T06:42:00Z">
        <w:r w:rsidRPr="005C3801" w:rsidDel="002E2148">
          <w:rPr>
            <w:rFonts w:eastAsiaTheme="minorEastAsia" w:cstheme="minorHAnsi"/>
            <w:sz w:val="24"/>
            <w:szCs w:val="24"/>
            <w:lang w:val="en-CA"/>
          </w:rPr>
          <w:delText xml:space="preserve">0.019 </w:delText>
        </w:r>
      </w:del>
      <w:r w:rsidRPr="005C3801">
        <w:rPr>
          <w:rFonts w:eastAsiaTheme="minorEastAsia" w:cstheme="minorHAnsi"/>
          <w:sz w:val="24"/>
          <w:szCs w:val="24"/>
          <w:lang w:val="en-CA"/>
        </w:rPr>
        <w:t xml:space="preserve">(intercept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2812,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0.9744;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nearly identical between both approaches with a slope of </w:t>
      </w:r>
      <w:del w:id="110" w:author="Joseph Stinziano" w:date="2020-01-27T07:48:00Z">
        <w:r w:rsidRPr="005C3801" w:rsidDel="004D0FAC">
          <w:rPr>
            <w:rFonts w:eastAsiaTheme="minorEastAsia" w:cstheme="minorHAnsi"/>
            <w:sz w:val="24"/>
            <w:szCs w:val="24"/>
            <w:lang w:val="en-CA"/>
          </w:rPr>
          <w:delText>0.9996</w:delText>
        </w:r>
      </w:del>
      <w:ins w:id="111" w:author="Joseph Stinziano" w:date="2020-01-27T07:48:00Z">
        <w:r w:rsidR="004D0FAC">
          <w:rPr>
            <w:rFonts w:eastAsiaTheme="minorEastAsia" w:cstheme="minorHAnsi"/>
            <w:sz w:val="24"/>
            <w:szCs w:val="24"/>
            <w:lang w:val="en-CA"/>
          </w:rPr>
          <w:t>1.000</w:t>
        </w:r>
      </w:ins>
      <w:r w:rsidRPr="005C3801">
        <w:rPr>
          <w:rFonts w:eastAsiaTheme="minorEastAsia" w:cstheme="minorHAnsi"/>
          <w:sz w:val="24"/>
          <w:szCs w:val="24"/>
          <w:lang w:val="en-CA"/>
        </w:rPr>
        <w:t xml:space="preserve"> ±</w:t>
      </w:r>
      <w:ins w:id="112" w:author="Joseph Stinziano" w:date="2020-01-27T06:42:00Z">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Pr="005C3801">
        <w:rPr>
          <w:rFonts w:eastAsiaTheme="minorEastAsia" w:cstheme="minorHAnsi"/>
          <w:sz w:val="24"/>
          <w:szCs w:val="24"/>
          <w:lang w:val="en-CA"/>
        </w:rPr>
        <w:t xml:space="preserve"> </w:t>
      </w:r>
      <w:del w:id="113" w:author="Joseph Stinziano" w:date="2020-01-27T06:42:00Z">
        <w:r w:rsidRPr="005C3801" w:rsidDel="002E2148">
          <w:rPr>
            <w:rFonts w:eastAsiaTheme="minorEastAsia" w:cstheme="minorHAnsi"/>
            <w:sz w:val="24"/>
            <w:szCs w:val="24"/>
            <w:lang w:val="en-CA"/>
          </w:rPr>
          <w:delText xml:space="preserve">0.004 </w:delText>
        </w:r>
      </w:del>
      <w:r w:rsidRPr="005C3801">
        <w:rPr>
          <w:rFonts w:eastAsiaTheme="minorEastAsia" w:cstheme="minorHAnsi"/>
          <w:sz w:val="24"/>
          <w:szCs w:val="24"/>
          <w:lang w:val="en-CA"/>
        </w:rPr>
        <w:t xml:space="preserve">(intercept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7.98 ∙ 10</w:t>
      </w:r>
      <w:r w:rsidRPr="005C3801">
        <w:rPr>
          <w:rFonts w:eastAsiaTheme="minorEastAsia" w:cstheme="minorHAnsi"/>
          <w:sz w:val="24"/>
          <w:szCs w:val="24"/>
          <w:vertAlign w:val="superscript"/>
          <w:lang w:val="en-CA"/>
        </w:rPr>
        <w:t>6</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a</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rPr>
        <w:t xml:space="preserve"> For J</w:t>
      </w:r>
      <w:r w:rsidR="00394D1C" w:rsidRPr="005C3801">
        <w:rPr>
          <w:rFonts w:eastAsiaTheme="minorEastAsia" w:cstheme="minorHAnsi"/>
          <w:sz w:val="24"/>
          <w:szCs w:val="24"/>
          <w:vertAlign w:val="subscript"/>
        </w:rPr>
        <w:t>max</w:t>
      </w:r>
      <w:r w:rsidR="00394D1C" w:rsidRPr="005C3801">
        <w:rPr>
          <w:rFonts w:eastAsiaTheme="minorEastAsia" w:cstheme="minorHAnsi"/>
          <w:sz w:val="24"/>
          <w:szCs w:val="24"/>
        </w:rPr>
        <w:t>, there were</w:t>
      </w:r>
      <w:r w:rsidR="00B06E6A" w:rsidRPr="005C3801">
        <w:rPr>
          <w:rFonts w:eastAsiaTheme="minorEastAsia" w:cstheme="minorHAnsi"/>
          <w:sz w:val="24"/>
          <w:szCs w:val="24"/>
        </w:rPr>
        <w:t xml:space="preserve"> small differences in the fitting of E</w:t>
      </w:r>
      <w:r w:rsidR="00B06E6A" w:rsidRPr="005C3801">
        <w:rPr>
          <w:rFonts w:eastAsiaTheme="minorEastAsia" w:cstheme="minorHAnsi"/>
          <w:sz w:val="24"/>
          <w:szCs w:val="24"/>
          <w:vertAlign w:val="subscript"/>
        </w:rPr>
        <w:t>a</w:t>
      </w:r>
      <w:r w:rsidR="00B06E6A" w:rsidRPr="005C3801">
        <w:rPr>
          <w:rFonts w:eastAsiaTheme="minorEastAsia" w:cstheme="minorHAnsi"/>
          <w:sz w:val="24"/>
          <w:szCs w:val="24"/>
        </w:rPr>
        <w:t xml:space="preserve"> for </w:t>
      </w:r>
      <w:r w:rsidR="00394D1C" w:rsidRPr="005C3801">
        <w:rPr>
          <w:rFonts w:eastAsiaTheme="minorEastAsia" w:cstheme="minorHAnsi"/>
          <w:sz w:val="24"/>
          <w:szCs w:val="24"/>
        </w:rPr>
        <w:t>J</w:t>
      </w:r>
      <w:r w:rsidR="00B06E6A" w:rsidRPr="005C3801">
        <w:rPr>
          <w:rFonts w:eastAsiaTheme="minorEastAsia" w:cstheme="minorHAnsi"/>
          <w:sz w:val="24"/>
          <w:szCs w:val="24"/>
          <w:vertAlign w:val="subscript"/>
        </w:rPr>
        <w:t>max</w:t>
      </w:r>
      <w:r w:rsidR="00B06E6A" w:rsidRPr="005C3801">
        <w:rPr>
          <w:rFonts w:eastAsiaTheme="minorEastAsia" w:cstheme="minorHAnsi"/>
          <w:sz w:val="24"/>
          <w:szCs w:val="24"/>
        </w:rPr>
        <w:t xml:space="preserve">, with a slope of 1.000 </w:t>
      </w:r>
      <w:r w:rsidR="00B06E6A" w:rsidRPr="005C3801">
        <w:rPr>
          <w:rFonts w:eastAsiaTheme="minorEastAsia" w:cstheme="minorHAnsi"/>
          <w:sz w:val="24"/>
          <w:szCs w:val="24"/>
          <w:lang w:val="en-CA"/>
        </w:rPr>
        <w:t>±</w:t>
      </w:r>
      <w:ins w:id="114" w:author="Joseph Stinziano" w:date="2020-01-27T06:42:00Z">
        <w:r w:rsidR="002E2148">
          <w:rPr>
            <w:rFonts w:eastAsiaTheme="minorEastAsia" w:cstheme="minorHAnsi"/>
            <w:sz w:val="24"/>
            <w:szCs w:val="24"/>
            <w:lang w:val="en-CA"/>
          </w:rPr>
          <w:t xml:space="preserve"> 5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B06E6A" w:rsidRPr="005C3801">
        <w:rPr>
          <w:rFonts w:eastAsiaTheme="minorEastAsia" w:cstheme="minorHAnsi"/>
          <w:sz w:val="24"/>
          <w:szCs w:val="24"/>
        </w:rPr>
        <w:t xml:space="preserve"> </w:t>
      </w:r>
      <w:del w:id="115" w:author="Joseph Stinziano" w:date="2020-01-27T06:43:00Z">
        <w:r w:rsidR="00B06E6A" w:rsidRPr="005C3801" w:rsidDel="002E2148">
          <w:rPr>
            <w:rFonts w:eastAsiaTheme="minorEastAsia" w:cstheme="minorHAnsi"/>
            <w:sz w:val="24"/>
            <w:szCs w:val="24"/>
          </w:rPr>
          <w:delText xml:space="preserve">0.005 </w:delText>
        </w:r>
      </w:del>
      <w:r w:rsidR="00B06E6A" w:rsidRPr="005C3801">
        <w:rPr>
          <w:rFonts w:eastAsiaTheme="minorEastAsia" w:cstheme="minorHAnsi"/>
          <w:sz w:val="24"/>
          <w:szCs w:val="24"/>
        </w:rPr>
        <w:t xml:space="preserve">and an intercept of -3.119 </w:t>
      </w:r>
      <w:r w:rsidR="00B06E6A" w:rsidRPr="005C3801">
        <w:rPr>
          <w:rFonts w:eastAsiaTheme="minorEastAsia" w:cstheme="minorHAnsi"/>
          <w:sz w:val="24"/>
          <w:szCs w:val="24"/>
          <w:lang w:val="en-CA"/>
        </w:rPr>
        <w:t>± 1.089 kJ mol</w:t>
      </w:r>
      <w:r w:rsidR="00B06E6A" w:rsidRPr="005C3801">
        <w:rPr>
          <w:rFonts w:eastAsiaTheme="minorEastAsia" w:cstheme="minorHAnsi"/>
          <w:sz w:val="24"/>
          <w:szCs w:val="24"/>
          <w:vertAlign w:val="superscript"/>
          <w:lang w:val="en-CA"/>
        </w:rPr>
        <w:t>-1</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1,80</w:t>
      </w:r>
      <w:r w:rsidR="00B06E6A" w:rsidRPr="005C3801">
        <w:rPr>
          <w:rFonts w:eastAsiaTheme="minorEastAsia" w:cstheme="minorHAnsi"/>
          <w:sz w:val="24"/>
          <w:szCs w:val="24"/>
        </w:rPr>
        <w:t xml:space="preserve"> = 3.6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rPr>
        <w:t>2</w:t>
      </w:r>
      <w:r w:rsidR="00B06E6A" w:rsidRPr="005C3801">
        <w:rPr>
          <w:rFonts w:eastAsiaTheme="minorEastAsia" w:cstheme="minorHAnsi"/>
          <w:sz w:val="24"/>
          <w:szCs w:val="24"/>
        </w:rPr>
        <w:t xml:space="preserve"> = 0.9978, </w:t>
      </w:r>
      <w:r w:rsidR="00B06E6A" w:rsidRPr="005C3801">
        <w:rPr>
          <w:rFonts w:eastAsiaTheme="minorEastAsia" w:cstheme="minorHAnsi"/>
          <w:i/>
          <w:sz w:val="24"/>
          <w:szCs w:val="24"/>
        </w:rPr>
        <w:t>P</w:t>
      </w:r>
      <w:r w:rsidR="00B06E6A" w:rsidRPr="005C3801">
        <w:rPr>
          <w:rFonts w:eastAsiaTheme="minorEastAsia" w:cstheme="minorHAnsi"/>
          <w:sz w:val="24"/>
          <w:szCs w:val="24"/>
        </w:rPr>
        <w:t xml:space="preserve"> &lt; 2.2 ∙ 10</w:t>
      </w:r>
      <w:r w:rsidR="00B06E6A" w:rsidRPr="005C3801">
        <w:rPr>
          <w:rFonts w:eastAsiaTheme="minorEastAsia" w:cstheme="minorHAnsi"/>
          <w:sz w:val="24"/>
          <w:szCs w:val="24"/>
          <w:vertAlign w:val="superscript"/>
        </w:rPr>
        <w:t>-16</w:t>
      </w:r>
      <w:r w:rsidR="00B06E6A"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c</w:t>
      </w:r>
      <w:r w:rsidR="00810EC4" w:rsidRPr="005C3801">
        <w:rPr>
          <w:rFonts w:eastAsiaTheme="minorEastAsia" w:cstheme="minorHAnsi"/>
          <w:sz w:val="24"/>
          <w:szCs w:val="24"/>
        </w:rPr>
        <w:t>)</w:t>
      </w:r>
      <w:r w:rsidR="00B06E6A" w:rsidRPr="005C3801">
        <w:rPr>
          <w:rFonts w:eastAsiaTheme="minorEastAsia" w:cstheme="minorHAnsi"/>
          <w:sz w:val="24"/>
          <w:szCs w:val="24"/>
        </w:rPr>
        <w:t xml:space="preserve">. ΔS was identical, the slope was 1.000 </w:t>
      </w:r>
      <w:r w:rsidR="00B06E6A" w:rsidRPr="005C3801">
        <w:rPr>
          <w:rFonts w:eastAsiaTheme="minorEastAsia" w:cstheme="minorHAnsi"/>
          <w:sz w:val="24"/>
          <w:szCs w:val="24"/>
          <w:lang w:val="en-CA"/>
        </w:rPr>
        <w:t>±</w:t>
      </w:r>
      <w:ins w:id="116" w:author="Joseph Stinziano" w:date="2020-01-27T06:43:00Z">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B06E6A" w:rsidRPr="005C3801">
        <w:rPr>
          <w:rFonts w:eastAsiaTheme="minorEastAsia" w:cstheme="minorHAnsi"/>
          <w:sz w:val="24"/>
          <w:szCs w:val="24"/>
          <w:lang w:val="en-CA"/>
        </w:rPr>
        <w:t xml:space="preserve"> </w:t>
      </w:r>
      <w:del w:id="117" w:author="Joseph Stinziano" w:date="2020-01-27T06:43:00Z">
        <w:r w:rsidR="00B06E6A" w:rsidRPr="005C3801" w:rsidDel="002E2148">
          <w:rPr>
            <w:rFonts w:eastAsiaTheme="minorEastAsia" w:cstheme="minorHAnsi"/>
            <w:sz w:val="24"/>
            <w:szCs w:val="24"/>
            <w:lang w:val="en-CA"/>
          </w:rPr>
          <w:delText>0.004</w:delText>
        </w:r>
        <w:r w:rsidR="00B06E6A" w:rsidRPr="005C3801" w:rsidDel="002E2148">
          <w:rPr>
            <w:rFonts w:eastAsiaTheme="minorEastAsia" w:cstheme="minorHAnsi"/>
            <w:sz w:val="24"/>
            <w:szCs w:val="24"/>
          </w:rPr>
          <w:delText xml:space="preserve"> </w:delText>
        </w:r>
      </w:del>
      <w:r w:rsidR="00B06E6A" w:rsidRPr="005C3801">
        <w:rPr>
          <w:rFonts w:eastAsiaTheme="minorEastAsia" w:cstheme="minorHAnsi"/>
          <w:sz w:val="24"/>
          <w:szCs w:val="24"/>
        </w:rPr>
        <w:t xml:space="preserve">(intercept not significant;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1,81</w:t>
      </w:r>
      <w:r w:rsidR="00B06E6A" w:rsidRPr="005C3801">
        <w:rPr>
          <w:rFonts w:eastAsiaTheme="minorEastAsia" w:cstheme="minorHAnsi"/>
          <w:sz w:val="24"/>
          <w:szCs w:val="24"/>
        </w:rPr>
        <w:t xml:space="preserve"> = 6.4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lang w:val="en-CA"/>
        </w:rPr>
        <w:t>2</w:t>
      </w:r>
      <w:r w:rsidR="00B06E6A" w:rsidRPr="005C3801">
        <w:rPr>
          <w:rFonts w:eastAsiaTheme="minorEastAsia" w:cstheme="minorHAnsi"/>
          <w:sz w:val="24"/>
          <w:szCs w:val="24"/>
          <w:lang w:val="en-CA"/>
        </w:rPr>
        <w:t xml:space="preserve"> = 0.9987,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g</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while H</w:t>
      </w:r>
      <w:r w:rsidR="00B06E6A" w:rsidRPr="005C3801">
        <w:rPr>
          <w:rFonts w:eastAsiaTheme="minorEastAsia" w:cstheme="minorHAnsi"/>
          <w:sz w:val="24"/>
          <w:szCs w:val="24"/>
          <w:vertAlign w:val="subscript"/>
          <w:lang w:val="en-CA"/>
        </w:rPr>
        <w:t>d</w:t>
      </w:r>
      <w:r w:rsidR="00B06E6A" w:rsidRPr="005C3801">
        <w:rPr>
          <w:rFonts w:eastAsiaTheme="minorEastAsia" w:cstheme="minorHAnsi"/>
          <w:sz w:val="24"/>
          <w:szCs w:val="24"/>
          <w:lang w:val="en-CA"/>
        </w:rPr>
        <w:t xml:space="preserve"> was identical with a slope of 1.000 ±</w:t>
      </w:r>
      <w:ins w:id="118" w:author="Joseph Stinziano" w:date="2020-01-27T06:43:00Z">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B06E6A" w:rsidRPr="005C3801">
        <w:rPr>
          <w:rFonts w:eastAsiaTheme="minorEastAsia" w:cstheme="minorHAnsi"/>
          <w:sz w:val="24"/>
          <w:szCs w:val="24"/>
          <w:lang w:val="en-CA"/>
        </w:rPr>
        <w:t xml:space="preserve"> </w:t>
      </w:r>
      <w:del w:id="119" w:author="Joseph Stinziano" w:date="2020-01-27T06:43:00Z">
        <w:r w:rsidR="00B06E6A" w:rsidRPr="005C3801" w:rsidDel="002E2148">
          <w:rPr>
            <w:rFonts w:eastAsiaTheme="minorEastAsia" w:cstheme="minorHAnsi"/>
            <w:sz w:val="24"/>
            <w:szCs w:val="24"/>
            <w:lang w:val="en-CA"/>
          </w:rPr>
          <w:delText xml:space="preserve">0.004 </w:delText>
        </w:r>
      </w:del>
      <w:r w:rsidR="00B06E6A" w:rsidRPr="005C3801">
        <w:rPr>
          <w:rFonts w:eastAsiaTheme="minorEastAsia" w:cstheme="minorHAnsi"/>
          <w:sz w:val="24"/>
          <w:szCs w:val="24"/>
          <w:lang w:val="en-CA"/>
        </w:rPr>
        <w:t xml:space="preserve">(intercept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5.2 ∙ 10</w:t>
      </w:r>
      <w:r w:rsidR="00B06E6A" w:rsidRPr="005C3801">
        <w:rPr>
          <w:rFonts w:eastAsiaTheme="minorEastAsia" w:cstheme="minorHAnsi"/>
          <w:sz w:val="24"/>
          <w:szCs w:val="24"/>
          <w:vertAlign w:val="superscript"/>
          <w:lang w:val="en-CA"/>
        </w:rPr>
        <w:t>4</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0.9985;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J</w:t>
      </w:r>
      <w:r w:rsidR="00B06E6A" w:rsidRPr="005C3801">
        <w:rPr>
          <w:rFonts w:eastAsiaTheme="minorEastAsia" w:cstheme="minorHAnsi"/>
          <w:sz w:val="24"/>
          <w:szCs w:val="24"/>
          <w:vertAlign w:val="subscript"/>
          <w:lang w:val="en-CA"/>
        </w:rPr>
        <w:t>max25</w:t>
      </w:r>
      <w:r w:rsidR="00B06E6A" w:rsidRPr="005C3801">
        <w:rPr>
          <w:rFonts w:eastAsiaTheme="minorEastAsia" w:cstheme="minorHAnsi"/>
          <w:sz w:val="24"/>
          <w:szCs w:val="24"/>
          <w:lang w:val="en-CA"/>
        </w:rPr>
        <w:t xml:space="preserve"> was identical between both approaches with a slope of 1.000 ±</w:t>
      </w:r>
      <w:ins w:id="120" w:author="Joseph Stinziano" w:date="2020-01-27T06:43:00Z">
        <w:r w:rsidR="002E2148">
          <w:rPr>
            <w:rFonts w:eastAsiaTheme="minorEastAsia" w:cstheme="minorHAnsi"/>
            <w:sz w:val="24"/>
            <w:szCs w:val="24"/>
            <w:lang w:val="en-CA"/>
          </w:rPr>
          <w:t xml:space="preserve"> 1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ins>
      <w:r w:rsidR="00B06E6A" w:rsidRPr="005C3801">
        <w:rPr>
          <w:rFonts w:eastAsiaTheme="minorEastAsia" w:cstheme="minorHAnsi"/>
          <w:sz w:val="24"/>
          <w:szCs w:val="24"/>
          <w:lang w:val="en-CA"/>
        </w:rPr>
        <w:t xml:space="preserve"> </w:t>
      </w:r>
      <w:del w:id="121" w:author="Joseph Stinziano" w:date="2020-01-27T06:43:00Z">
        <w:r w:rsidR="00B06E6A" w:rsidRPr="005C3801" w:rsidDel="002E2148">
          <w:rPr>
            <w:rFonts w:eastAsiaTheme="minorEastAsia" w:cstheme="minorHAnsi"/>
            <w:sz w:val="24"/>
            <w:szCs w:val="24"/>
            <w:lang w:val="en-CA"/>
          </w:rPr>
          <w:delText xml:space="preserve">0.001 </w:delText>
        </w:r>
      </w:del>
      <w:r w:rsidR="00B06E6A" w:rsidRPr="005C3801">
        <w:rPr>
          <w:rFonts w:eastAsiaTheme="minorEastAsia" w:cstheme="minorHAnsi"/>
          <w:sz w:val="24"/>
          <w:szCs w:val="24"/>
          <w:lang w:val="en-CA"/>
        </w:rPr>
        <w:t xml:space="preserve">(intercept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5.8 ∙ 10</w:t>
      </w:r>
      <w:r w:rsidR="00B06E6A" w:rsidRPr="005C3801">
        <w:rPr>
          <w:rFonts w:eastAsiaTheme="minorEastAsia" w:cstheme="minorHAnsi"/>
          <w:sz w:val="24"/>
          <w:szCs w:val="24"/>
          <w:vertAlign w:val="superscript"/>
          <w:lang w:val="en-CA"/>
        </w:rPr>
        <w:t>7</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1.000,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c</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w:t>
      </w:r>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25DB49C2" w14:textId="77064534" w:rsidR="0096184E" w:rsidRPr="000418B4" w:rsidRDefault="000C5E11" w:rsidP="002B0AA8">
      <w:pPr>
        <w:spacing w:after="0" w:line="360" w:lineRule="auto"/>
        <w:rPr>
          <w:rFonts w:eastAsiaTheme="minorEastAsia" w:cstheme="minorHAnsi"/>
          <w:sz w:val="24"/>
          <w:szCs w:val="24"/>
        </w:rPr>
      </w:pPr>
      <w:r>
        <w:rPr>
          <w:rFonts w:eastAsiaTheme="minorEastAsia" w:cstheme="minorHAnsi"/>
          <w:sz w:val="24"/>
          <w:szCs w:val="24"/>
          <w:lang w:val="en-CA"/>
        </w:rPr>
        <w:t xml:space="preserve">In general, the differences in thermal response parameters </w:t>
      </w:r>
      <w:r w:rsidR="00AD7D0E">
        <w:rPr>
          <w:rFonts w:eastAsiaTheme="minorEastAsia" w:cstheme="minorHAnsi"/>
          <w:sz w:val="24"/>
          <w:szCs w:val="24"/>
          <w:lang w:val="en-CA"/>
        </w:rPr>
        <w:t>were amplified when integrated at the whole-plant level.</w:t>
      </w:r>
      <w:r w:rsidR="00E83BF0">
        <w:rPr>
          <w:rFonts w:eastAsiaTheme="minorEastAsia" w:cstheme="minorHAnsi"/>
          <w:sz w:val="24"/>
          <w:szCs w:val="24"/>
          <w:lang w:val="en-CA"/>
        </w:rPr>
        <w:t xml:space="preserve"> For daily photosynthesis </w:t>
      </w:r>
      <w:r w:rsidR="00A806CE">
        <w:rPr>
          <w:rFonts w:eastAsiaTheme="minorEastAsia" w:cstheme="minorHAnsi"/>
          <w:sz w:val="24"/>
          <w:szCs w:val="24"/>
          <w:lang w:val="en-CA"/>
        </w:rPr>
        <w:t xml:space="preserve">(A) </w:t>
      </w:r>
      <w:r w:rsidR="00E83BF0">
        <w:rPr>
          <w:rFonts w:eastAsiaTheme="minorEastAsia" w:cstheme="minorHAnsi"/>
          <w:sz w:val="24"/>
          <w:szCs w:val="24"/>
          <w:lang w:val="en-CA"/>
        </w:rPr>
        <w:t>measured at a fixed H</w:t>
      </w:r>
      <w:r w:rsidR="00E83BF0">
        <w:rPr>
          <w:rFonts w:eastAsiaTheme="minorEastAsia" w:cstheme="minorHAnsi"/>
          <w:sz w:val="24"/>
          <w:szCs w:val="24"/>
          <w:vertAlign w:val="subscript"/>
          <w:lang w:val="en-CA"/>
        </w:rPr>
        <w:t>d</w:t>
      </w:r>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r w:rsidR="00A806CE">
        <w:rPr>
          <w:rFonts w:eastAsiaTheme="minorEastAsia" w:cstheme="minorHAnsi"/>
          <w:sz w:val="24"/>
          <w:szCs w:val="24"/>
          <w:lang w:val="en-CA"/>
        </w:rPr>
        <w:t xml:space="preserve">for the low respiration model </w:t>
      </w:r>
      <w:r w:rsidR="00E83BF0">
        <w:rPr>
          <w:rFonts w:eastAsiaTheme="minorEastAsia" w:cstheme="minorHAnsi"/>
          <w:sz w:val="24"/>
          <w:szCs w:val="24"/>
          <w:lang w:val="en-CA"/>
        </w:rPr>
        <w:t xml:space="preserve">was 0.977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commentRangeStart w:id="122"/>
      <w:commentRangeStart w:id="123"/>
      <w:r w:rsidR="00A806CE">
        <w:rPr>
          <w:rFonts w:eastAsiaTheme="minorEastAsia" w:cstheme="minorHAnsi"/>
          <w:sz w:val="24"/>
          <w:szCs w:val="24"/>
          <w:lang w:val="en-CA"/>
        </w:rPr>
        <w:t xml:space="preserve">7.666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r w:rsidR="00A806CE">
        <w:rPr>
          <w:rFonts w:eastAsiaTheme="minorEastAsia" w:cstheme="minorHAnsi"/>
          <w:sz w:val="24"/>
          <w:szCs w:val="24"/>
          <w:lang w:val="en-CA"/>
        </w:rPr>
        <w:t xml:space="preserve"> </w:t>
      </w:r>
      <w:commentRangeEnd w:id="122"/>
      <w:r w:rsidR="00A806CE">
        <w:rPr>
          <w:rStyle w:val="CommentReference"/>
        </w:rPr>
        <w:commentReference w:id="122"/>
      </w:r>
      <w:commentRangeEnd w:id="123"/>
      <w:r w:rsidR="000418B4">
        <w:rPr>
          <w:rStyle w:val="CommentReference"/>
        </w:rPr>
        <w:commentReference w:id="123"/>
      </w:r>
      <w:r w:rsidR="0062782C">
        <w:rPr>
          <w:rFonts w:eastAsiaTheme="minorEastAsia" w:cstheme="minorHAnsi"/>
          <w:sz w:val="24"/>
          <w:szCs w:val="24"/>
          <w:lang w:val="en-CA"/>
        </w:rPr>
        <w:t>and an intercept of 0.002</w:t>
      </w:r>
      <w:r w:rsidR="00A806CE">
        <w:rPr>
          <w:rFonts w:eastAsiaTheme="minorEastAsia" w:cstheme="minorHAnsi"/>
          <w:sz w:val="24"/>
          <w:szCs w:val="24"/>
          <w:lang w:val="en-CA"/>
        </w:rPr>
        <w:t xml:space="preserve"> </w:t>
      </w:r>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r w:rsidR="0062782C">
        <w:rPr>
          <w:rFonts w:eastAsiaTheme="minorEastAsia" w:cstheme="minorHAnsi"/>
          <w:sz w:val="24"/>
          <w:szCs w:val="24"/>
          <w:lang w:val="en-CA"/>
        </w:rPr>
        <w:t>(</w:t>
      </w:r>
      <w:r w:rsidR="00A806CE">
        <w:rPr>
          <w:rFonts w:eastAsiaTheme="minorEastAsia" w:cstheme="minorHAnsi"/>
          <w:sz w:val="24"/>
          <w:szCs w:val="24"/>
          <w:lang w:val="en-CA"/>
        </w:rPr>
        <w:t xml:space="preserve">approximately 2% of </w:t>
      </w:r>
      <w:r w:rsidR="00F72A4F">
        <w:rPr>
          <w:rFonts w:eastAsiaTheme="minorEastAsia" w:cstheme="minorHAnsi"/>
          <w:sz w:val="24"/>
          <w:szCs w:val="24"/>
          <w:lang w:val="en-CA"/>
        </w:rPr>
        <w:t>modeled</w:t>
      </w:r>
      <w:r w:rsidR="00A806CE">
        <w:rPr>
          <w:rFonts w:eastAsiaTheme="minorEastAsia" w:cstheme="minorHAnsi"/>
          <w:sz w:val="24"/>
          <w:szCs w:val="24"/>
          <w:lang w:val="en-CA"/>
        </w:rPr>
        <w:t xml:space="preserve"> A)</w:t>
      </w:r>
      <w:r w:rsidR="0062782C">
        <w:rPr>
          <w:rFonts w:eastAsiaTheme="minorEastAsia" w:cstheme="minorHAnsi"/>
          <w:sz w:val="24"/>
          <w:szCs w:val="24"/>
          <w:lang w:val="en-CA"/>
        </w:rPr>
        <w:t xml:space="preserve"> </w:t>
      </w:r>
      <w:r w:rsidR="00A806CE">
        <w:rPr>
          <w:rFonts w:eastAsiaTheme="minorEastAsia" w:cstheme="minorHAnsi"/>
          <w:sz w:val="24"/>
          <w:szCs w:val="24"/>
          <w:lang w:val="en-CA"/>
        </w:rPr>
        <w:t>(</w:t>
      </w:r>
      <w:r w:rsidR="00A806CE">
        <w:rPr>
          <w:rFonts w:eastAsiaTheme="minorEastAsia" w:cstheme="minorHAnsi"/>
          <w:i/>
          <w:sz w:val="24"/>
          <w:szCs w:val="24"/>
          <w:lang w:val="en-CA"/>
        </w:rPr>
        <w:t>F</w:t>
      </w:r>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0.9994; </w:t>
      </w:r>
      <w:r w:rsidR="00512F16">
        <w:rPr>
          <w:rFonts w:eastAsiaTheme="minorEastAsia" w:cstheme="minorHAnsi"/>
          <w:i/>
          <w:sz w:val="24"/>
          <w:szCs w:val="24"/>
        </w:rPr>
        <w:t xml:space="preserve">P </w:t>
      </w:r>
      <w:r w:rsidR="00512F16">
        <w:rPr>
          <w:rFonts w:eastAsiaTheme="minorEastAsia" w:cstheme="minorHAnsi"/>
          <w:sz w:val="24"/>
          <w:szCs w:val="24"/>
        </w:rPr>
        <w:t>&lt;</w:t>
      </w:r>
      <w:r w:rsidR="002E2148">
        <w:rPr>
          <w:rFonts w:eastAsiaTheme="minorEastAsia" w:cstheme="minorHAnsi"/>
          <w:sz w:val="24"/>
          <w:szCs w:val="24"/>
        </w:rPr>
        <w:t xml:space="preserve"> </w:t>
      </w:r>
      <w:r w:rsidR="00512F16">
        <w:rPr>
          <w:rFonts w:eastAsiaTheme="minorEastAsia" w:cstheme="minorHAnsi"/>
          <w:sz w:val="24"/>
          <w:szCs w:val="24"/>
        </w:rPr>
        <w:t xml:space="preserve">2.2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 4</w:t>
      </w:r>
      <w:r w:rsidR="00430A25">
        <w:rPr>
          <w:rFonts w:eastAsiaTheme="minorEastAsia" w:cstheme="minorHAnsi"/>
          <w:sz w:val="24"/>
          <w:szCs w:val="24"/>
        </w:rPr>
        <w:t>b</w:t>
      </w:r>
      <w:r w:rsidR="00512F16">
        <w:rPr>
          <w:rFonts w:eastAsiaTheme="minorEastAsia" w:cstheme="minorHAnsi"/>
          <w:sz w:val="24"/>
          <w:szCs w:val="24"/>
        </w:rPr>
        <w:t xml:space="preserve">). </w:t>
      </w:r>
      <w:r w:rsidR="00430A25">
        <w:rPr>
          <w:rFonts w:eastAsiaTheme="minorEastAsia" w:cstheme="minorHAnsi"/>
          <w:sz w:val="24"/>
          <w:szCs w:val="24"/>
          <w:lang w:val="en-CA"/>
        </w:rPr>
        <w:t>Similarly</w:t>
      </w:r>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slope of 0.977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7.666</w:t>
      </w:r>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(approximately 2% of </w:t>
      </w:r>
      <w:r w:rsidR="00F72A4F">
        <w:rPr>
          <w:rFonts w:eastAsiaTheme="minorEastAsia" w:cstheme="minorHAnsi"/>
          <w:sz w:val="24"/>
          <w:szCs w:val="24"/>
        </w:rPr>
        <w:t>modeled</w:t>
      </w:r>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&lt;</w:t>
      </w:r>
      <w:r w:rsidR="002E2148">
        <w:rPr>
          <w:rFonts w:eastAsiaTheme="minorEastAsia" w:cstheme="minorHAnsi"/>
          <w:sz w:val="24"/>
          <w:szCs w:val="24"/>
        </w:rPr>
        <w:t xml:space="preserve"> </w:t>
      </w:r>
      <w:r w:rsidR="00430A25">
        <w:rPr>
          <w:rFonts w:eastAsiaTheme="minorEastAsia" w:cstheme="minorHAnsi"/>
          <w:sz w:val="24"/>
          <w:szCs w:val="24"/>
        </w:rPr>
        <w:t xml:space="preserve">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 xml:space="preserve">) (Fig4d). </w:t>
      </w:r>
      <w:r w:rsidR="00430A25">
        <w:rPr>
          <w:rFonts w:eastAsiaTheme="minorEastAsia" w:cstheme="minorHAnsi"/>
          <w:sz w:val="24"/>
          <w:szCs w:val="24"/>
          <w:lang w:val="en-CA"/>
        </w:rPr>
        <w:t>For daily A measured at a variable H</w:t>
      </w:r>
      <w:r w:rsidR="00430A25">
        <w:rPr>
          <w:rFonts w:eastAsiaTheme="minorEastAsia" w:cstheme="minorHAnsi"/>
          <w:sz w:val="24"/>
          <w:szCs w:val="24"/>
          <w:vertAlign w:val="subscript"/>
          <w:lang w:val="en-CA"/>
        </w:rPr>
        <w:t>d</w:t>
      </w:r>
      <w:r w:rsidR="00430A25">
        <w:rPr>
          <w:rFonts w:eastAsiaTheme="minorEastAsia" w:cstheme="minorHAnsi"/>
          <w:sz w:val="24"/>
          <w:szCs w:val="24"/>
          <w:lang w:val="en-CA"/>
        </w:rPr>
        <w:t xml:space="preserve">, the slope for the </w:t>
      </w:r>
      <w:r w:rsidR="0096184E">
        <w:rPr>
          <w:rFonts w:eastAsiaTheme="minorEastAsia" w:cstheme="minorHAnsi"/>
          <w:sz w:val="24"/>
          <w:szCs w:val="24"/>
          <w:lang w:val="en-CA"/>
        </w:rPr>
        <w:t>low</w:t>
      </w:r>
      <w:r w:rsidR="00430A25">
        <w:rPr>
          <w:rFonts w:eastAsiaTheme="minorEastAsia" w:cstheme="minorHAnsi"/>
          <w:sz w:val="24"/>
          <w:szCs w:val="24"/>
          <w:lang w:val="en-CA"/>
        </w:rPr>
        <w:t xml:space="preserve"> respiration model was </w:t>
      </w:r>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9.909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and the intercept was </w:t>
      </w:r>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(approximately </w:t>
      </w:r>
      <w:r w:rsidR="0028651E">
        <w:rPr>
          <w:rFonts w:eastAsiaTheme="minorEastAsia" w:cstheme="minorHAnsi"/>
          <w:sz w:val="24"/>
          <w:szCs w:val="24"/>
        </w:rPr>
        <w:t>2</w:t>
      </w:r>
      <w:r w:rsidR="0096184E">
        <w:rPr>
          <w:rFonts w:eastAsiaTheme="minorEastAsia" w:cstheme="minorHAnsi"/>
          <w:sz w:val="24"/>
          <w:szCs w:val="24"/>
        </w:rPr>
        <w:t xml:space="preserve">%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xml:space="preserve">) (fig 4a). For the high respiration model of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xml:space="preserve">) (Fig 4c). </w:t>
      </w:r>
    </w:p>
    <w:p w14:paraId="777B581B" w14:textId="0C916639" w:rsidR="00B42856" w:rsidRDefault="0096184E"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p>
    <w:p w14:paraId="69F97C57" w14:textId="6D385000" w:rsidR="00AF31EC" w:rsidRDefault="00AF31EC" w:rsidP="00AF31EC">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 and intercepts</w:t>
      </w:r>
      <w:r w:rsidRPr="00615D1B">
        <w:rPr>
          <w:rFonts w:eastAsiaTheme="minorEastAsia" w:cstheme="minorHAnsi"/>
          <w:b/>
          <w:sz w:val="24"/>
          <w:szCs w:val="24"/>
          <w:lang w:val="en-CA"/>
        </w:rPr>
        <w:t>.</w:t>
      </w:r>
    </w:p>
    <w:p w14:paraId="1B2E0A52" w14:textId="25CC3174" w:rsidR="00F72A4F" w:rsidRDefault="00F72A4F" w:rsidP="00AF31EC">
      <w:pPr>
        <w:spacing w:after="0" w:line="360" w:lineRule="auto"/>
        <w:rPr>
          <w:rFonts w:eastAsiaTheme="minorEastAsia" w:cstheme="minorHAnsi"/>
          <w:b/>
          <w:sz w:val="24"/>
          <w:szCs w:val="24"/>
          <w:lang w:val="en-CA"/>
        </w:rPr>
      </w:pPr>
    </w:p>
    <w:p w14:paraId="6B70E68E" w14:textId="134E8A6E" w:rsidR="00F72A4F" w:rsidRPr="00F72A4F" w:rsidRDefault="00F72A4F" w:rsidP="00F72A4F">
      <w:pPr>
        <w:spacing w:after="0" w:line="360" w:lineRule="auto"/>
        <w:rPr>
          <w:rFonts w:eastAsiaTheme="minorEastAsia" w:cstheme="minorHAnsi"/>
          <w:sz w:val="24"/>
          <w:szCs w:val="24"/>
          <w:lang w:val="en-CA"/>
        </w:rPr>
      </w:pPr>
      <w:r>
        <w:rPr>
          <w:rFonts w:eastAsiaTheme="minorEastAsia" w:cstheme="minorHAnsi"/>
          <w:sz w:val="24"/>
          <w:szCs w:val="24"/>
          <w:lang w:val="en-CA"/>
        </w:rPr>
        <w:t>The ratio of the total daily photosynthesis: respiration (A/R) was also considered when comparing models. Using a fixed H</w:t>
      </w:r>
      <w:r>
        <w:rPr>
          <w:rFonts w:eastAsiaTheme="minorEastAsia" w:cstheme="minorHAnsi"/>
          <w:sz w:val="24"/>
          <w:szCs w:val="24"/>
          <w:vertAlign w:val="subscript"/>
          <w:lang w:val="en-CA"/>
        </w:rPr>
        <w:t>d</w:t>
      </w:r>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5b). The high respiration model of A/R was similar; the slope was 0.993 ± </w:t>
      </w:r>
      <w:r>
        <w:rPr>
          <w:rFonts w:eastAsiaTheme="minorEastAsia" w:cstheme="minorHAnsi"/>
          <w:sz w:val="24"/>
          <w:szCs w:val="24"/>
          <w:lang w:val="en-CA"/>
        </w:rPr>
        <w:t xml:space="preserve">5.628 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5d). Using a variable H</w:t>
      </w:r>
      <w:r>
        <w:rPr>
          <w:rFonts w:eastAsiaTheme="minorEastAsia" w:cstheme="minorHAnsi"/>
          <w:sz w:val="24"/>
          <w:szCs w:val="24"/>
          <w:vertAlign w:val="subscript"/>
        </w:rPr>
        <w:t>d</w:t>
      </w:r>
      <w:r>
        <w:rPr>
          <w:rFonts w:eastAsiaTheme="minorEastAsia" w:cstheme="minorHAnsi"/>
          <w:sz w:val="24"/>
          <w:szCs w:val="24"/>
        </w:rPr>
        <w:t>, the low respiration model of A/R had a slope of 0.994 ± 0.001 and the intercept was 0.030 ± 0.001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1,556</w:t>
      </w:r>
      <w:r>
        <w:rPr>
          <w:rFonts w:eastAsiaTheme="minorEastAsia" w:cstheme="minorHAnsi"/>
          <w:sz w:val="24"/>
          <w:szCs w:val="24"/>
          <w:lang w:val="en-CA"/>
        </w:rPr>
        <w:t xml:space="preserve"> = 6.857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r>
        <w:rPr>
          <w:rFonts w:eastAsiaTheme="minorEastAsia" w:cstheme="minorHAnsi"/>
          <w:sz w:val="24"/>
          <w:szCs w:val="24"/>
          <w:vertAlign w:val="superscript"/>
        </w:rPr>
        <w:t>5</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5a). The high respiration model had </w:t>
      </w:r>
      <w:r w:rsidR="003D1A1F">
        <w:rPr>
          <w:rFonts w:eastAsiaTheme="minorEastAsia" w:cstheme="minorHAnsi"/>
          <w:sz w:val="24"/>
          <w:szCs w:val="24"/>
        </w:rPr>
        <w:t>a similar slope of 0.994 ± 0.001 and the intercept was 0.017 ± 0.003 (approximately 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 xml:space="preserve">) (Fig 5c). </w:t>
      </w:r>
    </w:p>
    <w:p w14:paraId="2591F0A1" w14:textId="77777777" w:rsidR="00F72A4F" w:rsidRDefault="00F72A4F" w:rsidP="00AF31EC">
      <w:pPr>
        <w:spacing w:after="0" w:line="360" w:lineRule="auto"/>
        <w:rPr>
          <w:rFonts w:eastAsiaTheme="minorEastAsia" w:cstheme="minorHAnsi"/>
          <w:b/>
          <w:sz w:val="24"/>
          <w:szCs w:val="24"/>
          <w:lang w:val="en-CA"/>
        </w:rPr>
      </w:pPr>
    </w:p>
    <w:p w14:paraId="3C184BC8" w14:textId="13D37DCF" w:rsidR="000B4C3E" w:rsidRDefault="00A83843"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p>
    <w:p w14:paraId="32AD0818" w14:textId="795CB350" w:rsidR="00E83BF0" w:rsidRDefault="00E83BF0" w:rsidP="00E83BF0">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A</w:t>
      </w:r>
      <w:r w:rsidR="00A83843">
        <w:rPr>
          <w:rFonts w:eastAsiaTheme="minorEastAsia" w:cstheme="minorHAnsi"/>
          <w:b/>
          <w:sz w:val="24"/>
          <w:szCs w:val="24"/>
          <w:lang w:val="en-CA"/>
        </w:rPr>
        <w:t>/</w:t>
      </w:r>
      <w:r>
        <w:rPr>
          <w:rFonts w:eastAsiaTheme="minorEastAsia" w:cstheme="minorHAnsi"/>
          <w:b/>
          <w:sz w:val="24"/>
          <w:szCs w:val="24"/>
          <w:lang w:val="en-CA"/>
        </w:rPr>
        <w:t>R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r w:rsidR="0028651E">
        <w:rPr>
          <w:rFonts w:eastAsiaTheme="minorEastAsia" w:cstheme="minorHAnsi"/>
          <w:b/>
          <w:sz w:val="24"/>
          <w:szCs w:val="24"/>
          <w:lang w:val="en-CA"/>
        </w:rPr>
        <w:t xml:space="preserve"> respective</w:t>
      </w:r>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p>
    <w:p w14:paraId="3D7C8E68" w14:textId="77777777" w:rsidR="003D1A1F" w:rsidRDefault="003D1A1F" w:rsidP="002B0AA8">
      <w:pPr>
        <w:spacing w:after="0" w:line="360" w:lineRule="auto"/>
        <w:rPr>
          <w:rFonts w:eastAsiaTheme="minorEastAsia" w:cstheme="minorHAnsi"/>
          <w:sz w:val="24"/>
          <w:szCs w:val="24"/>
          <w:lang w:val="en-CA"/>
        </w:rPr>
      </w:pPr>
    </w:p>
    <w:p w14:paraId="1BF3B5F2" w14:textId="548FB2A5" w:rsidR="00B42856" w:rsidRDefault="003D1A1F" w:rsidP="002B0AA8">
      <w:pPr>
        <w:spacing w:after="0" w:line="360" w:lineRule="auto"/>
        <w:rPr>
          <w:rFonts w:eastAsiaTheme="minorEastAsia" w:cstheme="minorHAnsi"/>
          <w:sz w:val="24"/>
          <w:szCs w:val="24"/>
          <w:lang w:val="en-CA"/>
        </w:rPr>
      </w:pPr>
      <w:r>
        <w:rPr>
          <w:rFonts w:eastAsiaTheme="minorEastAsia" w:cstheme="minorHAnsi"/>
          <w:sz w:val="24"/>
          <w:szCs w:val="24"/>
          <w:lang w:val="en-CA"/>
        </w:rPr>
        <w:t>Lastly, total daily carbon (C) gain was</w:t>
      </w:r>
      <w:r w:rsidR="00DE616C">
        <w:rPr>
          <w:rFonts w:eastAsiaTheme="minorEastAsia" w:cstheme="minorHAnsi"/>
          <w:sz w:val="24"/>
          <w:szCs w:val="24"/>
          <w:lang w:val="en-CA"/>
        </w:rPr>
        <w:t xml:space="preserve"> also</w:t>
      </w:r>
      <w:r>
        <w:rPr>
          <w:rFonts w:eastAsiaTheme="minorEastAsia" w:cstheme="minorHAnsi"/>
          <w:sz w:val="24"/>
          <w:szCs w:val="24"/>
          <w:lang w:val="en-CA"/>
        </w:rPr>
        <w:t xml:space="preserve"> compared between models with different thermal response parameters. Using a fixed H</w:t>
      </w:r>
      <w:r>
        <w:rPr>
          <w:rFonts w:eastAsiaTheme="minorEastAsia" w:cstheme="minorHAnsi"/>
          <w:sz w:val="24"/>
          <w:szCs w:val="24"/>
          <w:vertAlign w:val="subscript"/>
          <w:lang w:val="en-CA"/>
        </w:rPr>
        <w:t xml:space="preserve">d </w:t>
      </w:r>
      <w:r>
        <w:rPr>
          <w:rFonts w:eastAsiaTheme="minorEastAsia" w:cstheme="minorHAnsi"/>
          <w:sz w:val="24"/>
          <w:szCs w:val="24"/>
          <w:lang w:val="en-CA"/>
        </w:rPr>
        <w:t>of 200 kJ mol</w:t>
      </w:r>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0.978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7.609 </w:t>
      </w:r>
      <w:r w:rsidR="00DE616C" w:rsidRPr="005C3801">
        <w:rPr>
          <w:rFonts w:eastAsiaTheme="minorEastAsia" w:cstheme="minorHAnsi"/>
          <w:sz w:val="24"/>
          <w:szCs w:val="24"/>
        </w:rPr>
        <w:t>∙ 10</w:t>
      </w:r>
      <w:r w:rsidR="00DE616C">
        <w:rPr>
          <w:rFonts w:eastAsiaTheme="minorEastAsia" w:cstheme="minorHAnsi"/>
          <w:sz w:val="24"/>
          <w:szCs w:val="24"/>
          <w:vertAlign w:val="superscript"/>
        </w:rPr>
        <w:t>-5</w:t>
      </w:r>
      <w:r w:rsidR="00DE616C">
        <w:rPr>
          <w:rFonts w:eastAsiaTheme="minorEastAsia" w:cstheme="minorHAnsi"/>
          <w:sz w:val="24"/>
          <w:szCs w:val="24"/>
        </w:rPr>
        <w:t xml:space="preserve"> (approximately 2% of 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1.726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xml:space="preserve">) (Fig 6b). </w:t>
      </w:r>
      <w:r w:rsidR="00891366">
        <w:rPr>
          <w:rFonts w:eastAsiaTheme="minorEastAsia" w:cstheme="minorHAnsi"/>
          <w:sz w:val="24"/>
          <w:szCs w:val="24"/>
        </w:rPr>
        <w:t>Likewise</w:t>
      </w:r>
      <w:r w:rsidR="00DE616C">
        <w:rPr>
          <w:rFonts w:eastAsiaTheme="minorEastAsia" w:cstheme="minorHAnsi"/>
          <w:sz w:val="24"/>
          <w:szCs w:val="24"/>
        </w:rPr>
        <w:t xml:space="preserve">, the high respiration of total C gain had a slope of 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7.261 </w:t>
      </w:r>
      <w:r w:rsidR="00DE616C" w:rsidRPr="005C3801">
        <w:rPr>
          <w:rFonts w:eastAsiaTheme="minorEastAsia" w:cstheme="minorHAnsi"/>
          <w:sz w:val="24"/>
          <w:szCs w:val="24"/>
        </w:rPr>
        <w:t>∙ 10</w:t>
      </w:r>
      <w:r w:rsidR="00DE616C">
        <w:rPr>
          <w:rFonts w:eastAsiaTheme="minorEastAsia" w:cstheme="minorHAnsi"/>
          <w:sz w:val="24"/>
          <w:szCs w:val="24"/>
          <w:vertAlign w:val="superscript"/>
        </w:rPr>
        <w:t xml:space="preserve">-4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1.116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xml:space="preserve">) (Fig 6d). </w:t>
      </w:r>
      <w:r w:rsidR="0028651E">
        <w:rPr>
          <w:rFonts w:eastAsiaTheme="minorEastAsia" w:cstheme="minorHAnsi"/>
          <w:sz w:val="24"/>
          <w:szCs w:val="24"/>
        </w:rPr>
        <w:t>This can be compared to a variable H</w:t>
      </w:r>
      <w:r w:rsidR="0028651E">
        <w:rPr>
          <w:rFonts w:eastAsiaTheme="minorEastAsia" w:cstheme="minorHAnsi"/>
          <w:sz w:val="24"/>
          <w:szCs w:val="24"/>
          <w:vertAlign w:val="subscript"/>
        </w:rPr>
        <w:t>d</w:t>
      </w:r>
      <w:r w:rsidR="0028651E">
        <w:rPr>
          <w:rFonts w:eastAsiaTheme="minorEastAsia" w:cstheme="minorHAnsi"/>
          <w:sz w:val="24"/>
          <w:szCs w:val="24"/>
        </w:rPr>
        <w:t xml:space="preserve">; starting with the low respiration model, total C gain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1.223 </w:t>
      </w:r>
      <w:r w:rsidR="0028651E" w:rsidRPr="005C3801">
        <w:rPr>
          <w:rFonts w:eastAsiaTheme="minorEastAsia" w:cstheme="minorHAnsi"/>
          <w:sz w:val="24"/>
          <w:szCs w:val="24"/>
        </w:rPr>
        <w:t>∙ 10</w:t>
      </w:r>
      <w:r w:rsidR="0028651E">
        <w:rPr>
          <w:rFonts w:eastAsiaTheme="minorEastAsia" w:cstheme="minorHAnsi"/>
          <w:sz w:val="24"/>
          <w:szCs w:val="24"/>
          <w:vertAlign w:val="superscript"/>
        </w:rPr>
        <w:t>-3</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1.06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xml:space="preserve">) (Fig 6a). The high respiration of total C gain also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xml:space="preserve">) (Fig 6c). </w:t>
      </w:r>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rFonts w:eastAsiaTheme="minorEastAsia" w:cstheme="minorHAnsi"/>
          <w:sz w:val="24"/>
          <w:szCs w:val="24"/>
        </w:rPr>
      </w:pPr>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p>
    <w:p w14:paraId="752647A4" w14:textId="20A03794" w:rsidR="002F71BA" w:rsidRDefault="000E68C1" w:rsidP="000E68C1">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carbon gain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 xml:space="preserve"> “New”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C</w:t>
      </w:r>
      <w:r w:rsidRPr="00615D1B">
        <w:rPr>
          <w:rFonts w:eastAsiaTheme="minorEastAsia" w:cstheme="minorHAnsi"/>
          <w:b/>
          <w:sz w:val="24"/>
          <w:szCs w:val="24"/>
          <w:lang w:val="en-CA"/>
        </w:rPr>
        <w:t xml:space="preserve">: </w:t>
      </w:r>
      <w:r>
        <w:rPr>
          <w:rFonts w:eastAsiaTheme="minorEastAsia" w:cstheme="minorHAnsi"/>
          <w:b/>
          <w:sz w:val="24"/>
          <w:szCs w:val="24"/>
          <w:lang w:val="en-CA"/>
        </w:rPr>
        <w:t>carbon</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w:t>
      </w:r>
      <w:r w:rsidR="00AF31EC">
        <w:rPr>
          <w:rFonts w:eastAsiaTheme="minorEastAsia" w:cstheme="minorHAnsi"/>
          <w:b/>
          <w:sz w:val="24"/>
          <w:szCs w:val="24"/>
          <w:lang w:val="en-CA"/>
        </w:rPr>
        <w:t xml:space="preserve"> and </w:t>
      </w:r>
      <w:r>
        <w:rPr>
          <w:rFonts w:eastAsiaTheme="minorEastAsia" w:cstheme="minorHAnsi"/>
          <w:b/>
          <w:sz w:val="24"/>
          <w:szCs w:val="24"/>
          <w:lang w:val="en-CA"/>
        </w:rPr>
        <w:t>intercepts</w:t>
      </w:r>
      <w:r w:rsidRPr="00615D1B">
        <w:rPr>
          <w:rFonts w:eastAsiaTheme="minorEastAsia" w:cstheme="minorHAnsi"/>
          <w:b/>
          <w:sz w:val="24"/>
          <w:szCs w:val="24"/>
          <w:lang w:val="en-CA"/>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commentRangeStart w:id="124"/>
      <w:r w:rsidRPr="00615D1B">
        <w:rPr>
          <w:rFonts w:eastAsiaTheme="minorEastAsia" w:cstheme="minorHAnsi"/>
          <w:b/>
          <w:sz w:val="24"/>
          <w:szCs w:val="24"/>
          <w:u w:val="single"/>
        </w:rPr>
        <w:t>Discussion</w:t>
      </w:r>
      <w:commentRangeEnd w:id="124"/>
      <w:r w:rsidR="00FC08D6" w:rsidRPr="00615D1B">
        <w:rPr>
          <w:rStyle w:val="CommentReference"/>
          <w:u w:val="single"/>
        </w:rPr>
        <w:commentReference w:id="124"/>
      </w:r>
    </w:p>
    <w:p w14:paraId="4CC724BA" w14:textId="79F09732"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r w:rsidR="00247F8E" w:rsidRPr="005C3801">
        <w:rPr>
          <w:rFonts w:cstheme="minorHAnsi"/>
          <w:sz w:val="24"/>
          <w:szCs w:val="24"/>
          <w:lang w:val="en-CA"/>
        </w:rPr>
        <w:t>Kattge &amp; Knorr, 2007; Duursma &amp; Medlyn, 2012; Rogers et al., 2017; Smith &amp; Dukes, 2017; Stinziano et al., 2018; Stinziano et al., 2019; Kumarathunge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 no large impact on the fitted temperature response parameters for V</w:t>
      </w:r>
      <w:r w:rsidRPr="005C3801">
        <w:rPr>
          <w:rFonts w:eastAsiaTheme="minorEastAsia" w:cstheme="minorHAnsi"/>
          <w:sz w:val="24"/>
          <w:szCs w:val="24"/>
          <w:vertAlign w:val="subscript"/>
          <w:lang w:val="en-CA"/>
        </w:rPr>
        <w:t>cmax</w:t>
      </w:r>
      <w:r w:rsidRPr="005C3801">
        <w:rPr>
          <w:rFonts w:eastAsiaTheme="minorEastAsia" w:cstheme="minorHAnsi"/>
          <w:sz w:val="24"/>
          <w:szCs w:val="24"/>
          <w:lang w:val="en-CA"/>
        </w:rPr>
        <w:t xml:space="preserve"> and J</w:t>
      </w:r>
      <w:r w:rsidRPr="005C3801">
        <w:rPr>
          <w:rFonts w:eastAsiaTheme="minorEastAsia" w:cstheme="minorHAnsi"/>
          <w:sz w:val="24"/>
          <w:szCs w:val="24"/>
          <w:vertAlign w:val="subscript"/>
          <w:lang w:val="en-CA"/>
        </w:rPr>
        <w:t>max</w:t>
      </w:r>
      <w:ins w:id="125" w:author="Joseph Stinziano" w:date="2020-01-27T07:53:00Z">
        <w:r w:rsidR="00DE701F">
          <w:rPr>
            <w:rFonts w:eastAsiaTheme="minorEastAsia" w:cstheme="minorHAnsi"/>
            <w:sz w:val="24"/>
            <w:szCs w:val="24"/>
            <w:lang w:val="en-CA"/>
          </w:rPr>
          <w:t>, ranging between 0 and 3.8% different dependent on the parameter</w:t>
        </w:r>
      </w:ins>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 slightly reduced values for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fit.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fixed, there are no meaningful differences in the fits except for ΔS for J</w:t>
      </w:r>
      <w:r w:rsidRPr="005C3801">
        <w:rPr>
          <w:rFonts w:eastAsiaTheme="minorEastAsia" w:cstheme="minorHAnsi"/>
          <w:sz w:val="24"/>
          <w:szCs w:val="24"/>
          <w:vertAlign w:val="subscript"/>
        </w:rPr>
        <w:t>max</w:t>
      </w:r>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values, and intercepts in the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regressions of ~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the curve can have a strong impact on the integral of the response (Jensen, 1906). This caused the differences in temperature response parameters to cause ~</w:t>
      </w:r>
      <w:del w:id="126" w:author="Joseph Stinziano" w:date="2020-01-27T07:54:00Z">
        <w:r w:rsidR="006A4F31" w:rsidDel="00DE701F">
          <w:rPr>
            <w:rFonts w:eastAsiaTheme="minorEastAsia" w:cstheme="minorHAnsi"/>
            <w:sz w:val="24"/>
            <w:szCs w:val="24"/>
          </w:rPr>
          <w:delText>1.8</w:delText>
        </w:r>
      </w:del>
      <w:ins w:id="127" w:author="Joseph Stinziano" w:date="2020-01-27T07:54:00Z">
        <w:r w:rsidR="00DE701F">
          <w:rPr>
            <w:rFonts w:eastAsiaTheme="minorEastAsia" w:cstheme="minorHAnsi"/>
            <w:sz w:val="24"/>
            <w:szCs w:val="24"/>
          </w:rPr>
          <w:t>1.5 – 2.2</w:t>
        </w:r>
      </w:ins>
      <w:r w:rsidR="005B64F0">
        <w:rPr>
          <w:rFonts w:eastAsiaTheme="minorEastAsia" w:cstheme="minorHAnsi"/>
          <w:sz w:val="24"/>
          <w:szCs w:val="24"/>
        </w:rPr>
        <w:t xml:space="preserve">% </w:t>
      </w:r>
      <w:r w:rsidR="002E2148">
        <w:rPr>
          <w:rFonts w:eastAsiaTheme="minorEastAsia" w:cstheme="minorHAnsi"/>
          <w:sz w:val="24"/>
          <w:szCs w:val="24"/>
        </w:rPr>
        <w:t>difference</w:t>
      </w:r>
      <w:r w:rsidR="005B64F0">
        <w:rPr>
          <w:rFonts w:eastAsiaTheme="minorEastAsia" w:cstheme="minorHAnsi"/>
          <w:sz w:val="24"/>
          <w:szCs w:val="24"/>
        </w:rPr>
        <w:t xml:space="preserve"> in daily C balance. </w:t>
      </w:r>
      <w:r w:rsidR="006A4F31">
        <w:rPr>
          <w:rFonts w:eastAsiaTheme="minorEastAsia" w:cstheme="minorHAnsi"/>
          <w:sz w:val="24"/>
          <w:szCs w:val="24"/>
        </w:rPr>
        <w:t>The daily C balance was most affected by the missing term in Equation 3 when comparing models where H</w:t>
      </w:r>
      <w:r w:rsidR="006A4F31">
        <w:rPr>
          <w:rFonts w:eastAsiaTheme="minorEastAsia" w:cstheme="minorHAnsi"/>
          <w:sz w:val="24"/>
          <w:szCs w:val="24"/>
          <w:vertAlign w:val="subscript"/>
        </w:rPr>
        <w:t>d</w:t>
      </w:r>
      <w:r w:rsidR="006A4F31">
        <w:rPr>
          <w:rFonts w:eastAsiaTheme="minorEastAsia" w:cstheme="minorHAnsi"/>
          <w:sz w:val="24"/>
          <w:szCs w:val="24"/>
        </w:rPr>
        <w:t xml:space="preserve"> was fixed, leading to a 2.2% change. Overall, comparisons of low-respiration to high-respiration scenarios resulted in similar percent changes in daily C balance; however, the variation was consistently larger under high-respiration across all variables measured. </w:t>
      </w:r>
      <w:r w:rsidR="00DB39CD">
        <w:rPr>
          <w:rFonts w:eastAsiaTheme="minorEastAsia" w:cstheme="minorHAnsi"/>
          <w:sz w:val="24"/>
          <w:szCs w:val="24"/>
        </w:rPr>
        <w:t xml:space="preserve">Similar trends were found when comparing differences in daily photosynthesis and A/R. </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1F0A7D99" w:rsidR="00BA5007" w:rsidRPr="00F44E11" w:rsidRDefault="00383A05" w:rsidP="002B0AA8">
      <w:pPr>
        <w:spacing w:after="0" w:line="360" w:lineRule="auto"/>
        <w:rPr>
          <w:ins w:id="128" w:author="Joseph Stinziano" w:date="2020-01-27T08:05:00Z"/>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0E4716">
        <w:rPr>
          <w:rFonts w:eastAsiaTheme="minorEastAsia" w:cstheme="minorHAnsi"/>
          <w:sz w:val="24"/>
          <w:szCs w:val="24"/>
          <w:lang w:val="en-CA"/>
        </w:rPr>
        <w:t>may appear negligible based on the parameter</w:t>
      </w:r>
      <w:ins w:id="129" w:author="Joseph Stinziano" w:date="2020-01-27T07:55:00Z">
        <w:r w:rsidR="00DE701F">
          <w:rPr>
            <w:rFonts w:eastAsiaTheme="minorEastAsia" w:cstheme="minorHAnsi"/>
            <w:sz w:val="24"/>
            <w:szCs w:val="24"/>
            <w:lang w:val="en-CA"/>
          </w:rPr>
          <w:t xml:space="preserve"> outputs</w:t>
        </w:r>
      </w:ins>
      <w:del w:id="130" w:author="Joseph Stinziano" w:date="2020-01-27T07:55:00Z">
        <w:r w:rsidR="000E4716" w:rsidDel="00DE701F">
          <w:rPr>
            <w:rFonts w:eastAsiaTheme="minorEastAsia" w:cstheme="minorHAnsi"/>
            <w:sz w:val="24"/>
            <w:szCs w:val="24"/>
            <w:lang w:val="en-CA"/>
          </w:rPr>
          <w:delText>s</w:delText>
        </w:r>
      </w:del>
      <w:r w:rsidR="000E4716">
        <w:rPr>
          <w:rFonts w:eastAsiaTheme="minorEastAsia" w:cstheme="minorHAnsi"/>
          <w:sz w:val="24"/>
          <w:szCs w:val="24"/>
          <w:lang w:val="en-CA"/>
        </w:rPr>
        <w:t>, however 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r w:rsidR="00FE7FF8" w:rsidRPr="005C3801">
        <w:rPr>
          <w:rFonts w:eastAsiaTheme="minorEastAsia" w:cstheme="minorHAnsi"/>
          <w:sz w:val="24"/>
          <w:szCs w:val="24"/>
          <w:lang w:val="en-CA"/>
        </w:rPr>
        <w:t xml:space="preserve"> </w:t>
      </w:r>
      <w:ins w:id="131" w:author="Joseph Stinziano" w:date="2020-01-27T08:13:00Z">
        <w:r w:rsidR="00F44E11">
          <w:rPr>
            <w:rFonts w:eastAsiaTheme="minorEastAsia" w:cstheme="minorHAnsi"/>
            <w:sz w:val="24"/>
            <w:szCs w:val="24"/>
            <w:lang w:val="en-CA"/>
          </w:rPr>
          <w:t>A</w:t>
        </w:r>
      </w:ins>
      <w:ins w:id="132" w:author="Joseph Stinziano" w:date="2020-01-27T08:12:00Z">
        <w:r w:rsidR="00F44E11">
          <w:rPr>
            <w:rFonts w:eastAsiaTheme="minorEastAsia" w:cstheme="minorHAnsi"/>
            <w:sz w:val="24"/>
            <w:szCs w:val="24"/>
            <w:lang w:val="en-CA"/>
          </w:rPr>
          <w:t xml:space="preserve"> g</w:t>
        </w:r>
      </w:ins>
      <w:ins w:id="133" w:author="Joseph Stinziano" w:date="2020-01-27T08:13:00Z">
        <w:r w:rsidR="00F44E11">
          <w:rPr>
            <w:rFonts w:eastAsiaTheme="minorEastAsia" w:cstheme="minorHAnsi"/>
            <w:sz w:val="24"/>
            <w:szCs w:val="24"/>
            <w:lang w:val="en-CA"/>
          </w:rPr>
          <w:t>rowing body of literature</w:t>
        </w:r>
      </w:ins>
      <w:ins w:id="134" w:author="Joseph Stinziano" w:date="2020-01-27T08:05:00Z">
        <w:r w:rsidR="00BA5007">
          <w:rPr>
            <w:rFonts w:eastAsiaTheme="minorEastAsia" w:cstheme="minorHAnsi"/>
            <w:sz w:val="24"/>
            <w:szCs w:val="24"/>
            <w:lang w:val="en-CA"/>
          </w:rPr>
          <w:t xml:space="preserve"> on </w:t>
        </w:r>
      </w:ins>
      <w:ins w:id="135" w:author="Joseph Stinziano" w:date="2020-01-27T08:13:00Z">
        <w:r w:rsidR="00F44E11">
          <w:rPr>
            <w:rFonts w:eastAsiaTheme="minorEastAsia" w:cstheme="minorHAnsi"/>
            <w:sz w:val="24"/>
            <w:szCs w:val="24"/>
            <w:lang w:val="en-CA"/>
          </w:rPr>
          <w:t xml:space="preserve">using </w:t>
        </w:r>
      </w:ins>
      <w:ins w:id="136" w:author="Joseph Stinziano" w:date="2020-01-27T08:05:00Z">
        <w:r w:rsidR="00BA5007">
          <w:rPr>
            <w:rFonts w:eastAsiaTheme="minorEastAsia" w:cstheme="minorHAnsi"/>
            <w:sz w:val="24"/>
            <w:szCs w:val="24"/>
            <w:lang w:val="en-CA"/>
          </w:rPr>
          <w:t>Optimality</w:t>
        </w:r>
        <w:r w:rsidR="00F44E11">
          <w:rPr>
            <w:rFonts w:eastAsiaTheme="minorEastAsia" w:cstheme="minorHAnsi"/>
            <w:sz w:val="24"/>
            <w:szCs w:val="24"/>
            <w:lang w:val="en-CA"/>
          </w:rPr>
          <w:t xml:space="preserve"> Theory for estimating </w:t>
        </w:r>
      </w:ins>
      <w:ins w:id="137" w:author="Joseph Stinziano" w:date="2020-01-27T08:06:00Z">
        <w:r w:rsidR="00F44E11">
          <w:rPr>
            <w:rFonts w:eastAsiaTheme="minorEastAsia" w:cstheme="minorHAnsi"/>
            <w:sz w:val="24"/>
            <w:szCs w:val="24"/>
            <w:lang w:val="en-CA"/>
          </w:rPr>
          <w:t>V</w:t>
        </w:r>
        <w:r w:rsidR="00F44E11">
          <w:rPr>
            <w:rFonts w:eastAsiaTheme="minorEastAsia" w:cstheme="minorHAnsi"/>
            <w:sz w:val="24"/>
            <w:szCs w:val="24"/>
            <w:vertAlign w:val="subscript"/>
            <w:lang w:val="en-CA"/>
          </w:rPr>
          <w:t>cmax25</w:t>
        </w:r>
        <w:r w:rsidR="00F44E11">
          <w:rPr>
            <w:rFonts w:eastAsiaTheme="minorEastAsia" w:cstheme="minorHAnsi"/>
            <w:sz w:val="24"/>
            <w:szCs w:val="24"/>
            <w:lang w:val="en-CA"/>
          </w:rPr>
          <w:t xml:space="preserve"> and J</w:t>
        </w:r>
        <w:r w:rsidR="00F44E11">
          <w:rPr>
            <w:rFonts w:eastAsiaTheme="minorEastAsia" w:cstheme="minorHAnsi"/>
            <w:sz w:val="24"/>
            <w:szCs w:val="24"/>
            <w:vertAlign w:val="subscript"/>
            <w:lang w:val="en-CA"/>
          </w:rPr>
          <w:t>max25</w:t>
        </w:r>
        <w:r w:rsidR="00F44E11">
          <w:rPr>
            <w:rFonts w:eastAsiaTheme="minorEastAsia" w:cstheme="minorHAnsi"/>
            <w:sz w:val="24"/>
            <w:szCs w:val="24"/>
            <w:lang w:val="en-CA"/>
          </w:rPr>
          <w:t xml:space="preserve"> (</w:t>
        </w:r>
      </w:ins>
      <w:ins w:id="138" w:author="Joseph Stinziano" w:date="2020-01-27T08:12:00Z">
        <w:r w:rsidR="00F44E11">
          <w:rPr>
            <w:rFonts w:eastAsiaTheme="minorEastAsia" w:cstheme="minorHAnsi"/>
            <w:sz w:val="24"/>
            <w:szCs w:val="24"/>
            <w:lang w:val="en-CA"/>
          </w:rPr>
          <w:t xml:space="preserve">Ali et al., 2016; </w:t>
        </w:r>
      </w:ins>
      <w:ins w:id="139" w:author="Joseph Stinziano" w:date="2020-01-27T08:06:00Z">
        <w:r w:rsidR="00F44E11">
          <w:rPr>
            <w:rFonts w:eastAsiaTheme="minorEastAsia" w:cstheme="minorHAnsi"/>
            <w:sz w:val="24"/>
            <w:szCs w:val="24"/>
            <w:lang w:val="en-CA"/>
          </w:rPr>
          <w:t>Walker et al., 2017; Smith et al., 2019</w:t>
        </w:r>
      </w:ins>
      <w:ins w:id="140" w:author="Joseph Stinziano" w:date="2020-01-27T08:13:00Z">
        <w:r w:rsidR="00F44E11">
          <w:rPr>
            <w:rFonts w:eastAsiaTheme="minorEastAsia" w:cstheme="minorHAnsi"/>
            <w:sz w:val="24"/>
            <w:szCs w:val="24"/>
            <w:lang w:val="en-CA"/>
          </w:rPr>
          <w:t>) still relies on Equation 3 for temperature scali</w:t>
        </w:r>
      </w:ins>
      <w:ins w:id="141" w:author="Joseph Stinziano" w:date="2020-01-27T08:14:00Z">
        <w:r w:rsidR="00F44E11">
          <w:rPr>
            <w:rFonts w:eastAsiaTheme="minorEastAsia" w:cstheme="minorHAnsi"/>
            <w:sz w:val="24"/>
            <w:szCs w:val="24"/>
            <w:lang w:val="en-CA"/>
          </w:rPr>
          <w:t xml:space="preserve">ng. Given the impacts we observed, Optimality Theory may be even more successful if the temperature scaling were done </w:t>
        </w:r>
        <w:r w:rsidR="00F44E11">
          <w:rPr>
            <w:rFonts w:eastAsiaTheme="minorEastAsia" w:cstheme="minorHAnsi"/>
            <w:sz w:val="24"/>
            <w:szCs w:val="24"/>
            <w:lang w:val="en-CA"/>
          </w:rPr>
          <w:lastRenderedPageBreak/>
          <w:t>either with Equation 10, or, as we recommend, macrom</w:t>
        </w:r>
      </w:ins>
      <w:ins w:id="142" w:author="Joseph Stinziano" w:date="2020-01-27T08:15:00Z">
        <w:r w:rsidR="00F44E11">
          <w:rPr>
            <w:rFonts w:eastAsiaTheme="minorEastAsia" w:cstheme="minorHAnsi"/>
            <w:sz w:val="24"/>
            <w:szCs w:val="24"/>
            <w:lang w:val="en-CA"/>
          </w:rPr>
          <w:t>olecular rate theory which is grounded in thermodynamics (e.g. Liang et al., 2018).</w:t>
        </w:r>
      </w:ins>
    </w:p>
    <w:p w14:paraId="2DA01BD7" w14:textId="77777777" w:rsidR="00BA5007" w:rsidRDefault="00BA5007" w:rsidP="002B0AA8">
      <w:pPr>
        <w:spacing w:after="0" w:line="360" w:lineRule="auto"/>
        <w:rPr>
          <w:ins w:id="143" w:author="Joseph Stinziano" w:date="2020-01-27T08:05:00Z"/>
          <w:rFonts w:eastAsiaTheme="minorEastAsia" w:cstheme="minorHAnsi"/>
          <w:sz w:val="24"/>
          <w:szCs w:val="24"/>
          <w:lang w:val="en-CA"/>
        </w:rPr>
      </w:pPr>
    </w:p>
    <w:p w14:paraId="590090A4" w14:textId="55620D2B" w:rsidR="002F07D0" w:rsidRPr="005C3801" w:rsidRDefault="00FE7FF8"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Since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is incorrect, there are three arguments for moving beyond the modified Arrhenius paradigm: 1)</w:t>
      </w:r>
      <w:r w:rsidR="00247F8E" w:rsidRPr="005C3801">
        <w:rPr>
          <w:rFonts w:eastAsiaTheme="minorEastAsia" w:cstheme="minorHAnsi"/>
          <w:sz w:val="24"/>
          <w:szCs w:val="24"/>
          <w:lang w:val="en-CA"/>
        </w:rPr>
        <w:t xml:space="preserve"> there are new approaches to modeling biological temperature responses that are </w:t>
      </w:r>
      <w:r w:rsidR="000E4716" w:rsidRPr="005C3801">
        <w:rPr>
          <w:rFonts w:eastAsiaTheme="minorEastAsia" w:cstheme="minorHAnsi"/>
          <w:sz w:val="24"/>
          <w:szCs w:val="24"/>
          <w:lang w:val="en-CA"/>
        </w:rPr>
        <w:t>better</w:t>
      </w:r>
      <w:r w:rsidR="000E4716">
        <w:rPr>
          <w:rFonts w:eastAsiaTheme="minorEastAsia" w:cstheme="minorHAnsi"/>
          <w:sz w:val="24"/>
          <w:szCs w:val="24"/>
          <w:lang w:val="en-CA"/>
        </w:rPr>
        <w:t>-</w:t>
      </w:r>
      <w:r w:rsidR="00247F8E" w:rsidRPr="005C3801">
        <w:rPr>
          <w:rFonts w:eastAsiaTheme="minorEastAsia" w:cstheme="minorHAnsi"/>
          <w:sz w:val="24"/>
          <w:szCs w:val="24"/>
          <w:lang w:val="en-CA"/>
        </w:rPr>
        <w:t>grounded in thermodynamics (e.g. Macromolecular Rate Theory; Hobbs et al., 2013; Liang et al., 2018)</w:t>
      </w:r>
      <w:r w:rsidRPr="005C3801">
        <w:rPr>
          <w:rFonts w:eastAsiaTheme="minorEastAsia" w:cstheme="minorHAnsi"/>
          <w:sz w:val="24"/>
          <w:szCs w:val="24"/>
          <w:lang w:val="en-CA"/>
        </w:rPr>
        <w:t>;</w:t>
      </w:r>
      <w:r w:rsidR="00247F8E" w:rsidRPr="005C3801">
        <w:rPr>
          <w:rFonts w:eastAsiaTheme="minorEastAsia" w:cstheme="minorHAnsi"/>
          <w:sz w:val="24"/>
          <w:szCs w:val="24"/>
          <w:lang w:val="en-CA"/>
        </w:rPr>
        <w:t xml:space="preserve"> </w:t>
      </w:r>
      <w:r w:rsidRPr="005C3801">
        <w:rPr>
          <w:rFonts w:eastAsiaTheme="minorEastAsia" w:cstheme="minorHAnsi"/>
          <w:sz w:val="24"/>
          <w:szCs w:val="24"/>
          <w:lang w:val="en-CA"/>
        </w:rPr>
        <w:t>2)</w:t>
      </w:r>
      <w:r w:rsidR="00247F8E" w:rsidRPr="005C3801">
        <w:rPr>
          <w:rFonts w:eastAsiaTheme="minorEastAsia" w:cstheme="minorHAnsi"/>
          <w:sz w:val="24"/>
          <w:szCs w:val="24"/>
          <w:lang w:val="en-CA"/>
        </w:rPr>
        <w:t xml:space="preserve"> </w:t>
      </w:r>
      <w:r w:rsidR="00E03E76" w:rsidRPr="005C3801">
        <w:rPr>
          <w:rFonts w:eastAsiaTheme="minorEastAsia" w:cstheme="minorHAnsi"/>
          <w:sz w:val="24"/>
          <w:szCs w:val="24"/>
          <w:lang w:val="en-CA"/>
        </w:rPr>
        <w:t xml:space="preserve">uncertainties in model outputs </w:t>
      </w:r>
      <w:r w:rsidRPr="005C3801">
        <w:rPr>
          <w:rFonts w:eastAsiaTheme="minorEastAsia" w:cstheme="minorHAnsi"/>
          <w:sz w:val="24"/>
          <w:szCs w:val="24"/>
          <w:lang w:val="en-CA"/>
        </w:rPr>
        <w:t>may accumulate</w:t>
      </w:r>
      <w:r w:rsidR="00E03E76" w:rsidRPr="005C3801">
        <w:rPr>
          <w:rFonts w:eastAsiaTheme="minorEastAsia" w:cstheme="minorHAnsi"/>
          <w:sz w:val="24"/>
          <w:szCs w:val="24"/>
          <w:lang w:val="en-CA"/>
        </w:rPr>
        <w:t xml:space="preserve"> due to the missing term</w:t>
      </w:r>
      <w:r w:rsidRPr="005C3801">
        <w:rPr>
          <w:rFonts w:eastAsiaTheme="minorEastAsia" w:cstheme="minorHAnsi"/>
          <w:sz w:val="24"/>
          <w:szCs w:val="24"/>
          <w:lang w:val="en-CA"/>
        </w:rPr>
        <w:t xml:space="preserve"> across large spatial and temporal scales</w:t>
      </w:r>
      <w:r w:rsidR="00E03E76" w:rsidRPr="005C3801">
        <w:rPr>
          <w:rFonts w:eastAsiaTheme="minorEastAsia" w:cstheme="minorHAnsi"/>
          <w:sz w:val="24"/>
          <w:szCs w:val="24"/>
          <w:lang w:val="en-CA"/>
        </w:rPr>
        <w:t>,</w:t>
      </w:r>
      <w:r w:rsidRPr="005C3801">
        <w:rPr>
          <w:rFonts w:eastAsiaTheme="minorEastAsia" w:cstheme="minorHAnsi"/>
          <w:sz w:val="24"/>
          <w:szCs w:val="24"/>
          <w:lang w:val="en-CA"/>
        </w:rPr>
        <w:t xml:space="preserve"> and 3) the modified Arrhenius model as implemented is categorically incorrect due to a missing term.</w:t>
      </w:r>
      <w:r w:rsidR="00E03E76"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Therefore, we </w:t>
      </w:r>
      <w:del w:id="144" w:author="Joseph Stinziano" w:date="2020-01-27T07:56:00Z">
        <w:r w:rsidRPr="005C3801" w:rsidDel="00DE701F">
          <w:rPr>
            <w:rFonts w:eastAsiaTheme="minorEastAsia" w:cstheme="minorHAnsi"/>
            <w:sz w:val="24"/>
            <w:szCs w:val="24"/>
            <w:lang w:val="en-CA"/>
          </w:rPr>
          <w:delText xml:space="preserve">argue </w:delText>
        </w:r>
      </w:del>
      <w:ins w:id="145" w:author="Joseph Stinziano" w:date="2020-01-27T07:56:00Z">
        <w:r w:rsidR="00DE701F">
          <w:rPr>
            <w:rFonts w:eastAsiaTheme="minorEastAsia" w:cstheme="minorHAnsi"/>
            <w:sz w:val="24"/>
            <w:szCs w:val="24"/>
            <w:lang w:val="en-CA"/>
          </w:rPr>
          <w:t>conclude</w:t>
        </w:r>
        <w:r w:rsidR="00DE701F" w:rsidRPr="005C3801">
          <w:rPr>
            <w:rFonts w:eastAsiaTheme="minorEastAsia" w:cstheme="minorHAnsi"/>
            <w:sz w:val="24"/>
            <w:szCs w:val="24"/>
            <w:lang w:val="en-CA"/>
          </w:rPr>
          <w:t xml:space="preserve"> </w:t>
        </w:r>
      </w:ins>
      <w:r w:rsidRPr="005C3801">
        <w:rPr>
          <w:rFonts w:eastAsiaTheme="minorEastAsia" w:cstheme="minorHAnsi"/>
          <w:sz w:val="24"/>
          <w:szCs w:val="24"/>
          <w:lang w:val="en-CA"/>
        </w:rPr>
        <w:t>that future modeling efforts should move beyond this incorrect paradigm.</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4079EDC7" w:rsidR="006E15F2" w:rsidRPr="005C3801"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ins w:id="146" w:author="Joseph Stinziano" w:date="2020-01-27T07:09:00Z">
        <w:r w:rsidR="00590C14">
          <w:rPr>
            <w:rFonts w:eastAsiaTheme="minorEastAsia" w:cstheme="minorHAnsi"/>
            <w:sz w:val="24"/>
            <w:szCs w:val="24"/>
            <w:lang w:val="en-CA"/>
          </w:rPr>
          <w:t xml:space="preserve"> This research was supported by personal funds.</w:t>
        </w:r>
      </w:ins>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1EB09B4A" w:rsidR="00F44E11" w:rsidRDefault="00F44E11" w:rsidP="002B0AA8">
      <w:pPr>
        <w:spacing w:after="0" w:line="360" w:lineRule="auto"/>
        <w:ind w:left="567" w:hanging="567"/>
        <w:rPr>
          <w:ins w:id="147" w:author="Joseph Stinziano" w:date="2020-01-27T08:16:00Z"/>
          <w:rFonts w:cstheme="minorHAnsi"/>
          <w:sz w:val="24"/>
          <w:szCs w:val="24"/>
          <w:lang w:val="en-CA"/>
        </w:rPr>
      </w:pPr>
      <w:ins w:id="148" w:author="Joseph Stinziano" w:date="2020-01-27T08:16:00Z">
        <w:r>
          <w:rPr>
            <w:rFonts w:cstheme="minorHAnsi"/>
            <w:sz w:val="24"/>
            <w:szCs w:val="24"/>
            <w:lang w:val="en-CA"/>
          </w:rPr>
          <w:t xml:space="preserve">Ali AA, Xu C, Rogers A, </w:t>
        </w:r>
        <w:r w:rsidR="007F3EC6">
          <w:rPr>
            <w:rFonts w:cstheme="minorHAnsi"/>
            <w:sz w:val="24"/>
            <w:szCs w:val="24"/>
            <w:lang w:val="en-CA"/>
          </w:rPr>
          <w:t>Fisher RA, Wullschleger SD, Massoud EC, Vrugt JA</w:t>
        </w:r>
      </w:ins>
      <w:ins w:id="149" w:author="Joseph Stinziano" w:date="2020-01-27T08:17:00Z">
        <w:r w:rsidR="007F3EC6">
          <w:rPr>
            <w:rFonts w:cstheme="minorHAnsi"/>
            <w:sz w:val="24"/>
            <w:szCs w:val="24"/>
            <w:lang w:val="en-CA"/>
          </w:rPr>
          <w:t>, Muss JD, et al. 2016. A global scale mechanistic model of photosynthetic capacity (LUNA V1.0). Geoscientific Model Development 9:587-606.</w:t>
        </w:r>
      </w:ins>
    </w:p>
    <w:p w14:paraId="74CCF87F" w14:textId="09853516"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Amthor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1621B3B8" w14:textId="047A9265" w:rsidR="00AD7D0E" w:rsidRPr="00AD7D0E" w:rsidRDefault="00AD7D0E" w:rsidP="002B0AA8">
      <w:pPr>
        <w:spacing w:after="0" w:line="360" w:lineRule="auto"/>
        <w:ind w:left="567" w:hanging="567"/>
        <w:rPr>
          <w:rFonts w:cstheme="minorHAnsi"/>
          <w:sz w:val="24"/>
          <w:szCs w:val="24"/>
          <w:lang w:val="en-CA"/>
        </w:rPr>
      </w:pPr>
      <w:r>
        <w:rPr>
          <w:rFonts w:cstheme="minorHAnsi"/>
          <w:sz w:val="24"/>
          <w:szCs w:val="24"/>
          <w:lang w:val="en-CA"/>
        </w:rPr>
        <w:t xml:space="preserve">Ayub G, Smith RA, Tissue DT, Atkin OK. 2011. Impacts of drought on leaf respiration in darkness and light in </w:t>
      </w:r>
      <w:r>
        <w:rPr>
          <w:rFonts w:cstheme="minorHAnsi"/>
          <w:i/>
          <w:sz w:val="24"/>
          <w:szCs w:val="24"/>
          <w:lang w:val="en-CA"/>
        </w:rPr>
        <w:t>Eucalyptus saligna</w:t>
      </w:r>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Phytologist 190: 1003-1018.</w:t>
      </w:r>
    </w:p>
    <w:p w14:paraId="6A664BBD" w14:textId="359D5912"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Ciais P, Sabine C, Bala G, Bopp L, Brovkin V, Canadell J, Chhabra A, DeFries R, Galloway J, Heimann M. 2013. Carbon and Other Biogeochemical Cycles. In: Heinze C, Tans P, Vesala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r w:rsidRPr="005C3801">
        <w:rPr>
          <w:rFonts w:cstheme="minorHAnsi"/>
          <w:sz w:val="24"/>
          <w:szCs w:val="24"/>
          <w:lang w:val="en-CA"/>
        </w:rPr>
        <w:lastRenderedPageBreak/>
        <w:t>Duursma RA, Medlyn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r w:rsidRPr="005C3801">
        <w:rPr>
          <w:rFonts w:cstheme="minorHAnsi"/>
          <w:sz w:val="24"/>
          <w:szCs w:val="24"/>
          <w:lang w:val="en-CA"/>
        </w:rPr>
        <w:t xml:space="preserve">Elzhov TV, Mullen KM, Spiess A-N, Bolker B. 2016. minpack.lm: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Heskel MA, O’Sullivan OS, Reich PB, Tjoelker MG, Weerasinghe LK, Penillard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Jensen JLWV. 1906. Sur les fonctions convexes et les inégalités entre les valeurs moyennes.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Kattge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Kruse J, Hopmans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Kumarathunge DP, Medlyn BE, Drake JE, Tjoelker MG, Aspinwall MJ, Battaglia M, Cano FJ, Carter KR, Molly AC, Lucas AC, et al. 2019. Acclimation and adaptation components of the temperature dependence of plant photosynthesis at the global scale. New Phytologist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lastRenderedPageBreak/>
        <w:t>Kumarathunge DP, Medlyn BE, Drake JE, Tjoelker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doi: 10.6084/m9.figshare.7283567.v1.</w:t>
      </w:r>
    </w:p>
    <w:p w14:paraId="152BB1D1" w14:textId="77777777" w:rsidR="00DE428A" w:rsidRPr="005C3801"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Liang LL, Arcus VL, Heskel MA, O’Sullivan OS, Weerasinghe LK, Creek D, Egerton JJG, et al. 2018. Macromolecular rate theory (MMRT) provides a thermodynamics rationale to underpin the convergent temperature response in plant leaf respiration. Global Change Biology 24:1538-1547.</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Medlyn BE, Dreyer E, Ellsworth D, Forstreuter M, Harley PC, Kirschbaum MUF, Le Roux X, et al. 2002. Temperature responses of parameters of a biochemically based model of photosynthesis. II. A review of experimental data. Plant, Cell &amp; Environment 25:1167-1179.</w:t>
      </w:r>
    </w:p>
    <w:p w14:paraId="718E4812" w14:textId="6B73E604"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ins w:id="150" w:author="Joseph Stinziano" w:date="2020-01-27T07:26:00Z">
        <w:r w:rsidR="00FA3ACE">
          <w:rPr>
            <w:rFonts w:eastAsiaTheme="minorEastAsia" w:cstheme="minorHAnsi"/>
            <w:sz w:val="24"/>
            <w:szCs w:val="24"/>
            <w:lang w:val="en-CA"/>
          </w:rPr>
          <w:t>9</w:t>
        </w:r>
      </w:ins>
      <w:del w:id="151" w:author="Joseph Stinziano" w:date="2020-01-27T07:26:00Z">
        <w:r w:rsidR="006C1935" w:rsidRPr="005C3801" w:rsidDel="00FA3ACE">
          <w:rPr>
            <w:rFonts w:eastAsiaTheme="minorEastAsia" w:cstheme="minorHAnsi"/>
            <w:sz w:val="24"/>
            <w:szCs w:val="24"/>
            <w:lang w:val="en-CA"/>
          </w:rPr>
          <w:delText>8</w:delText>
        </w:r>
      </w:del>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Rogers A, Medlyn BE, Dukes JS, Bonan G, von Caemmerer S, Dietze MC, Kattge J, et al. 2017. A roadmap for improving the representation of photosynthesis in Earth system models. New Phytologist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2046726" w:rsidR="004D451E" w:rsidRDefault="004D451E" w:rsidP="002B0AA8">
      <w:pPr>
        <w:spacing w:after="0" w:line="360" w:lineRule="auto"/>
        <w:ind w:left="567" w:hanging="567"/>
        <w:rPr>
          <w:ins w:id="152" w:author="Joseph Stinziano" w:date="2020-01-27T08:17:00Z"/>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4D8BF7F5" w:rsidR="007F3EC6" w:rsidRDefault="007F3EC6" w:rsidP="002B0AA8">
      <w:pPr>
        <w:spacing w:after="0" w:line="360" w:lineRule="auto"/>
        <w:ind w:left="567" w:hanging="567"/>
        <w:rPr>
          <w:ins w:id="153" w:author="Joseph Stinziano" w:date="2020-01-27T07:31:00Z"/>
          <w:rFonts w:eastAsiaTheme="minorEastAsia" w:cstheme="minorHAnsi"/>
          <w:sz w:val="24"/>
          <w:szCs w:val="24"/>
          <w:lang w:val="en-CA"/>
        </w:rPr>
      </w:pPr>
      <w:ins w:id="154" w:author="Joseph Stinziano" w:date="2020-01-27T08:17:00Z">
        <w:r>
          <w:rPr>
            <w:rFonts w:eastAsiaTheme="minorEastAsia" w:cstheme="minorHAnsi"/>
            <w:sz w:val="24"/>
            <w:szCs w:val="24"/>
            <w:lang w:val="en-CA"/>
          </w:rPr>
          <w:t>Smith NG, Keenan TF, Prentice IC, Wang H</w:t>
        </w:r>
      </w:ins>
      <w:ins w:id="155" w:author="Joseph Stinziano" w:date="2020-01-27T08:18:00Z">
        <w:r>
          <w:rPr>
            <w:rFonts w:eastAsiaTheme="minorEastAsia" w:cstheme="minorHAnsi"/>
            <w:sz w:val="24"/>
            <w:szCs w:val="24"/>
            <w:lang w:val="en-CA"/>
          </w:rPr>
          <w:t>, Wright IJ, Niinemets Ü, Crous KY, Domingues TF, et al. 2019. Global photosynthetic capacity is optimized to the environment. Ecology Letters 22:506-517.</w:t>
        </w:r>
      </w:ins>
    </w:p>
    <w:p w14:paraId="6B6512FE" w14:textId="26ABA569" w:rsidR="002150C5" w:rsidRPr="005C3801" w:rsidRDefault="002150C5" w:rsidP="002B0AA8">
      <w:pPr>
        <w:spacing w:after="0" w:line="360" w:lineRule="auto"/>
        <w:ind w:left="567" w:hanging="567"/>
        <w:rPr>
          <w:rFonts w:eastAsiaTheme="minorEastAsia" w:cstheme="minorHAnsi"/>
          <w:sz w:val="24"/>
          <w:szCs w:val="24"/>
          <w:lang w:val="en-CA"/>
        </w:rPr>
      </w:pPr>
      <w:ins w:id="156" w:author="Joseph Stinziano" w:date="2020-01-27T07:31:00Z">
        <w:r>
          <w:rPr>
            <w:rFonts w:eastAsiaTheme="minorEastAsia" w:cstheme="minorHAnsi"/>
            <w:sz w:val="24"/>
            <w:szCs w:val="24"/>
            <w:lang w:val="en-CA"/>
          </w:rPr>
          <w:t xml:space="preserve">Stinziano JR, Murphy BK. 2020. </w:t>
        </w:r>
      </w:ins>
      <w:ins w:id="157" w:author="Joseph Stinziano" w:date="2020-01-27T07:33:00Z">
        <w:r>
          <w:rPr>
            <w:rFonts w:eastAsiaTheme="minorEastAsia" w:cstheme="minorHAnsi"/>
            <w:sz w:val="24"/>
            <w:szCs w:val="24"/>
            <w:lang w:val="en-CA"/>
          </w:rPr>
          <w:t>arrhenius.comparison: comparing versions of the modified Arrhenius equation. R package version 1.0.0.</w:t>
        </w:r>
      </w:ins>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Stinziano JR, Way DA, Bauerle WL. 2018. Improving models of photosynthetic thermal acclimation: which parameters are most important and how many should be modified? Global Change Biology 24:1580-1598.</w:t>
      </w:r>
    </w:p>
    <w:p w14:paraId="06F9B963" w14:textId="6470834E" w:rsidR="00522DC5" w:rsidRDefault="00522DC5" w:rsidP="002B0AA8">
      <w:pPr>
        <w:spacing w:after="0" w:line="360" w:lineRule="auto"/>
        <w:ind w:left="567" w:hanging="567"/>
        <w:rPr>
          <w:ins w:id="158" w:author="Joseph Stinziano" w:date="2020-01-27T08:19:00Z"/>
          <w:rFonts w:eastAsiaTheme="minorEastAsia" w:cstheme="minorHAnsi"/>
          <w:sz w:val="24"/>
          <w:szCs w:val="24"/>
          <w:lang w:val="en-CA"/>
        </w:rPr>
      </w:pPr>
      <w:r w:rsidRPr="005C3801">
        <w:rPr>
          <w:rFonts w:eastAsiaTheme="minorEastAsia" w:cstheme="minorHAnsi"/>
          <w:sz w:val="24"/>
          <w:szCs w:val="24"/>
          <w:lang w:val="en-CA"/>
        </w:rPr>
        <w:t>Stinziano JR, Bauerle WL, Way DA. 2019. Modelled net carbon gain responses to climate change in boreal trees: impacts of photosynthetic parameter selection and acclimation. Global Change Biology 25:1445-1465.</w:t>
      </w:r>
    </w:p>
    <w:p w14:paraId="4B6A4391" w14:textId="4AED5C9A" w:rsidR="007F3EC6" w:rsidRPr="007F3EC6" w:rsidRDefault="007F3EC6" w:rsidP="002B0AA8">
      <w:pPr>
        <w:spacing w:after="0" w:line="360" w:lineRule="auto"/>
        <w:ind w:left="567" w:hanging="567"/>
        <w:rPr>
          <w:rFonts w:eastAsiaTheme="minorEastAsia" w:cstheme="minorHAnsi"/>
          <w:sz w:val="24"/>
          <w:szCs w:val="24"/>
          <w:lang w:val="en-CA"/>
        </w:rPr>
      </w:pPr>
      <w:ins w:id="159" w:author="Joseph Stinziano" w:date="2020-01-27T08:19:00Z">
        <w:r>
          <w:rPr>
            <w:rFonts w:eastAsiaTheme="minorEastAsia" w:cstheme="minorHAnsi"/>
            <w:sz w:val="24"/>
            <w:szCs w:val="24"/>
            <w:lang w:val="en-CA"/>
          </w:rPr>
          <w:lastRenderedPageBreak/>
          <w:t xml:space="preserve">Walker AP, Quaife T, van Bodegom PM, De Kauwe MG, Keenan TF, Joiner J, Lomas MR, MacBean, et al. 2017. The impact of alternative trait-scaling hypotheses for </w:t>
        </w:r>
      </w:ins>
      <w:ins w:id="160" w:author="Joseph Stinziano" w:date="2020-01-27T08:20:00Z">
        <w:r>
          <w:rPr>
            <w:rFonts w:eastAsiaTheme="minorEastAsia" w:cstheme="minorHAnsi"/>
            <w:sz w:val="24"/>
            <w:szCs w:val="24"/>
            <w:lang w:val="en-CA"/>
          </w:rPr>
          <w:t>the maximum photosynthetic carboxylation rate (V</w:t>
        </w:r>
        <w:r>
          <w:rPr>
            <w:rFonts w:eastAsiaTheme="minorEastAsia" w:cstheme="minorHAnsi"/>
            <w:sz w:val="24"/>
            <w:szCs w:val="24"/>
            <w:vertAlign w:val="subscript"/>
            <w:lang w:val="en-CA"/>
          </w:rPr>
          <w:t>cmax</w:t>
        </w:r>
        <w:r>
          <w:rPr>
            <w:rFonts w:eastAsiaTheme="minorEastAsia" w:cstheme="minorHAnsi"/>
            <w:sz w:val="24"/>
            <w:szCs w:val="24"/>
            <w:lang w:val="en-CA"/>
          </w:rPr>
          <w:t>) on global gross primary production. New Phytologist 215:1370-1386.</w:t>
        </w:r>
      </w:ins>
    </w:p>
    <w:p w14:paraId="472996C7" w14:textId="5BABE779"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Way DA, Yamori W. 2014. Thermal acclimation of photosynthesis: on the importance of adjusting our definitions and accounting for thermal acclimation of respiration. Photosynthesis Research 119:89-100.</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ins w:id="161" w:author="Joseph Stinziano" w:date="2020-01-27T07:58:00Z"/>
          <w:rFonts w:eastAsiaTheme="minorEastAsia" w:cstheme="minorHAnsi"/>
          <w:sz w:val="24"/>
          <w:szCs w:val="24"/>
          <w:lang w:val="en-CA"/>
        </w:rPr>
      </w:pPr>
      <w:ins w:id="162" w:author="Joseph Stinziano" w:date="2020-01-27T07:58:00Z">
        <w:r>
          <w:rPr>
            <w:rFonts w:eastAsiaTheme="minorEastAsia" w:cstheme="minorHAnsi"/>
            <w:sz w:val="24"/>
            <w:szCs w:val="24"/>
            <w:lang w:val="en-CA"/>
          </w:rPr>
          <w:br w:type="page"/>
        </w:r>
      </w:ins>
    </w:p>
    <w:p w14:paraId="7FCCECD5" w14:textId="3ED48EAD" w:rsidR="00016E46" w:rsidRDefault="00C32518" w:rsidP="007E2768">
      <w:pPr>
        <w:spacing w:after="0" w:line="360" w:lineRule="auto"/>
        <w:rPr>
          <w:ins w:id="163" w:author="Joseph Stinziano" w:date="2020-01-27T07:58:00Z"/>
          <w:rFonts w:eastAsiaTheme="minorEastAsia" w:cstheme="minorHAnsi"/>
          <w:sz w:val="24"/>
          <w:szCs w:val="24"/>
          <w:lang w:val="en-CA"/>
        </w:rPr>
      </w:pPr>
      <w:ins w:id="164" w:author="Joseph Stinziano" w:date="2020-01-27T07:58:00Z">
        <w:r>
          <w:rPr>
            <w:rFonts w:eastAsiaTheme="minorEastAsia" w:cstheme="minorHAnsi"/>
            <w:b/>
            <w:bCs/>
            <w:sz w:val="24"/>
            <w:szCs w:val="24"/>
            <w:lang w:val="en-CA"/>
          </w:rPr>
          <w:lastRenderedPageBreak/>
          <w:t>Supplementary Information</w:t>
        </w:r>
      </w:ins>
    </w:p>
    <w:p w14:paraId="7B725BEF" w14:textId="018D928B" w:rsidR="00C32518" w:rsidRDefault="00C32518" w:rsidP="007E2768">
      <w:pPr>
        <w:spacing w:after="0" w:line="360" w:lineRule="auto"/>
        <w:rPr>
          <w:ins w:id="165" w:author="Joseph Stinziano" w:date="2020-01-27T07:58:00Z"/>
          <w:rFonts w:eastAsiaTheme="minorEastAsia" w:cstheme="minorHAnsi"/>
          <w:sz w:val="24"/>
          <w:szCs w:val="24"/>
          <w:lang w:val="en-CA"/>
        </w:rPr>
      </w:pPr>
      <w:ins w:id="166" w:author="Joseph Stinziano" w:date="2020-01-27T07:58:00Z">
        <w:r>
          <w:rPr>
            <w:rFonts w:eastAsiaTheme="minorEastAsia" w:cstheme="minorHAnsi"/>
            <w:i/>
            <w:iCs/>
            <w:sz w:val="24"/>
            <w:szCs w:val="24"/>
            <w:lang w:val="en-CA"/>
          </w:rPr>
          <w:t>Instructions for installing {arrhenius.comparison} in R for review purposes</w:t>
        </w:r>
      </w:ins>
    </w:p>
    <w:p w14:paraId="2F3B854F" w14:textId="52FA5049" w:rsidR="00C32518" w:rsidRDefault="00C32518" w:rsidP="00C32518">
      <w:pPr>
        <w:pStyle w:val="ListParagraph"/>
        <w:numPr>
          <w:ilvl w:val="0"/>
          <w:numId w:val="3"/>
        </w:numPr>
        <w:spacing w:after="0" w:line="360" w:lineRule="auto"/>
        <w:rPr>
          <w:ins w:id="167" w:author="Joseph Stinziano" w:date="2020-01-27T07:59:00Z"/>
          <w:rFonts w:eastAsiaTheme="minorEastAsia" w:cstheme="minorHAnsi"/>
          <w:sz w:val="24"/>
          <w:szCs w:val="24"/>
          <w:lang w:val="en-CA"/>
        </w:rPr>
      </w:pPr>
      <w:ins w:id="168" w:author="Joseph Stinziano" w:date="2020-01-27T07:59:00Z">
        <w:r>
          <w:rPr>
            <w:rFonts w:eastAsiaTheme="minorEastAsia" w:cstheme="minorHAnsi"/>
            <w:sz w:val="24"/>
            <w:szCs w:val="24"/>
            <w:lang w:val="en-CA"/>
          </w:rPr>
          <w:t>Download the arrhenius.comparison.tar.gz file</w:t>
        </w:r>
      </w:ins>
    </w:p>
    <w:p w14:paraId="67E6D603" w14:textId="63AD486B" w:rsidR="00C32518" w:rsidRDefault="00C32518" w:rsidP="00C32518">
      <w:pPr>
        <w:pStyle w:val="ListParagraph"/>
        <w:numPr>
          <w:ilvl w:val="0"/>
          <w:numId w:val="3"/>
        </w:numPr>
        <w:spacing w:after="0" w:line="360" w:lineRule="auto"/>
        <w:rPr>
          <w:ins w:id="169" w:author="Joseph Stinziano" w:date="2020-01-27T07:59:00Z"/>
          <w:rFonts w:eastAsiaTheme="minorEastAsia" w:cstheme="minorHAnsi"/>
          <w:sz w:val="24"/>
          <w:szCs w:val="24"/>
          <w:lang w:val="en-CA"/>
        </w:rPr>
      </w:pPr>
      <w:ins w:id="170" w:author="Joseph Stinziano" w:date="2020-01-27T07:59:00Z">
        <w:r>
          <w:rPr>
            <w:rFonts w:eastAsiaTheme="minorEastAsia" w:cstheme="minorHAnsi"/>
            <w:sz w:val="24"/>
            <w:szCs w:val="24"/>
            <w:lang w:val="en-CA"/>
          </w:rPr>
          <w:t>Set working directory in R to the directory that holds the arrhenius.comparison.tar.gz file using setwd()</w:t>
        </w:r>
      </w:ins>
    </w:p>
    <w:p w14:paraId="1A613AFF" w14:textId="3CEAA5FA" w:rsidR="00C32518" w:rsidRPr="00C32518" w:rsidRDefault="00C32518" w:rsidP="00C32518">
      <w:pPr>
        <w:pStyle w:val="ListParagraph"/>
        <w:numPr>
          <w:ilvl w:val="0"/>
          <w:numId w:val="3"/>
        </w:numPr>
        <w:spacing w:after="0" w:line="360" w:lineRule="auto"/>
        <w:rPr>
          <w:rFonts w:eastAsiaTheme="minorEastAsia" w:cstheme="minorHAnsi"/>
          <w:sz w:val="24"/>
          <w:szCs w:val="24"/>
          <w:lang w:val="en-CA"/>
          <w:rPrChange w:id="171" w:author="Joseph Stinziano" w:date="2020-01-27T07:59:00Z">
            <w:rPr>
              <w:lang w:val="en-CA"/>
            </w:rPr>
          </w:rPrChange>
        </w:rPr>
        <w:pPrChange w:id="172" w:author="Joseph Stinziano" w:date="2020-01-27T07:59:00Z">
          <w:pPr>
            <w:spacing w:after="0" w:line="360" w:lineRule="auto"/>
          </w:pPr>
        </w:pPrChange>
      </w:pPr>
      <w:ins w:id="173" w:author="Joseph Stinziano" w:date="2020-01-27T07:59:00Z">
        <w:r>
          <w:rPr>
            <w:rFonts w:eastAsiaTheme="minorEastAsia" w:cstheme="minorHAnsi"/>
            <w:sz w:val="24"/>
            <w:szCs w:val="24"/>
            <w:lang w:val="en-CA"/>
          </w:rPr>
          <w:t>Run:</w:t>
        </w:r>
        <w:r>
          <w:rPr>
            <w:rFonts w:eastAsiaTheme="minorEastAsia" w:cstheme="minorHAnsi"/>
            <w:sz w:val="24"/>
            <w:szCs w:val="24"/>
            <w:lang w:val="en-CA"/>
          </w:rPr>
          <w:br/>
          <w:t>install.package()</w:t>
        </w:r>
      </w:ins>
    </w:p>
    <w:sectPr w:rsidR="00C32518" w:rsidRPr="00C32518"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seph Stinziano" w:date="2020-01-09T09:37:00Z" w:initials="JS">
    <w:p w14:paraId="1493CED5" w14:textId="5D251B2E" w:rsidR="00F44E11" w:rsidRDefault="00F44E11">
      <w:pPr>
        <w:pStyle w:val="CommentText"/>
      </w:pPr>
      <w:r>
        <w:rPr>
          <w:rStyle w:val="CommentReference"/>
        </w:rPr>
        <w:annotationRef/>
      </w:r>
      <w:r>
        <w:t>Target Journal: GCB</w:t>
      </w:r>
    </w:p>
  </w:comment>
  <w:comment w:id="25" w:author="Joseph Stinziano" w:date="2020-01-27T08:21:00Z" w:initials="JS">
    <w:p w14:paraId="1C13E118" w14:textId="6FB6263C" w:rsidR="001214C4" w:rsidRDefault="001214C4">
      <w:pPr>
        <w:pStyle w:val="CommentText"/>
      </w:pPr>
      <w:r>
        <w:rPr>
          <w:rStyle w:val="CommentReference"/>
        </w:rPr>
        <w:annotationRef/>
      </w:r>
      <w:r>
        <w:t>tar.gz and installation instructions</w:t>
      </w:r>
    </w:p>
  </w:comment>
  <w:comment w:id="27" w:author="Joseph Stinziano" w:date="2020-01-09T09:39:00Z" w:initials="JS">
    <w:p w14:paraId="613AED80" w14:textId="62210644" w:rsidR="00F44E11" w:rsidRDefault="00F44E11">
      <w:pPr>
        <w:pStyle w:val="CommentText"/>
      </w:pPr>
      <w:r>
        <w:rPr>
          <w:rStyle w:val="CommentReference"/>
        </w:rPr>
        <w:annotationRef/>
      </w:r>
      <w:r>
        <w:t>300 words max</w:t>
      </w:r>
    </w:p>
  </w:comment>
  <w:comment w:id="44" w:author="Joseph Stinziano" w:date="2020-01-17T07:57:00Z" w:initials="JS">
    <w:p w14:paraId="1AF4C6BC" w14:textId="60B9C415" w:rsidR="00F44E11" w:rsidRDefault="00F44E11">
      <w:pPr>
        <w:pStyle w:val="CommentText"/>
      </w:pPr>
      <w:r>
        <w:rPr>
          <w:rStyle w:val="CommentReference"/>
        </w:rPr>
        <w:annotationRef/>
      </w:r>
      <w:r>
        <w:t>I’ll remain 1</w:t>
      </w:r>
      <w:r w:rsidRPr="007E2768">
        <w:rPr>
          <w:vertAlign w:val="superscript"/>
        </w:rPr>
        <w:t>st</w:t>
      </w:r>
      <w:r>
        <w:t xml:space="preserve"> author on the R package since I wrote the source code</w:t>
      </w:r>
    </w:p>
  </w:comment>
  <w:comment w:id="70" w:author="Joseph Stinziano" w:date="2020-01-27T06:34:00Z" w:initials="JS">
    <w:p w14:paraId="6CDDB280" w14:textId="600DB41D" w:rsidR="00F44E11" w:rsidRDefault="00F44E11">
      <w:pPr>
        <w:pStyle w:val="CommentText"/>
      </w:pPr>
      <w:r>
        <w:rPr>
          <w:rStyle w:val="CommentReference"/>
        </w:rPr>
        <w:annotationRef/>
      </w:r>
      <w:r>
        <w:t>add website here</w:t>
      </w:r>
    </w:p>
  </w:comment>
  <w:comment w:id="71" w:author="Joseph Stinziano" w:date="2020-01-27T06:35:00Z" w:initials="JS">
    <w:p w14:paraId="6B7D0AE5" w14:textId="4410AD3B" w:rsidR="00F44E11" w:rsidRDefault="00F44E11">
      <w:pPr>
        <w:pStyle w:val="CommentText"/>
      </w:pPr>
      <w:r>
        <w:rPr>
          <w:rStyle w:val="CommentReference"/>
        </w:rPr>
        <w:annotationRef/>
      </w:r>
      <w:r>
        <w:t>Can we get temperature in Celsius? You may need to copy-paste the degree sign into R</w:t>
      </w:r>
    </w:p>
  </w:comment>
  <w:comment w:id="122" w:author="Bridget Kathleen Murphy" w:date="2020-01-22T12:24:00Z" w:initials="BKM">
    <w:p w14:paraId="19F95943" w14:textId="194CEDB3" w:rsidR="00F44E11" w:rsidRDefault="00F44E11">
      <w:pPr>
        <w:pStyle w:val="CommentText"/>
      </w:pPr>
      <w:r>
        <w:rPr>
          <w:rStyle w:val="CommentReference"/>
        </w:rPr>
        <w:annotationRef/>
      </w:r>
      <w:r>
        <w:t>You seem to consistently report slope and intercept with 3 decimal points. My SE are so small that they exceed 3 DP, so I used scientific notation.</w:t>
      </w:r>
    </w:p>
    <w:p w14:paraId="4A22B446" w14:textId="2BEFAEA6" w:rsidR="00F44E11" w:rsidRDefault="00F44E11">
      <w:pPr>
        <w:pStyle w:val="CommentText"/>
      </w:pPr>
    </w:p>
    <w:p w14:paraId="75E37EBC" w14:textId="542DD140" w:rsidR="00F44E11" w:rsidRDefault="00F44E11">
      <w:pPr>
        <w:pStyle w:val="CommentText"/>
      </w:pPr>
      <w:r>
        <w:t>Let me know if you want me to use decimal points instead.</w:t>
      </w:r>
    </w:p>
  </w:comment>
  <w:comment w:id="123" w:author="Joseph Stinziano" w:date="2020-01-27T06:38:00Z" w:initials="JS">
    <w:p w14:paraId="3C8AD557" w14:textId="4CD00129" w:rsidR="00F44E11" w:rsidRDefault="00F44E11">
      <w:pPr>
        <w:pStyle w:val="CommentText"/>
      </w:pPr>
      <w:r>
        <w:rPr>
          <w:rStyle w:val="CommentReference"/>
        </w:rPr>
        <w:annotationRef/>
      </w:r>
      <w:r>
        <w:t>I think this is okay</w:t>
      </w:r>
    </w:p>
  </w:comment>
  <w:comment w:id="124" w:author="Joseph Stinziano" w:date="2020-01-09T09:27:00Z" w:initials="JS">
    <w:p w14:paraId="176A01F7" w14:textId="35BA2580" w:rsidR="00F44E11" w:rsidRDefault="00F44E11">
      <w:pPr>
        <w:pStyle w:val="CommentText"/>
      </w:pPr>
      <w:r>
        <w:rPr>
          <w:rStyle w:val="CommentReference"/>
        </w:rPr>
        <w:annotationRef/>
      </w:r>
      <w:r>
        <w:t>Need section on modelled carbon gain, talk about implications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93CED5" w15:done="0"/>
  <w15:commentEx w15:paraId="1C13E118" w15:done="0"/>
  <w15:commentEx w15:paraId="613AED80" w15:done="0"/>
  <w15:commentEx w15:paraId="1AF4C6BC" w15:done="0"/>
  <w15:commentEx w15:paraId="6CDDB280" w15:done="0"/>
  <w15:commentEx w15:paraId="6B7D0AE5" w15:done="0"/>
  <w15:commentEx w15:paraId="75E37EBC" w15:done="0"/>
  <w15:commentEx w15:paraId="3C8AD557" w15:paraIdParent="75E37EBC" w15:done="0"/>
  <w15:commentEx w15:paraId="176A01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93CED5" w16cid:durableId="21C172F4"/>
  <w16cid:commentId w16cid:paraId="1C13E118" w16cid:durableId="21D91C1F"/>
  <w16cid:commentId w16cid:paraId="613AED80" w16cid:durableId="21C17359"/>
  <w16cid:commentId w16cid:paraId="1AF4C6BC" w16cid:durableId="21CBE76C"/>
  <w16cid:commentId w16cid:paraId="6CDDB280" w16cid:durableId="21D90305"/>
  <w16cid:commentId w16cid:paraId="6B7D0AE5" w16cid:durableId="21D90344"/>
  <w16cid:commentId w16cid:paraId="75E37EBC" w16cid:durableId="21D2BD8F"/>
  <w16cid:commentId w16cid:paraId="3C8AD557" w16cid:durableId="21D903CF"/>
  <w16cid:commentId w16cid:paraId="176A01F7" w16cid:durableId="21C17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9C4B1" w14:textId="77777777" w:rsidR="00981EBF" w:rsidRDefault="00981EBF" w:rsidP="00190931">
      <w:pPr>
        <w:spacing w:after="0" w:line="240" w:lineRule="auto"/>
      </w:pPr>
      <w:r>
        <w:separator/>
      </w:r>
    </w:p>
  </w:endnote>
  <w:endnote w:type="continuationSeparator" w:id="0">
    <w:p w14:paraId="7BEBCA02" w14:textId="77777777" w:rsidR="00981EBF" w:rsidRDefault="00981EBF"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F44E11" w:rsidRPr="002E2148" w:rsidRDefault="00F44E11"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F44E11" w:rsidRDefault="00F44E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F44E11" w:rsidRPr="00190931" w:rsidRDefault="00F44E11">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F44E11" w:rsidRPr="00190931" w:rsidRDefault="00F44E11">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CE2BE" w14:textId="77777777" w:rsidR="00981EBF" w:rsidRDefault="00981EBF" w:rsidP="00190931">
      <w:pPr>
        <w:spacing w:after="0" w:line="240" w:lineRule="auto"/>
      </w:pPr>
      <w:r>
        <w:separator/>
      </w:r>
    </w:p>
  </w:footnote>
  <w:footnote w:type="continuationSeparator" w:id="0">
    <w:p w14:paraId="3A797FE0" w14:textId="77777777" w:rsidR="00981EBF" w:rsidRDefault="00981EBF"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Stinziano">
    <w15:presenceInfo w15:providerId="Windows Live" w15:userId="f1004a6d0003a0f6"/>
  </w15:person>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60A40"/>
    <w:rsid w:val="00064F2C"/>
    <w:rsid w:val="0007157F"/>
    <w:rsid w:val="00074F62"/>
    <w:rsid w:val="000B4C3E"/>
    <w:rsid w:val="000C5E11"/>
    <w:rsid w:val="000E2CB3"/>
    <w:rsid w:val="000E4716"/>
    <w:rsid w:val="000E68C1"/>
    <w:rsid w:val="00100AE8"/>
    <w:rsid w:val="001214C4"/>
    <w:rsid w:val="00124E3E"/>
    <w:rsid w:val="00134D1E"/>
    <w:rsid w:val="00154A14"/>
    <w:rsid w:val="00170E94"/>
    <w:rsid w:val="00184C36"/>
    <w:rsid w:val="00190931"/>
    <w:rsid w:val="00195FC9"/>
    <w:rsid w:val="001B3A9D"/>
    <w:rsid w:val="001C3146"/>
    <w:rsid w:val="001C4756"/>
    <w:rsid w:val="001E4502"/>
    <w:rsid w:val="00206D84"/>
    <w:rsid w:val="002150C5"/>
    <w:rsid w:val="00243947"/>
    <w:rsid w:val="00247F8E"/>
    <w:rsid w:val="0027580E"/>
    <w:rsid w:val="0028651E"/>
    <w:rsid w:val="00290544"/>
    <w:rsid w:val="002B0AA8"/>
    <w:rsid w:val="002C483E"/>
    <w:rsid w:val="002C71BF"/>
    <w:rsid w:val="002D59E1"/>
    <w:rsid w:val="002E2148"/>
    <w:rsid w:val="002F07D0"/>
    <w:rsid w:val="002F2DCA"/>
    <w:rsid w:val="002F71BA"/>
    <w:rsid w:val="00316AA7"/>
    <w:rsid w:val="00331150"/>
    <w:rsid w:val="00340642"/>
    <w:rsid w:val="003473AE"/>
    <w:rsid w:val="00352AAF"/>
    <w:rsid w:val="00355443"/>
    <w:rsid w:val="00367CFC"/>
    <w:rsid w:val="00373122"/>
    <w:rsid w:val="003811C5"/>
    <w:rsid w:val="00383A05"/>
    <w:rsid w:val="00394D1C"/>
    <w:rsid w:val="003B44E2"/>
    <w:rsid w:val="003D1A1F"/>
    <w:rsid w:val="003E2AFD"/>
    <w:rsid w:val="003F2CEA"/>
    <w:rsid w:val="00430A25"/>
    <w:rsid w:val="00435780"/>
    <w:rsid w:val="0043785B"/>
    <w:rsid w:val="00444F06"/>
    <w:rsid w:val="004512A9"/>
    <w:rsid w:val="004A0367"/>
    <w:rsid w:val="004A501D"/>
    <w:rsid w:val="004B295A"/>
    <w:rsid w:val="004C702F"/>
    <w:rsid w:val="004D0FAC"/>
    <w:rsid w:val="004D451E"/>
    <w:rsid w:val="004F6A28"/>
    <w:rsid w:val="00512F16"/>
    <w:rsid w:val="00522DC5"/>
    <w:rsid w:val="00531AE9"/>
    <w:rsid w:val="005613CA"/>
    <w:rsid w:val="00577D52"/>
    <w:rsid w:val="00590C14"/>
    <w:rsid w:val="005A415C"/>
    <w:rsid w:val="005B0FC4"/>
    <w:rsid w:val="005B64F0"/>
    <w:rsid w:val="005C3801"/>
    <w:rsid w:val="005D14D6"/>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2692D"/>
    <w:rsid w:val="00726E6A"/>
    <w:rsid w:val="007609D4"/>
    <w:rsid w:val="00771860"/>
    <w:rsid w:val="007925D5"/>
    <w:rsid w:val="007D1E14"/>
    <w:rsid w:val="007E2768"/>
    <w:rsid w:val="007F3EC6"/>
    <w:rsid w:val="00806D1B"/>
    <w:rsid w:val="00810EC4"/>
    <w:rsid w:val="00824E08"/>
    <w:rsid w:val="0083147D"/>
    <w:rsid w:val="00845FFF"/>
    <w:rsid w:val="008545E3"/>
    <w:rsid w:val="00876157"/>
    <w:rsid w:val="00891366"/>
    <w:rsid w:val="008E2694"/>
    <w:rsid w:val="008E363A"/>
    <w:rsid w:val="00906DB6"/>
    <w:rsid w:val="00930D74"/>
    <w:rsid w:val="009333E1"/>
    <w:rsid w:val="00933B5D"/>
    <w:rsid w:val="0093486B"/>
    <w:rsid w:val="00937030"/>
    <w:rsid w:val="009465F7"/>
    <w:rsid w:val="00950F33"/>
    <w:rsid w:val="0095270C"/>
    <w:rsid w:val="0096184E"/>
    <w:rsid w:val="00981EBF"/>
    <w:rsid w:val="0098727B"/>
    <w:rsid w:val="0099596D"/>
    <w:rsid w:val="009A532B"/>
    <w:rsid w:val="009B201D"/>
    <w:rsid w:val="009C07E6"/>
    <w:rsid w:val="009C523C"/>
    <w:rsid w:val="009C7884"/>
    <w:rsid w:val="009D5E81"/>
    <w:rsid w:val="00A10668"/>
    <w:rsid w:val="00A806CE"/>
    <w:rsid w:val="00A82413"/>
    <w:rsid w:val="00A83843"/>
    <w:rsid w:val="00A9251D"/>
    <w:rsid w:val="00A94F94"/>
    <w:rsid w:val="00AA2269"/>
    <w:rsid w:val="00AA725A"/>
    <w:rsid w:val="00AB4287"/>
    <w:rsid w:val="00AD00FE"/>
    <w:rsid w:val="00AD7D0E"/>
    <w:rsid w:val="00AE19A7"/>
    <w:rsid w:val="00AF31EC"/>
    <w:rsid w:val="00AF4DB0"/>
    <w:rsid w:val="00AF5434"/>
    <w:rsid w:val="00B01188"/>
    <w:rsid w:val="00B06E6A"/>
    <w:rsid w:val="00B074E7"/>
    <w:rsid w:val="00B14AB1"/>
    <w:rsid w:val="00B34BB5"/>
    <w:rsid w:val="00B414CD"/>
    <w:rsid w:val="00B41825"/>
    <w:rsid w:val="00B42856"/>
    <w:rsid w:val="00B80B2A"/>
    <w:rsid w:val="00BA5007"/>
    <w:rsid w:val="00BB5D90"/>
    <w:rsid w:val="00BC42C4"/>
    <w:rsid w:val="00BD0E0E"/>
    <w:rsid w:val="00BE5F77"/>
    <w:rsid w:val="00BF0B3C"/>
    <w:rsid w:val="00BF49EF"/>
    <w:rsid w:val="00C02D57"/>
    <w:rsid w:val="00C13A0E"/>
    <w:rsid w:val="00C27CAD"/>
    <w:rsid w:val="00C32518"/>
    <w:rsid w:val="00C346C9"/>
    <w:rsid w:val="00C36F20"/>
    <w:rsid w:val="00C43FB6"/>
    <w:rsid w:val="00C77D63"/>
    <w:rsid w:val="00C87C44"/>
    <w:rsid w:val="00C91FD4"/>
    <w:rsid w:val="00CB3198"/>
    <w:rsid w:val="00CB4687"/>
    <w:rsid w:val="00CC1403"/>
    <w:rsid w:val="00D1702F"/>
    <w:rsid w:val="00D258E1"/>
    <w:rsid w:val="00D3645B"/>
    <w:rsid w:val="00D658A8"/>
    <w:rsid w:val="00D731FD"/>
    <w:rsid w:val="00D739D6"/>
    <w:rsid w:val="00D91955"/>
    <w:rsid w:val="00DA4B8D"/>
    <w:rsid w:val="00DA6E1E"/>
    <w:rsid w:val="00DB39CD"/>
    <w:rsid w:val="00DB6062"/>
    <w:rsid w:val="00DC02BE"/>
    <w:rsid w:val="00DE0E23"/>
    <w:rsid w:val="00DE2A02"/>
    <w:rsid w:val="00DE428A"/>
    <w:rsid w:val="00DE616C"/>
    <w:rsid w:val="00DE701F"/>
    <w:rsid w:val="00E03E76"/>
    <w:rsid w:val="00E100AE"/>
    <w:rsid w:val="00E1657A"/>
    <w:rsid w:val="00E22CC5"/>
    <w:rsid w:val="00E22D4C"/>
    <w:rsid w:val="00E22F64"/>
    <w:rsid w:val="00E36D2B"/>
    <w:rsid w:val="00E45E7B"/>
    <w:rsid w:val="00E5580E"/>
    <w:rsid w:val="00E83BF0"/>
    <w:rsid w:val="00E875FB"/>
    <w:rsid w:val="00E955F1"/>
    <w:rsid w:val="00ED69C5"/>
    <w:rsid w:val="00EF3213"/>
    <w:rsid w:val="00F10679"/>
    <w:rsid w:val="00F14592"/>
    <w:rsid w:val="00F22E09"/>
    <w:rsid w:val="00F44E11"/>
    <w:rsid w:val="00F57F17"/>
    <w:rsid w:val="00F72A4F"/>
    <w:rsid w:val="00F83B35"/>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semiHidden/>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semiHidden/>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EE2E1-7305-4E4D-8AA7-B15EFC6C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3126</TotalTime>
  <Pages>22</Pages>
  <Words>5069</Words>
  <Characters>28894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42</cp:revision>
  <cp:lastPrinted>2020-01-22T17:29:00Z</cp:lastPrinted>
  <dcterms:created xsi:type="dcterms:W3CDTF">2020-01-06T21:35:00Z</dcterms:created>
  <dcterms:modified xsi:type="dcterms:W3CDTF">2020-01-27T15:25:00Z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