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B573D2" w:rsidR="007925D5" w:rsidRDefault="00355443" w:rsidP="002B0AA8">
      <w:pPr>
        <w:spacing w:after="0" w:line="360" w:lineRule="auto"/>
        <w:rPr>
          <w:rFonts w:cstheme="minorHAnsi"/>
          <w:b/>
          <w:sz w:val="24"/>
          <w:szCs w:val="24"/>
          <w:lang w:val="en-CA"/>
        </w:rPr>
      </w:pPr>
      <w:commentRangeStart w:id="0"/>
      <w:commentRangeStart w:id="1"/>
      <w:r w:rsidRPr="005C3801">
        <w:rPr>
          <w:rFonts w:cstheme="minorHAnsi"/>
          <w:b/>
          <w:sz w:val="24"/>
          <w:szCs w:val="24"/>
          <w:lang w:val="en-CA"/>
        </w:rPr>
        <w:t>Title:</w:t>
      </w:r>
      <w:commentRangeEnd w:id="0"/>
      <w:r w:rsidR="00603FB1">
        <w:rPr>
          <w:rStyle w:val="CommentReference"/>
        </w:rPr>
        <w:commentReference w:id="0"/>
      </w:r>
      <w:commentRangeEnd w:id="1"/>
      <w:r w:rsidR="00A30E6B">
        <w:rPr>
          <w:rStyle w:val="CommentReference"/>
        </w:rPr>
        <w:commentReference w:id="1"/>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ins w:id="2" w:author="Joseph Stinziano" w:date="2020-03-25T07:58:00Z">
        <w:r w:rsidR="00C45F83">
          <w:rPr>
            <w:rFonts w:cstheme="minorHAnsi"/>
            <w:b/>
            <w:sz w:val="24"/>
            <w:szCs w:val="24"/>
            <w:lang w:val="en-CA"/>
          </w:rPr>
          <w:t xml:space="preserve"> that affects carbon balance models</w:t>
        </w:r>
      </w:ins>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del w:id="3" w:author="Joseph Stinziano" w:date="2020-03-25T07:58:00Z">
        <w:r w:rsidR="00590C14" w:rsidDel="00C45F83">
          <w:rPr>
            <w:rFonts w:cstheme="minorHAnsi"/>
            <w:b/>
            <w:sz w:val="24"/>
            <w:szCs w:val="24"/>
            <w:lang w:val="en-CA"/>
          </w:rPr>
          <w:delText>that affects leaf carbon balance models</w:delText>
        </w:r>
      </w:del>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r w:rsidR="007E2768">
        <w:rPr>
          <w:rFonts w:cstheme="minorHAnsi"/>
          <w:sz w:val="24"/>
          <w:szCs w:val="24"/>
          <w:vertAlign w:val="superscript"/>
          <w:lang w:val="en-CA"/>
        </w:rPr>
        <w:t>2</w:t>
      </w:r>
      <w:r w:rsidR="007E2768" w:rsidRPr="005C3801">
        <w:rPr>
          <w:rFonts w:cstheme="minorHAnsi"/>
          <w:sz w:val="24"/>
          <w:szCs w:val="24"/>
          <w:vertAlign w:val="superscript"/>
          <w:lang w:val="en-CA"/>
        </w:rPr>
        <w:t>,*</w:t>
      </w:r>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1701E51F"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0722BA">
        <w:rPr>
          <w:rFonts w:cstheme="minorHAnsi"/>
          <w:sz w:val="24"/>
          <w:szCs w:val="24"/>
          <w:lang w:val="en-CA"/>
        </w:rPr>
        <w:t>040</w:t>
      </w:r>
    </w:p>
    <w:p w14:paraId="40235147" w14:textId="3EBFA20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0722BA">
        <w:rPr>
          <w:rFonts w:cstheme="minorHAnsi"/>
          <w:sz w:val="24"/>
          <w:szCs w:val="24"/>
          <w:lang w:val="en-CA"/>
        </w:rPr>
        <w:t>490</w:t>
      </w:r>
    </w:p>
    <w:p w14:paraId="2B8722C6" w14:textId="58B73F6E"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r w:rsidR="000722BA">
        <w:rPr>
          <w:rFonts w:cstheme="minorHAnsi"/>
          <w:sz w:val="24"/>
          <w:szCs w:val="24"/>
          <w:lang w:val="en-CA"/>
        </w:rPr>
        <w:t>813</w:t>
      </w:r>
    </w:p>
    <w:p w14:paraId="1A317CF7" w14:textId="09093FD9" w:rsidR="001214C4" w:rsidRDefault="001214C4" w:rsidP="002B0AA8">
      <w:pPr>
        <w:spacing w:after="0" w:line="360" w:lineRule="auto"/>
        <w:rPr>
          <w:rFonts w:cstheme="minorHAnsi"/>
          <w:sz w:val="24"/>
          <w:szCs w:val="24"/>
          <w:lang w:val="en-CA"/>
        </w:rPr>
      </w:pPr>
      <w:r>
        <w:rPr>
          <w:rFonts w:cstheme="minorHAnsi"/>
          <w:sz w:val="24"/>
          <w:szCs w:val="24"/>
          <w:lang w:val="en-CA"/>
        </w:rPr>
        <w:t>Results: 115</w:t>
      </w:r>
      <w:r w:rsidR="000722BA">
        <w:rPr>
          <w:rFonts w:cstheme="minorHAnsi"/>
          <w:sz w:val="24"/>
          <w:szCs w:val="24"/>
          <w:lang w:val="en-CA"/>
        </w:rPr>
        <w:t>4</w:t>
      </w:r>
    </w:p>
    <w:p w14:paraId="7B5EA2A8" w14:textId="42E315FD" w:rsidR="001214C4" w:rsidRDefault="001214C4" w:rsidP="002B0AA8">
      <w:pPr>
        <w:spacing w:after="0" w:line="360" w:lineRule="auto"/>
        <w:rPr>
          <w:rFonts w:cstheme="minorHAnsi"/>
          <w:sz w:val="24"/>
          <w:szCs w:val="24"/>
          <w:lang w:val="en-CA"/>
        </w:rPr>
      </w:pPr>
      <w:r>
        <w:rPr>
          <w:rFonts w:cstheme="minorHAnsi"/>
          <w:sz w:val="24"/>
          <w:szCs w:val="24"/>
          <w:lang w:val="en-CA"/>
        </w:rPr>
        <w:t>Discussion: 55</w:t>
      </w:r>
      <w:r w:rsidR="000722BA">
        <w:rPr>
          <w:rFonts w:cstheme="minorHAnsi"/>
          <w:sz w:val="24"/>
          <w:szCs w:val="24"/>
          <w:lang w:val="en-CA"/>
        </w:rPr>
        <w:t>7</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16A1E6F9"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4F6A28">
        <w:rPr>
          <w:rFonts w:cstheme="minorHAnsi"/>
          <w:sz w:val="24"/>
          <w:szCs w:val="24"/>
          <w:lang w:val="en-CA"/>
        </w:rPr>
        <w:t>6</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r w:rsidRPr="005C3801">
        <w:rPr>
          <w:rFonts w:cstheme="minorHAnsi"/>
          <w:b/>
          <w:sz w:val="24"/>
          <w:szCs w:val="24"/>
          <w:lang w:val="en-CA"/>
        </w:rPr>
        <w:lastRenderedPageBreak/>
        <w:t>Abstract</w:t>
      </w:r>
    </w:p>
    <w:p w14:paraId="276740A2" w14:textId="23538B77" w:rsidR="005C3801" w:rsidRDefault="0099596D" w:rsidP="005C3801">
      <w:pPr>
        <w:spacing w:line="360" w:lineRule="auto"/>
        <w:rPr>
          <w:rFonts w:cstheme="minorHAnsi"/>
          <w:sz w:val="24"/>
          <w:szCs w:val="24"/>
          <w:lang w:val="en-CA"/>
        </w:rPr>
      </w:pPr>
      <w:r w:rsidRPr="005C3801">
        <w:rPr>
          <w:rFonts w:cstheme="minorHAnsi"/>
          <w:sz w:val="24"/>
          <w:szCs w:val="24"/>
          <w:lang w:val="en-CA"/>
        </w:rPr>
        <w:t xml:space="preserve">Understanding biological temperature responses is crucial to predicting global carbon fluxes. The current approach to modeling </w:t>
      </w:r>
      <w:commentRangeStart w:id="4"/>
      <w:commentRangeStart w:id="5"/>
      <w:del w:id="6" w:author="Joseph Stinziano" w:date="2020-03-25T07:59:00Z">
        <w:r w:rsidRPr="005C3801" w:rsidDel="00C45F83">
          <w:rPr>
            <w:rFonts w:cstheme="minorHAnsi"/>
            <w:sz w:val="24"/>
            <w:szCs w:val="24"/>
            <w:lang w:val="en-CA"/>
          </w:rPr>
          <w:delText xml:space="preserve">photosynthetic </w:delText>
        </w:r>
      </w:del>
      <w:r w:rsidRPr="005C3801">
        <w:rPr>
          <w:rFonts w:cstheme="minorHAnsi"/>
          <w:sz w:val="24"/>
          <w:szCs w:val="24"/>
          <w:lang w:val="en-CA"/>
        </w:rPr>
        <w:t>temperature response</w:t>
      </w:r>
      <w:commentRangeEnd w:id="4"/>
      <w:r w:rsidR="005B6359">
        <w:rPr>
          <w:rStyle w:val="CommentReference"/>
        </w:rPr>
        <w:commentReference w:id="4"/>
      </w:r>
      <w:commentRangeEnd w:id="5"/>
      <w:r w:rsidR="00A30E6B">
        <w:rPr>
          <w:rStyle w:val="CommentReference"/>
        </w:rPr>
        <w:commentReference w:id="5"/>
      </w:r>
      <w:r w:rsidRPr="005C3801">
        <w:rPr>
          <w:rFonts w:cstheme="minorHAnsi"/>
          <w:sz w:val="24"/>
          <w:szCs w:val="24"/>
          <w:lang w:val="en-CA"/>
        </w:rPr>
        <w:t>s</w:t>
      </w:r>
      <w:ins w:id="7" w:author="Joseph Stinziano" w:date="2020-03-25T07:59:00Z">
        <w:r w:rsidR="00C45F83">
          <w:rPr>
            <w:rFonts w:cstheme="minorHAnsi"/>
            <w:sz w:val="24"/>
            <w:szCs w:val="24"/>
            <w:lang w:val="en-CA"/>
          </w:rPr>
          <w:t xml:space="preserve"> of photosynthetic capacity</w:t>
        </w:r>
      </w:ins>
      <w:r w:rsidRPr="005C3801">
        <w:rPr>
          <w:rFonts w:cstheme="minorHAnsi"/>
          <w:sz w:val="24"/>
          <w:szCs w:val="24"/>
          <w:lang w:val="en-CA"/>
        </w:rPr>
        <w:t xml:space="preserve"> in large scale modeling efforts uses a modified Arrhenius equation. We rederived the modified Arrhenius equation from the source </w:t>
      </w:r>
      <w:r w:rsidR="001A0869">
        <w:rPr>
          <w:rFonts w:cstheme="minorHAnsi"/>
          <w:sz w:val="24"/>
          <w:szCs w:val="24"/>
          <w:lang w:val="en-CA"/>
        </w:rPr>
        <w:t xml:space="preserve">publication </w:t>
      </w:r>
      <w:r w:rsidRPr="005C3801">
        <w:rPr>
          <w:rFonts w:cstheme="minorHAnsi"/>
          <w:sz w:val="24"/>
          <w:szCs w:val="24"/>
          <w:lang w:val="en-CA"/>
        </w:rPr>
        <w:t>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w:t>
      </w:r>
      <w:r w:rsidR="001A0869">
        <w:rPr>
          <w:rFonts w:cstheme="minorHAnsi"/>
          <w:sz w:val="24"/>
          <w:szCs w:val="24"/>
          <w:lang w:val="en-CA"/>
        </w:rPr>
        <w:t xml:space="preserve"> daily</w:t>
      </w:r>
      <w:r w:rsidR="000C5E11">
        <w:rPr>
          <w:rFonts w:cstheme="minorHAnsi"/>
          <w:sz w:val="24"/>
          <w:szCs w:val="24"/>
          <w:lang w:val="en-CA"/>
        </w:rPr>
        <w:t xml:space="preserve">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~1.8%</w:t>
      </w:r>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predictions of carbon fluxes at larger scales</w:t>
      </w:r>
      <w:r w:rsidR="005C3801" w:rsidRPr="005C3801">
        <w:rPr>
          <w:rFonts w:cstheme="minorHAnsi"/>
          <w:sz w:val="24"/>
          <w:szCs w:val="24"/>
          <w:lang w:val="en-CA"/>
        </w:rPr>
        <w:t xml:space="preserve">. </w:t>
      </w:r>
      <w:del w:id="8" w:author="Joseph Stinziano" w:date="2020-03-25T08:27:00Z">
        <w:r w:rsidR="005C3801" w:rsidRPr="005C3801" w:rsidDel="002F4467">
          <w:rPr>
            <w:rFonts w:cstheme="minorHAnsi"/>
            <w:sz w:val="24"/>
            <w:szCs w:val="24"/>
            <w:lang w:val="en-CA"/>
          </w:rPr>
          <w:delText>We argue that</w:delText>
        </w:r>
        <w:r w:rsidR="000C5E11" w:rsidDel="002F4467">
          <w:rPr>
            <w:rFonts w:cstheme="minorHAnsi"/>
            <w:sz w:val="24"/>
            <w:szCs w:val="24"/>
            <w:lang w:val="en-CA"/>
          </w:rPr>
          <w:delText xml:space="preserve"> </w:delText>
        </w:r>
        <w:r w:rsidR="005C3801" w:rsidRPr="005C3801" w:rsidDel="002F4467">
          <w:rPr>
            <w:rFonts w:cstheme="minorHAnsi"/>
            <w:sz w:val="24"/>
            <w:szCs w:val="24"/>
            <w:lang w:val="en-CA"/>
          </w:rPr>
          <w:delText xml:space="preserve">it is time to move beyond the modified Arrhenius paradigm since the current implementation is categorically incorrect and </w:delText>
        </w:r>
        <w:r w:rsidR="00950F33" w:rsidDel="002F4467">
          <w:rPr>
            <w:rFonts w:cstheme="minorHAnsi"/>
            <w:sz w:val="24"/>
            <w:szCs w:val="24"/>
            <w:lang w:val="en-CA"/>
          </w:rPr>
          <w:delText xml:space="preserve">to </w:delText>
        </w:r>
        <w:r w:rsidR="005C3801" w:rsidRPr="005C3801" w:rsidDel="002F4467">
          <w:rPr>
            <w:rFonts w:cstheme="minorHAnsi"/>
            <w:sz w:val="24"/>
            <w:szCs w:val="24"/>
            <w:lang w:val="en-CA"/>
          </w:rPr>
          <w:delText>use more thermodynamically-grounded temperature response equations</w:delText>
        </w:r>
        <w:r w:rsidR="000C5E11" w:rsidDel="002F4467">
          <w:rPr>
            <w:rFonts w:cstheme="minorHAnsi"/>
            <w:sz w:val="24"/>
            <w:szCs w:val="24"/>
            <w:lang w:val="en-CA"/>
          </w:rPr>
          <w:delText xml:space="preserve"> </w:delText>
        </w:r>
        <w:commentRangeStart w:id="9"/>
        <w:commentRangeStart w:id="10"/>
        <w:r w:rsidR="000C5E11" w:rsidDel="002F4467">
          <w:rPr>
            <w:rFonts w:cstheme="minorHAnsi"/>
            <w:sz w:val="24"/>
            <w:szCs w:val="24"/>
            <w:lang w:val="en-CA"/>
          </w:rPr>
          <w:delText>going forward</w:delText>
        </w:r>
        <w:commentRangeEnd w:id="9"/>
        <w:r w:rsidR="005B6359" w:rsidDel="002F4467">
          <w:rPr>
            <w:rStyle w:val="CommentReference"/>
          </w:rPr>
          <w:commentReference w:id="9"/>
        </w:r>
      </w:del>
      <w:commentRangeEnd w:id="10"/>
      <w:r w:rsidR="002F4467">
        <w:rPr>
          <w:rStyle w:val="CommentReference"/>
        </w:rPr>
        <w:commentReference w:id="10"/>
      </w:r>
      <w:del w:id="11" w:author="Joseph Stinziano" w:date="2020-03-25T08:27:00Z">
        <w:r w:rsidR="005C3801" w:rsidRPr="005C3801" w:rsidDel="002F4467">
          <w:rPr>
            <w:rFonts w:cstheme="minorHAnsi"/>
            <w:sz w:val="24"/>
            <w:szCs w:val="24"/>
            <w:lang w:val="en-CA"/>
          </w:rPr>
          <w:delText>.</w:delText>
        </w:r>
      </w:del>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0CE98F73" w:rsidR="00C27CAD" w:rsidRDefault="006D474D" w:rsidP="002B0AA8">
      <w:pPr>
        <w:spacing w:after="0" w:line="360" w:lineRule="auto"/>
        <w:rPr>
          <w:rFonts w:cstheme="minorHAnsi"/>
          <w:sz w:val="24"/>
          <w:szCs w:val="24"/>
          <w:lang w:val="en-CA"/>
        </w:rPr>
      </w:pPr>
      <w:r w:rsidRPr="005C3801">
        <w:rPr>
          <w:rFonts w:cstheme="minorHAnsi"/>
          <w:sz w:val="24"/>
          <w:szCs w:val="24"/>
          <w:lang w:val="en-CA"/>
        </w:rPr>
        <w:t xml:space="preserve">Globally, photosynthesis and autotrophic respiration are the largest biological carbon fluxes, with photosynthesis </w:t>
      </w:r>
      <w:commentRangeStart w:id="12"/>
      <w:commentRangeStart w:id="13"/>
      <w:r w:rsidRPr="005C3801">
        <w:rPr>
          <w:rFonts w:cstheme="minorHAnsi"/>
          <w:sz w:val="24"/>
          <w:szCs w:val="24"/>
          <w:lang w:val="en-CA"/>
        </w:rPr>
        <w:t>removing</w:t>
      </w:r>
      <w:commentRangeEnd w:id="12"/>
      <w:r w:rsidR="005B6359">
        <w:rPr>
          <w:rStyle w:val="CommentReference"/>
        </w:rPr>
        <w:commentReference w:id="12"/>
      </w:r>
      <w:commentRangeEnd w:id="13"/>
      <w:r w:rsidR="00A30E6B">
        <w:rPr>
          <w:rStyle w:val="CommentReference"/>
        </w:rPr>
        <w:commentReference w:id="13"/>
      </w:r>
      <w:r w:rsidRPr="005C3801">
        <w:rPr>
          <w:rFonts w:cstheme="minorHAnsi"/>
          <w:sz w:val="24"/>
          <w:szCs w:val="24"/>
          <w:lang w:val="en-CA"/>
        </w:rPr>
        <w:t xml:space="preserve"> ~120 Gt C year</w:t>
      </w:r>
      <w:r w:rsidRPr="005C3801">
        <w:rPr>
          <w:rFonts w:cstheme="minorHAnsi"/>
          <w:sz w:val="24"/>
          <w:szCs w:val="24"/>
          <w:vertAlign w:val="superscript"/>
          <w:lang w:val="en-CA"/>
        </w:rPr>
        <w:t>-1</w:t>
      </w:r>
      <w:r w:rsidRPr="005C3801">
        <w:rPr>
          <w:rFonts w:cstheme="minorHAnsi"/>
          <w:sz w:val="24"/>
          <w:szCs w:val="24"/>
          <w:lang w:val="en-CA"/>
        </w:rPr>
        <w:t xml:space="preserve"> </w:t>
      </w:r>
      <w:ins w:id="14" w:author="Joseph Stinziano" w:date="2020-03-25T07:59:00Z">
        <w:r w:rsidR="00C45F83">
          <w:rPr>
            <w:rFonts w:cstheme="minorHAnsi"/>
            <w:sz w:val="24"/>
            <w:szCs w:val="24"/>
            <w:lang w:val="en-CA"/>
          </w:rPr>
          <w:t>fro</w:t>
        </w:r>
      </w:ins>
      <w:ins w:id="15" w:author="Joseph Stinziano" w:date="2020-03-25T08:00:00Z">
        <w:r w:rsidR="00C45F83">
          <w:rPr>
            <w:rFonts w:cstheme="minorHAnsi"/>
            <w:sz w:val="24"/>
            <w:szCs w:val="24"/>
            <w:lang w:val="en-CA"/>
          </w:rPr>
          <w:t>m the atmospher</w:t>
        </w:r>
      </w:ins>
      <w:ins w:id="16" w:author="Joseph Stinziano" w:date="2020-03-25T08:11:00Z">
        <w:r w:rsidR="00A30E6B">
          <w:rPr>
            <w:rFonts w:cstheme="minorHAnsi"/>
            <w:sz w:val="24"/>
            <w:szCs w:val="24"/>
            <w:lang w:val="en-CA"/>
          </w:rPr>
          <w:t>e</w:t>
        </w:r>
      </w:ins>
      <w:ins w:id="17" w:author="Joseph Stinziano" w:date="2020-03-25T08:00:00Z">
        <w:r w:rsidR="00C45F83">
          <w:rPr>
            <w:rFonts w:cstheme="minorHAnsi"/>
            <w:sz w:val="24"/>
            <w:szCs w:val="24"/>
            <w:lang w:val="en-CA"/>
          </w:rPr>
          <w:t xml:space="preserve"> </w:t>
        </w:r>
      </w:ins>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ins w:id="18" w:author="Joseph Stinziano" w:date="2020-03-25T08:00:00Z">
        <w:r w:rsidR="00C45F83">
          <w:rPr>
            <w:rFonts w:cstheme="minorHAnsi"/>
            <w:sz w:val="24"/>
            <w:szCs w:val="24"/>
          </w:rPr>
          <w:t>back to the atmosphere</w:t>
        </w:r>
      </w:ins>
      <w:ins w:id="19" w:author="Joseph Stinziano" w:date="2020-03-25T08:11:00Z">
        <w:r w:rsidR="00A30E6B">
          <w:rPr>
            <w:rFonts w:cstheme="minorHAnsi"/>
            <w:sz w:val="24"/>
            <w:szCs w:val="24"/>
          </w:rPr>
          <w:t xml:space="preserve"> </w:t>
        </w:r>
      </w:ins>
      <w:r w:rsidRPr="005C3801">
        <w:rPr>
          <w:rFonts w:cstheme="minorHAnsi"/>
          <w:sz w:val="24"/>
          <w:szCs w:val="24"/>
        </w:rPr>
        <w:t>(</w:t>
      </w:r>
      <w:r w:rsidR="00170E94" w:rsidRPr="005C3801">
        <w:rPr>
          <w:rFonts w:cstheme="minorHAnsi"/>
          <w:sz w:val="24"/>
          <w:szCs w:val="24"/>
        </w:rPr>
        <w:t>Amthor, 2000; Ciais et al., 201</w:t>
      </w:r>
      <w:r w:rsidR="00522DC5" w:rsidRPr="005C3801">
        <w:rPr>
          <w:rFonts w:cstheme="minorHAnsi"/>
          <w:sz w:val="24"/>
          <w:szCs w:val="24"/>
        </w:rPr>
        <w:t>3</w:t>
      </w:r>
      <w:r w:rsidRPr="005C3801">
        <w:rPr>
          <w:rFonts w:cstheme="minorHAnsi"/>
          <w:sz w:val="24"/>
          <w:szCs w:val="24"/>
        </w:rPr>
        <w:t xml:space="preserve">). </w:t>
      </w:r>
      <w:commentRangeStart w:id="20"/>
      <w:r w:rsidRPr="005C3801">
        <w:rPr>
          <w:rFonts w:cstheme="minorHAnsi"/>
          <w:sz w:val="24"/>
          <w:szCs w:val="24"/>
        </w:rPr>
        <w:t>Given the temperature sensitivity of these large carbon fluxes</w:t>
      </w:r>
      <w:commentRangeEnd w:id="20"/>
      <w:r w:rsidR="005B6359">
        <w:rPr>
          <w:rStyle w:val="CommentReference"/>
        </w:rPr>
        <w:commentReference w:id="20"/>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Way and Yamori, 2014; Smith &amp; Dukes, 2017; Kumarathunge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594D43BF"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del w:id="21" w:author="Joseph Stinziano" w:date="2020-03-25T11:48:00Z">
                <w:rPr>
                  <w:rFonts w:ascii="Cambria Math" w:hAnsi="Cambria Math" w:cstheme="minorHAnsi"/>
                  <w:i/>
                  <w:sz w:val="24"/>
                  <w:szCs w:val="24"/>
                  <w:lang w:val="en-CA"/>
                </w:rPr>
              </w:del>
            </m:ctrlPr>
          </m:sSupPr>
          <m:e>
            <m:r>
              <w:del w:id="22" w:author="Joseph Stinziano" w:date="2020-03-25T11:48:00Z">
                <w:rPr>
                  <w:rFonts w:ascii="Cambria Math" w:hAnsi="Cambria Math" w:cstheme="minorHAnsi"/>
                  <w:sz w:val="24"/>
                  <w:szCs w:val="24"/>
                  <w:lang w:val="en-CA"/>
                </w:rPr>
                <m:t>e</m:t>
              </w:del>
            </m:r>
          </m:e>
          <m:sup>
            <m:f>
              <m:fPr>
                <m:ctrlPr>
                  <w:del w:id="23" w:author="Joseph Stinziano" w:date="2020-03-25T11:48:00Z">
                    <w:rPr>
                      <w:rFonts w:ascii="Cambria Math" w:hAnsi="Cambria Math" w:cstheme="minorHAnsi"/>
                      <w:i/>
                      <w:sz w:val="24"/>
                      <w:szCs w:val="24"/>
                      <w:lang w:val="en-CA"/>
                    </w:rPr>
                  </w:del>
                </m:ctrlPr>
              </m:fPr>
              <m:num>
                <m:sSub>
                  <m:sSubPr>
                    <m:ctrlPr>
                      <w:del w:id="24" w:author="Joseph Stinziano" w:date="2020-03-25T11:48:00Z">
                        <w:rPr>
                          <w:rFonts w:ascii="Cambria Math" w:hAnsi="Cambria Math" w:cstheme="minorHAnsi"/>
                          <w:i/>
                          <w:sz w:val="24"/>
                          <w:szCs w:val="24"/>
                          <w:lang w:val="en-CA"/>
                        </w:rPr>
                      </w:del>
                    </m:ctrlPr>
                  </m:sSubPr>
                  <m:e>
                    <m:r>
                      <w:del w:id="25" w:author="Joseph Stinziano" w:date="2020-03-25T11:48:00Z">
                        <w:rPr>
                          <w:rFonts w:ascii="Cambria Math" w:hAnsi="Cambria Math" w:cstheme="minorHAnsi"/>
                          <w:sz w:val="24"/>
                          <w:szCs w:val="24"/>
                          <w:lang w:val="en-CA"/>
                        </w:rPr>
                        <m:t>-E</m:t>
                      </w:del>
                    </m:r>
                  </m:e>
                  <m:sub>
                    <m:r>
                      <w:del w:id="26" w:author="Joseph Stinziano" w:date="2020-03-25T11:48:00Z">
                        <w:rPr>
                          <w:rFonts w:ascii="Cambria Math" w:hAnsi="Cambria Math" w:cstheme="minorHAnsi"/>
                          <w:sz w:val="24"/>
                          <w:szCs w:val="24"/>
                          <w:lang w:val="en-CA"/>
                        </w:rPr>
                        <m:t>a</m:t>
                      </w:del>
                    </m:r>
                  </m:sub>
                </m:sSub>
              </m:num>
              <m:den>
                <m:r>
                  <w:del w:id="27" w:author="Joseph Stinziano" w:date="2020-03-25T11:48: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28" w:author="Joseph Stinziano" w:date="2020-03-25T11:47:00Z">
                    <w:rPr>
                      <w:rFonts w:ascii="Cambria Math" w:hAnsi="Cambria Math" w:cstheme="minorHAnsi"/>
                      <w:i/>
                      <w:sz w:val="24"/>
                      <w:szCs w:val="24"/>
                      <w:lang w:val="en-CA"/>
                    </w:rPr>
                  </w:ins>
                </m:ctrlPr>
              </m:dPr>
              <m:e>
                <m:f>
                  <m:fPr>
                    <m:ctrlPr>
                      <w:ins w:id="29" w:author="Joseph Stinziano" w:date="2020-03-25T11:47:00Z">
                        <w:rPr>
                          <w:rFonts w:ascii="Cambria Math" w:hAnsi="Cambria Math" w:cstheme="minorHAnsi"/>
                          <w:i/>
                          <w:sz w:val="24"/>
                          <w:szCs w:val="24"/>
                          <w:lang w:val="en-CA"/>
                        </w:rPr>
                      </w:ins>
                    </m:ctrlPr>
                  </m:fPr>
                  <m:num>
                    <m:sSub>
                      <m:sSubPr>
                        <m:ctrlPr>
                          <w:ins w:id="30" w:author="Joseph Stinziano" w:date="2020-03-25T11:47:00Z">
                            <w:rPr>
                              <w:rFonts w:ascii="Cambria Math" w:hAnsi="Cambria Math" w:cstheme="minorHAnsi"/>
                              <w:i/>
                              <w:sz w:val="24"/>
                              <w:szCs w:val="24"/>
                              <w:lang w:val="en-CA"/>
                            </w:rPr>
                          </w:ins>
                        </m:ctrlPr>
                      </m:sSubPr>
                      <m:e>
                        <m:r>
                          <w:ins w:id="31" w:author="Joseph Stinziano" w:date="2020-03-25T11:47:00Z">
                            <w:rPr>
                              <w:rFonts w:ascii="Cambria Math" w:hAnsi="Cambria Math" w:cstheme="minorHAnsi"/>
                              <w:sz w:val="24"/>
                              <w:szCs w:val="24"/>
                              <w:lang w:val="en-CA"/>
                            </w:rPr>
                            <m:t>-E</m:t>
                          </w:ins>
                        </m:r>
                      </m:e>
                      <m:sub>
                        <m:r>
                          <w:ins w:id="32" w:author="Joseph Stinziano" w:date="2020-03-25T11:47:00Z">
                            <w:rPr>
                              <w:rFonts w:ascii="Cambria Math" w:hAnsi="Cambria Math" w:cstheme="minorHAnsi"/>
                              <w:sz w:val="24"/>
                              <w:szCs w:val="24"/>
                              <w:lang w:val="en-CA"/>
                            </w:rPr>
                            <m:t>a</m:t>
                          </w:ins>
                        </m:r>
                      </m:sub>
                    </m:sSub>
                  </m:num>
                  <m:den>
                    <m:r>
                      <w:ins w:id="33" w:author="Joseph Stinziano" w:date="2020-03-25T11:47:00Z">
                        <w:rPr>
                          <w:rFonts w:ascii="Cambria Math" w:hAnsi="Cambria Math" w:cstheme="minorHAnsi"/>
                          <w:sz w:val="24"/>
                          <w:szCs w:val="24"/>
                          <w:lang w:val="en-CA"/>
                        </w:rPr>
                        <m:t>RT</m:t>
                      </w:ins>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commentRangeStart w:id="34"/>
      <w:commentRangeStart w:id="35"/>
      <w:r>
        <w:rPr>
          <w:rFonts w:eastAsiaTheme="minorEastAsia" w:cstheme="minorHAnsi"/>
          <w:sz w:val="24"/>
          <w:szCs w:val="24"/>
          <w:lang w:val="en-CA"/>
        </w:rPr>
        <w:t>Equation 1</w:t>
      </w:r>
      <w:commentRangeEnd w:id="34"/>
      <w:r w:rsidR="005B6359">
        <w:rPr>
          <w:rStyle w:val="CommentReference"/>
        </w:rPr>
        <w:commentReference w:id="34"/>
      </w:r>
      <w:commentRangeEnd w:id="35"/>
      <w:r w:rsidR="00A30E6B">
        <w:rPr>
          <w:rStyle w:val="CommentReference"/>
        </w:rPr>
        <w:commentReference w:id="35"/>
      </w:r>
      <w:ins w:id="36" w:author="Joseph Stinziano" w:date="2020-03-25T08:11:00Z">
        <w:r w:rsidR="00A30E6B">
          <w:rPr>
            <w:rFonts w:eastAsiaTheme="minorEastAsia" w:cstheme="minorHAnsi"/>
            <w:sz w:val="24"/>
            <w:szCs w:val="24"/>
            <w:lang w:val="en-CA"/>
          </w:rPr>
          <w:t xml:space="preserve">, </w:t>
        </w:r>
      </w:ins>
      <w:ins w:id="37" w:author="Joseph Stinziano" w:date="2020-03-25T08:00:00Z">
        <w:r w:rsidR="00C45F83">
          <w:rPr>
            <w:rFonts w:eastAsiaTheme="minorEastAsia" w:cstheme="minorHAnsi"/>
            <w:sz w:val="24"/>
            <w:szCs w:val="24"/>
            <w:lang w:val="en-CA"/>
          </w:rPr>
          <w:t>or equivalently,</w:t>
        </w:r>
      </w:ins>
    </w:p>
    <w:p w14:paraId="49263D1A" w14:textId="77777777" w:rsidR="002B0AA8" w:rsidRPr="005C3801" w:rsidRDefault="002B0AA8" w:rsidP="002B0AA8">
      <w:pPr>
        <w:spacing w:after="0" w:line="360" w:lineRule="auto"/>
        <w:rPr>
          <w:rFonts w:cstheme="minorHAnsi"/>
          <w:sz w:val="24"/>
          <w:szCs w:val="24"/>
          <w:lang w:val="en-CA"/>
        </w:rPr>
      </w:pPr>
    </w:p>
    <w:p w14:paraId="5B02FC97" w14:textId="591236D4"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38" w:author="Joseph Stinziano" w:date="2020-03-25T11:48:00Z">
                <w:rPr>
                  <w:rFonts w:ascii="Cambria Math" w:hAnsi="Cambria Math" w:cstheme="minorHAnsi"/>
                  <w:i/>
                  <w:sz w:val="24"/>
                  <w:szCs w:val="24"/>
                  <w:lang w:val="en-CA"/>
                </w:rPr>
              </w:del>
            </m:ctrlPr>
          </m:sSupPr>
          <m:e>
            <m:r>
              <w:del w:id="39" w:author="Joseph Stinziano" w:date="2020-03-25T11:48:00Z">
                <w:rPr>
                  <w:rFonts w:ascii="Cambria Math" w:hAnsi="Cambria Math" w:cstheme="minorHAnsi"/>
                  <w:sz w:val="24"/>
                  <w:szCs w:val="24"/>
                  <w:lang w:val="en-CA"/>
                </w:rPr>
                <m:t>e</m:t>
              </w:del>
            </m:r>
          </m:e>
          <m:sup>
            <m:d>
              <m:dPr>
                <m:begChr m:val="["/>
                <m:endChr m:val="]"/>
                <m:ctrlPr>
                  <w:del w:id="40" w:author="Joseph Stinziano" w:date="2020-03-25T11:48:00Z">
                    <w:rPr>
                      <w:rFonts w:ascii="Cambria Math" w:hAnsi="Cambria Math" w:cstheme="minorHAnsi"/>
                      <w:i/>
                      <w:sz w:val="24"/>
                      <w:szCs w:val="24"/>
                      <w:lang w:val="en-CA"/>
                    </w:rPr>
                  </w:del>
                </m:ctrlPr>
              </m:dPr>
              <m:e>
                <m:f>
                  <m:fPr>
                    <m:ctrlPr>
                      <w:del w:id="41" w:author="Joseph Stinziano" w:date="2020-03-25T11:48:00Z">
                        <w:rPr>
                          <w:rFonts w:ascii="Cambria Math" w:hAnsi="Cambria Math" w:cstheme="minorHAnsi"/>
                          <w:i/>
                          <w:sz w:val="24"/>
                          <w:szCs w:val="24"/>
                          <w:lang w:val="en-CA"/>
                        </w:rPr>
                      </w:del>
                    </m:ctrlPr>
                  </m:fPr>
                  <m:num>
                    <m:sSub>
                      <m:sSubPr>
                        <m:ctrlPr>
                          <w:del w:id="42" w:author="Joseph Stinziano" w:date="2020-03-25T11:48:00Z">
                            <w:rPr>
                              <w:rFonts w:ascii="Cambria Math" w:hAnsi="Cambria Math" w:cstheme="minorHAnsi"/>
                              <w:i/>
                              <w:sz w:val="24"/>
                              <w:szCs w:val="24"/>
                              <w:lang w:val="en-CA"/>
                            </w:rPr>
                          </w:del>
                        </m:ctrlPr>
                      </m:sSubPr>
                      <m:e>
                        <m:r>
                          <w:del w:id="43" w:author="Joseph Stinziano" w:date="2020-03-25T11:48:00Z">
                            <w:rPr>
                              <w:rFonts w:ascii="Cambria Math" w:hAnsi="Cambria Math" w:cstheme="minorHAnsi"/>
                              <w:sz w:val="24"/>
                              <w:szCs w:val="24"/>
                              <w:lang w:val="en-CA"/>
                            </w:rPr>
                            <m:t>E</m:t>
                          </w:del>
                        </m:r>
                      </m:e>
                      <m:sub>
                        <m:r>
                          <w:del w:id="44" w:author="Joseph Stinziano" w:date="2020-03-25T11:48:00Z">
                            <w:rPr>
                              <w:rFonts w:ascii="Cambria Math" w:hAnsi="Cambria Math" w:cstheme="minorHAnsi"/>
                              <w:sz w:val="24"/>
                              <w:szCs w:val="24"/>
                              <w:lang w:val="en-CA"/>
                            </w:rPr>
                            <m:t>a</m:t>
                          </w:del>
                        </m:r>
                      </m:sub>
                    </m:sSub>
                    <m:d>
                      <m:dPr>
                        <m:ctrlPr>
                          <w:del w:id="45" w:author="Joseph Stinziano" w:date="2020-03-25T11:48:00Z">
                            <w:rPr>
                              <w:rFonts w:ascii="Cambria Math" w:hAnsi="Cambria Math" w:cstheme="minorHAnsi"/>
                              <w:i/>
                              <w:sz w:val="24"/>
                              <w:szCs w:val="24"/>
                              <w:lang w:val="en-CA"/>
                            </w:rPr>
                          </w:del>
                        </m:ctrlPr>
                      </m:dPr>
                      <m:e>
                        <m:r>
                          <w:del w:id="46" w:author="Joseph Stinziano" w:date="2020-03-25T11:48:00Z">
                            <w:rPr>
                              <w:rFonts w:ascii="Cambria Math" w:hAnsi="Cambria Math" w:cstheme="minorHAnsi"/>
                              <w:sz w:val="24"/>
                              <w:szCs w:val="24"/>
                              <w:lang w:val="en-CA"/>
                            </w:rPr>
                            <m:t>T-298.15</m:t>
                          </w:del>
                        </m:r>
                      </m:e>
                    </m:d>
                  </m:num>
                  <m:den>
                    <m:r>
                      <w:del w:id="47" w:author="Joseph Stinziano" w:date="2020-03-25T11:48: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ins w:id="48" w:author="Joseph Stinziano" w:date="2020-03-25T11:48:00Z">
                    <w:rPr>
                      <w:rFonts w:ascii="Cambria Math" w:hAnsi="Cambria Math" w:cstheme="minorHAnsi"/>
                      <w:i/>
                      <w:sz w:val="24"/>
                      <w:szCs w:val="24"/>
                      <w:lang w:val="en-CA"/>
                    </w:rPr>
                  </w:ins>
                </m:ctrlPr>
              </m:dPr>
              <m:e>
                <m:f>
                  <m:fPr>
                    <m:ctrlPr>
                      <w:ins w:id="49" w:author="Joseph Stinziano" w:date="2020-03-25T11:48:00Z">
                        <w:rPr>
                          <w:rFonts w:ascii="Cambria Math" w:hAnsi="Cambria Math" w:cstheme="minorHAnsi"/>
                          <w:i/>
                          <w:sz w:val="24"/>
                          <w:szCs w:val="24"/>
                          <w:lang w:val="en-CA"/>
                        </w:rPr>
                      </w:ins>
                    </m:ctrlPr>
                  </m:fPr>
                  <m:num>
                    <m:sSub>
                      <m:sSubPr>
                        <m:ctrlPr>
                          <w:ins w:id="50" w:author="Joseph Stinziano" w:date="2020-03-25T11:48:00Z">
                            <w:rPr>
                              <w:rFonts w:ascii="Cambria Math" w:hAnsi="Cambria Math" w:cstheme="minorHAnsi"/>
                              <w:i/>
                              <w:sz w:val="24"/>
                              <w:szCs w:val="24"/>
                              <w:lang w:val="en-CA"/>
                            </w:rPr>
                          </w:ins>
                        </m:ctrlPr>
                      </m:sSubPr>
                      <m:e>
                        <m:r>
                          <w:ins w:id="51" w:author="Joseph Stinziano" w:date="2020-03-25T11:48:00Z">
                            <w:rPr>
                              <w:rFonts w:ascii="Cambria Math" w:hAnsi="Cambria Math" w:cstheme="minorHAnsi"/>
                              <w:sz w:val="24"/>
                              <w:szCs w:val="24"/>
                              <w:lang w:val="en-CA"/>
                            </w:rPr>
                            <m:t>E</m:t>
                          </w:ins>
                        </m:r>
                      </m:e>
                      <m:sub>
                        <m:r>
                          <w:ins w:id="52" w:author="Joseph Stinziano" w:date="2020-03-25T11:48:00Z">
                            <w:rPr>
                              <w:rFonts w:ascii="Cambria Math" w:hAnsi="Cambria Math" w:cstheme="minorHAnsi"/>
                              <w:sz w:val="24"/>
                              <w:szCs w:val="24"/>
                              <w:lang w:val="en-CA"/>
                            </w:rPr>
                            <m:t>a</m:t>
                          </w:ins>
                        </m:r>
                      </m:sub>
                    </m:sSub>
                    <m:d>
                      <m:dPr>
                        <m:ctrlPr>
                          <w:ins w:id="53" w:author="Joseph Stinziano" w:date="2020-03-25T11:48:00Z">
                            <w:rPr>
                              <w:rFonts w:ascii="Cambria Math" w:hAnsi="Cambria Math" w:cstheme="minorHAnsi"/>
                              <w:i/>
                              <w:sz w:val="24"/>
                              <w:szCs w:val="24"/>
                              <w:lang w:val="en-CA"/>
                            </w:rPr>
                          </w:ins>
                        </m:ctrlPr>
                      </m:dPr>
                      <m:e>
                        <m:r>
                          <w:ins w:id="54" w:author="Joseph Stinziano" w:date="2020-03-25T11:48:00Z">
                            <w:rPr>
                              <w:rFonts w:ascii="Cambria Math" w:hAnsi="Cambria Math" w:cstheme="minorHAnsi"/>
                              <w:sz w:val="24"/>
                              <w:szCs w:val="24"/>
                              <w:lang w:val="en-CA"/>
                            </w:rPr>
                            <m:t>T-298.15</m:t>
                          </w:ins>
                        </m:r>
                      </m:e>
                    </m:d>
                  </m:num>
                  <m:den>
                    <m:r>
                      <w:ins w:id="55" w:author="Joseph Stinziano" w:date="2020-03-25T11:48:00Z">
                        <w:rPr>
                          <w:rFonts w:ascii="Cambria Math" w:hAnsi="Cambria Math" w:cstheme="minorHAnsi"/>
                          <w:sz w:val="24"/>
                          <w:szCs w:val="24"/>
                          <w:lang w:val="en-CA"/>
                        </w:rPr>
                        <m:t>RT298.15</m:t>
                      </w:ins>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f(T) is the rate of the process at </w:t>
      </w:r>
      <w:commentRangeStart w:id="56"/>
      <w:commentRangeStart w:id="57"/>
      <w:r w:rsidRPr="005C3801">
        <w:rPr>
          <w:rFonts w:cstheme="minorHAnsi"/>
          <w:sz w:val="24"/>
          <w:szCs w:val="24"/>
          <w:lang w:val="en-CA"/>
        </w:rPr>
        <w:t>temperature</w:t>
      </w:r>
      <w:ins w:id="58" w:author="Joseph Stinziano" w:date="2020-03-25T08:01:00Z">
        <w:r w:rsidR="00C45F83">
          <w:rPr>
            <w:rFonts w:cstheme="minorHAnsi"/>
            <w:sz w:val="24"/>
            <w:szCs w:val="24"/>
            <w:lang w:val="en-CA"/>
          </w:rPr>
          <w:t xml:space="preserve"> T</w:t>
        </w:r>
      </w:ins>
      <w:r w:rsidRPr="005C3801">
        <w:rPr>
          <w:rFonts w:cstheme="minorHAnsi"/>
          <w:sz w:val="24"/>
          <w:szCs w:val="24"/>
          <w:lang w:val="en-CA"/>
        </w:rPr>
        <w:t>,</w:t>
      </w:r>
      <w:commentRangeEnd w:id="56"/>
      <w:r w:rsidR="00603FB1">
        <w:rPr>
          <w:rStyle w:val="CommentReference"/>
        </w:rPr>
        <w:commentReference w:id="56"/>
      </w:r>
      <w:commentRangeEnd w:id="57"/>
      <w:r w:rsidR="00A30E6B">
        <w:rPr>
          <w:rStyle w:val="CommentReference"/>
        </w:rPr>
        <w:commentReference w:id="57"/>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E</w:t>
      </w:r>
      <w:r w:rsidRPr="005C3801">
        <w:rPr>
          <w:rFonts w:cstheme="minorHAnsi"/>
          <w:sz w:val="24"/>
          <w:szCs w:val="24"/>
          <w:vertAlign w:val="subscript"/>
          <w:lang w:val="en-CA"/>
        </w:rPr>
        <w:t>a</w:t>
      </w:r>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Heskel et al., 2016), the most commonly implemented version is the modified Arrhenius model of Johnson et al. (1942)</w:t>
      </w:r>
      <w:r w:rsidR="002C483E" w:rsidRPr="005C3801">
        <w:rPr>
          <w:rFonts w:cstheme="minorHAnsi"/>
          <w:sz w:val="24"/>
          <w:szCs w:val="24"/>
          <w:lang w:val="en-CA"/>
        </w:rPr>
        <w:t xml:space="preserve"> as presented in Medlyn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7407665C"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59" w:author="Joseph Stinziano" w:date="2020-03-25T11:48:00Z">
                <w:rPr>
                  <w:rFonts w:ascii="Cambria Math" w:hAnsi="Cambria Math" w:cstheme="minorHAnsi"/>
                  <w:i/>
                  <w:sz w:val="24"/>
                  <w:szCs w:val="24"/>
                  <w:lang w:val="en-CA"/>
                </w:rPr>
              </w:del>
            </m:ctrlPr>
          </m:sSupPr>
          <m:e>
            <m:r>
              <w:del w:id="60" w:author="Joseph Stinziano" w:date="2020-03-25T11:48:00Z">
                <w:rPr>
                  <w:rFonts w:ascii="Cambria Math" w:hAnsi="Cambria Math" w:cstheme="minorHAnsi"/>
                  <w:sz w:val="24"/>
                  <w:szCs w:val="24"/>
                  <w:lang w:val="en-CA"/>
                </w:rPr>
                <m:t>e</m:t>
              </w:del>
            </m:r>
          </m:e>
          <m:sup>
            <m:d>
              <m:dPr>
                <m:begChr m:val="["/>
                <m:endChr m:val="]"/>
                <m:ctrlPr>
                  <w:del w:id="61" w:author="Joseph Stinziano" w:date="2020-03-25T11:48:00Z">
                    <w:rPr>
                      <w:rFonts w:ascii="Cambria Math" w:hAnsi="Cambria Math" w:cstheme="minorHAnsi"/>
                      <w:i/>
                      <w:sz w:val="24"/>
                      <w:szCs w:val="24"/>
                      <w:lang w:val="en-CA"/>
                    </w:rPr>
                  </w:del>
                </m:ctrlPr>
              </m:dPr>
              <m:e>
                <m:f>
                  <m:fPr>
                    <m:ctrlPr>
                      <w:del w:id="62" w:author="Joseph Stinziano" w:date="2020-03-25T11:48:00Z">
                        <w:rPr>
                          <w:rFonts w:ascii="Cambria Math" w:hAnsi="Cambria Math" w:cstheme="minorHAnsi"/>
                          <w:i/>
                          <w:sz w:val="24"/>
                          <w:szCs w:val="24"/>
                          <w:lang w:val="en-CA"/>
                        </w:rPr>
                      </w:del>
                    </m:ctrlPr>
                  </m:fPr>
                  <m:num>
                    <m:sSub>
                      <m:sSubPr>
                        <m:ctrlPr>
                          <w:del w:id="63" w:author="Joseph Stinziano" w:date="2020-03-25T11:48:00Z">
                            <w:rPr>
                              <w:rFonts w:ascii="Cambria Math" w:hAnsi="Cambria Math" w:cstheme="minorHAnsi"/>
                              <w:i/>
                              <w:sz w:val="24"/>
                              <w:szCs w:val="24"/>
                              <w:lang w:val="en-CA"/>
                            </w:rPr>
                          </w:del>
                        </m:ctrlPr>
                      </m:sSubPr>
                      <m:e>
                        <m:r>
                          <w:del w:id="64" w:author="Joseph Stinziano" w:date="2020-03-25T11:48:00Z">
                            <w:rPr>
                              <w:rFonts w:ascii="Cambria Math" w:hAnsi="Cambria Math" w:cstheme="minorHAnsi"/>
                              <w:sz w:val="24"/>
                              <w:szCs w:val="24"/>
                              <w:lang w:val="en-CA"/>
                            </w:rPr>
                            <m:t>E</m:t>
                          </w:del>
                        </m:r>
                      </m:e>
                      <m:sub>
                        <m:r>
                          <w:del w:id="65" w:author="Joseph Stinziano" w:date="2020-03-25T11:48:00Z">
                            <w:rPr>
                              <w:rFonts w:ascii="Cambria Math" w:hAnsi="Cambria Math" w:cstheme="minorHAnsi"/>
                              <w:sz w:val="24"/>
                              <w:szCs w:val="24"/>
                              <w:lang w:val="en-CA"/>
                            </w:rPr>
                            <m:t>a</m:t>
                          </w:del>
                        </m:r>
                      </m:sub>
                    </m:sSub>
                    <m:r>
                      <w:del w:id="66" w:author="Joseph Stinziano" w:date="2020-03-25T11:48:00Z">
                        <w:rPr>
                          <w:rFonts w:ascii="Cambria Math" w:hAnsi="Cambria Math" w:cstheme="minorHAnsi"/>
                          <w:sz w:val="24"/>
                          <w:szCs w:val="24"/>
                          <w:lang w:val="en-CA"/>
                        </w:rPr>
                        <m:t>(T-298.15)</m:t>
                      </w:del>
                    </m:r>
                  </m:num>
                  <m:den>
                    <m:r>
                      <w:del w:id="67" w:author="Joseph Stinziano" w:date="2020-03-25T11:48:00Z">
                        <w:rPr>
                          <w:rFonts w:ascii="Cambria Math" w:hAnsi="Cambria Math" w:cstheme="minorHAnsi"/>
                          <w:sz w:val="24"/>
                          <w:szCs w:val="24"/>
                          <w:lang w:val="en-CA"/>
                        </w:rPr>
                        <m:t>RT298.15</m:t>
                      </w:del>
                    </m:r>
                  </m:den>
                </m:f>
              </m:e>
            </m:d>
          </m:sup>
        </m:sSup>
        <m:func>
          <m:funcPr>
            <m:ctrlPr>
              <w:ins w:id="68" w:author="Joseph Stinziano" w:date="2020-03-25T11:48:00Z">
                <w:rPr>
                  <w:rFonts w:ascii="Cambria Math" w:hAnsi="Cambria Math" w:cstheme="minorHAnsi"/>
                  <w:i/>
                  <w:sz w:val="24"/>
                  <w:szCs w:val="24"/>
                  <w:lang w:val="en-CA"/>
                </w:rPr>
              </w:ins>
            </m:ctrlPr>
          </m:funcPr>
          <m:fName>
            <m:r>
              <w:ins w:id="69" w:author="Joseph Stinziano" w:date="2020-03-25T11:48:00Z">
                <m:rPr>
                  <m:sty m:val="p"/>
                </m:rPr>
                <w:rPr>
                  <w:rFonts w:ascii="Cambria Math" w:hAnsi="Cambria Math" w:cstheme="minorHAnsi"/>
                  <w:sz w:val="24"/>
                  <w:szCs w:val="24"/>
                  <w:lang w:val="en-CA"/>
                </w:rPr>
                <m:t>exp</m:t>
              </w:ins>
            </m:r>
          </m:fName>
          <m:e>
            <m:d>
              <m:dPr>
                <m:begChr m:val="["/>
                <m:endChr m:val="]"/>
                <m:ctrlPr>
                  <w:ins w:id="70" w:author="Joseph Stinziano" w:date="2020-03-25T11:48:00Z">
                    <w:rPr>
                      <w:rFonts w:ascii="Cambria Math" w:hAnsi="Cambria Math" w:cstheme="minorHAnsi"/>
                      <w:i/>
                      <w:sz w:val="24"/>
                      <w:szCs w:val="24"/>
                      <w:lang w:val="en-CA"/>
                    </w:rPr>
                  </w:ins>
                </m:ctrlPr>
              </m:dPr>
              <m:e>
                <m:f>
                  <m:fPr>
                    <m:ctrlPr>
                      <w:ins w:id="71" w:author="Joseph Stinziano" w:date="2020-03-25T11:48:00Z">
                        <w:rPr>
                          <w:rFonts w:ascii="Cambria Math" w:hAnsi="Cambria Math" w:cstheme="minorHAnsi"/>
                          <w:i/>
                          <w:sz w:val="24"/>
                          <w:szCs w:val="24"/>
                          <w:lang w:val="en-CA"/>
                        </w:rPr>
                      </w:ins>
                    </m:ctrlPr>
                  </m:fPr>
                  <m:num>
                    <m:sSub>
                      <m:sSubPr>
                        <m:ctrlPr>
                          <w:ins w:id="72" w:author="Joseph Stinziano" w:date="2020-03-25T11:48:00Z">
                            <w:rPr>
                              <w:rFonts w:ascii="Cambria Math" w:hAnsi="Cambria Math" w:cstheme="minorHAnsi"/>
                              <w:i/>
                              <w:sz w:val="24"/>
                              <w:szCs w:val="24"/>
                              <w:lang w:val="en-CA"/>
                            </w:rPr>
                          </w:ins>
                        </m:ctrlPr>
                      </m:sSubPr>
                      <m:e>
                        <m:r>
                          <w:ins w:id="73" w:author="Joseph Stinziano" w:date="2020-03-25T11:48:00Z">
                            <w:rPr>
                              <w:rFonts w:ascii="Cambria Math" w:hAnsi="Cambria Math" w:cstheme="minorHAnsi"/>
                              <w:sz w:val="24"/>
                              <w:szCs w:val="24"/>
                              <w:lang w:val="en-CA"/>
                            </w:rPr>
                            <m:t>E</m:t>
                          </w:ins>
                        </m:r>
                      </m:e>
                      <m:sub>
                        <m:r>
                          <w:ins w:id="74" w:author="Joseph Stinziano" w:date="2020-03-25T11:48:00Z">
                            <w:rPr>
                              <w:rFonts w:ascii="Cambria Math" w:hAnsi="Cambria Math" w:cstheme="minorHAnsi"/>
                              <w:sz w:val="24"/>
                              <w:szCs w:val="24"/>
                              <w:lang w:val="en-CA"/>
                            </w:rPr>
                            <m:t>a</m:t>
                          </w:ins>
                        </m:r>
                      </m:sub>
                    </m:sSub>
                    <m:d>
                      <m:dPr>
                        <m:ctrlPr>
                          <w:ins w:id="75" w:author="Joseph Stinziano" w:date="2020-03-25T11:48:00Z">
                            <w:rPr>
                              <w:rFonts w:ascii="Cambria Math" w:hAnsi="Cambria Math" w:cstheme="minorHAnsi"/>
                              <w:i/>
                              <w:sz w:val="24"/>
                              <w:szCs w:val="24"/>
                              <w:lang w:val="en-CA"/>
                            </w:rPr>
                          </w:ins>
                        </m:ctrlPr>
                      </m:dPr>
                      <m:e>
                        <m:r>
                          <w:ins w:id="76" w:author="Joseph Stinziano" w:date="2020-03-25T11:48:00Z">
                            <w:rPr>
                              <w:rFonts w:ascii="Cambria Math" w:hAnsi="Cambria Math" w:cstheme="minorHAnsi"/>
                              <w:sz w:val="24"/>
                              <w:szCs w:val="24"/>
                              <w:lang w:val="en-CA"/>
                            </w:rPr>
                            <m:t>T-298.15</m:t>
                          </w:ins>
                        </m:r>
                      </m:e>
                    </m:d>
                  </m:num>
                  <m:den>
                    <m:r>
                      <w:ins w:id="77" w:author="Joseph Stinziano" w:date="2020-03-25T11:48: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78" w:author="Joseph Stinziano" w:date="2020-03-25T11:49:00Z">
                        <w:rPr>
                          <w:rFonts w:ascii="Cambria Math" w:hAnsi="Cambria Math" w:cstheme="minorHAnsi"/>
                          <w:i/>
                          <w:sz w:val="24"/>
                          <w:szCs w:val="24"/>
                          <w:lang w:val="en-CA"/>
                        </w:rPr>
                      </w:del>
                    </m:ctrlPr>
                  </m:sSupPr>
                  <m:e>
                    <m:r>
                      <w:del w:id="79" w:author="Joseph Stinziano" w:date="2020-03-25T11:49:00Z">
                        <w:rPr>
                          <w:rFonts w:ascii="Cambria Math" w:hAnsi="Cambria Math" w:cstheme="minorHAnsi"/>
                          <w:sz w:val="24"/>
                          <w:szCs w:val="24"/>
                          <w:lang w:val="en-CA"/>
                        </w:rPr>
                        <m:t>e</m:t>
                      </w:del>
                    </m:r>
                  </m:e>
                  <m:sup>
                    <m:f>
                      <m:fPr>
                        <m:ctrlPr>
                          <w:del w:id="80" w:author="Joseph Stinziano" w:date="2020-03-25T11:49:00Z">
                            <w:rPr>
                              <w:rFonts w:ascii="Cambria Math" w:hAnsi="Cambria Math" w:cstheme="minorHAnsi"/>
                              <w:i/>
                              <w:sz w:val="24"/>
                              <w:szCs w:val="24"/>
                              <w:lang w:val="en-CA"/>
                            </w:rPr>
                          </w:del>
                        </m:ctrlPr>
                      </m:fPr>
                      <m:num>
                        <m:r>
                          <w:del w:id="81" w:author="Joseph Stinziano" w:date="2020-03-25T11:49:00Z">
                            <w:rPr>
                              <w:rFonts w:ascii="Cambria Math" w:hAnsi="Cambria Math" w:cstheme="minorHAnsi"/>
                              <w:sz w:val="24"/>
                              <w:szCs w:val="24"/>
                              <w:lang w:val="en-CA"/>
                            </w:rPr>
                            <m:t>298.15ΔS-</m:t>
                          </w:del>
                        </m:r>
                        <m:sSub>
                          <m:sSubPr>
                            <m:ctrlPr>
                              <w:del w:id="82" w:author="Joseph Stinziano" w:date="2020-03-25T11:49:00Z">
                                <w:rPr>
                                  <w:rFonts w:ascii="Cambria Math" w:hAnsi="Cambria Math" w:cstheme="minorHAnsi"/>
                                  <w:i/>
                                  <w:sz w:val="24"/>
                                  <w:szCs w:val="24"/>
                                  <w:lang w:val="en-CA"/>
                                </w:rPr>
                              </w:del>
                            </m:ctrlPr>
                          </m:sSubPr>
                          <m:e>
                            <m:r>
                              <w:del w:id="83" w:author="Joseph Stinziano" w:date="2020-03-25T11:49:00Z">
                                <w:rPr>
                                  <w:rFonts w:ascii="Cambria Math" w:hAnsi="Cambria Math" w:cstheme="minorHAnsi"/>
                                  <w:sz w:val="24"/>
                                  <w:szCs w:val="24"/>
                                  <w:lang w:val="en-CA"/>
                                </w:rPr>
                                <m:t>H</m:t>
                              </w:del>
                            </m:r>
                          </m:e>
                          <m:sub>
                            <m:r>
                              <w:del w:id="84" w:author="Joseph Stinziano" w:date="2020-03-25T11:49:00Z">
                                <w:rPr>
                                  <w:rFonts w:ascii="Cambria Math" w:hAnsi="Cambria Math" w:cstheme="minorHAnsi"/>
                                  <w:sz w:val="24"/>
                                  <w:szCs w:val="24"/>
                                  <w:lang w:val="en-CA"/>
                                </w:rPr>
                                <m:t>d</m:t>
                              </w:del>
                            </m:r>
                          </m:sub>
                        </m:sSub>
                      </m:num>
                      <m:den>
                        <m:r>
                          <w:del w:id="85" w:author="Joseph Stinziano" w:date="2020-03-25T11:49: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86" w:author="Joseph Stinziano" w:date="2020-03-25T11:48:00Z">
                            <w:rPr>
                              <w:rFonts w:ascii="Cambria Math" w:hAnsi="Cambria Math" w:cstheme="minorHAnsi"/>
                              <w:i/>
                              <w:sz w:val="24"/>
                              <w:szCs w:val="24"/>
                              <w:lang w:val="en-CA"/>
                            </w:rPr>
                          </w:ins>
                        </m:ctrlPr>
                      </m:dPr>
                      <m:e>
                        <m:f>
                          <m:fPr>
                            <m:ctrlPr>
                              <w:ins w:id="87" w:author="Joseph Stinziano" w:date="2020-03-25T11:49:00Z">
                                <w:rPr>
                                  <w:rFonts w:ascii="Cambria Math" w:hAnsi="Cambria Math" w:cstheme="minorHAnsi"/>
                                  <w:i/>
                                  <w:sz w:val="24"/>
                                  <w:szCs w:val="24"/>
                                  <w:lang w:val="en-CA"/>
                                </w:rPr>
                              </w:ins>
                            </m:ctrlPr>
                          </m:fPr>
                          <m:num>
                            <m:r>
                              <w:ins w:id="88" w:author="Joseph Stinziano" w:date="2020-03-25T11:49:00Z">
                                <w:rPr>
                                  <w:rFonts w:ascii="Cambria Math" w:hAnsi="Cambria Math" w:cstheme="minorHAnsi"/>
                                  <w:sz w:val="24"/>
                                  <w:szCs w:val="24"/>
                                  <w:lang w:val="en-CA"/>
                                </w:rPr>
                                <m:t>298.15ΔS-</m:t>
                              </w:ins>
                            </m:r>
                            <m:sSub>
                              <m:sSubPr>
                                <m:ctrlPr>
                                  <w:ins w:id="89" w:author="Joseph Stinziano" w:date="2020-03-25T11:49:00Z">
                                    <w:rPr>
                                      <w:rFonts w:ascii="Cambria Math" w:hAnsi="Cambria Math" w:cstheme="minorHAnsi"/>
                                      <w:i/>
                                      <w:sz w:val="24"/>
                                      <w:szCs w:val="24"/>
                                      <w:lang w:val="en-CA"/>
                                    </w:rPr>
                                  </w:ins>
                                </m:ctrlPr>
                              </m:sSubPr>
                              <m:e>
                                <m:r>
                                  <w:ins w:id="90" w:author="Joseph Stinziano" w:date="2020-03-25T11:49:00Z">
                                    <w:rPr>
                                      <w:rFonts w:ascii="Cambria Math" w:hAnsi="Cambria Math" w:cstheme="minorHAnsi"/>
                                      <w:sz w:val="24"/>
                                      <w:szCs w:val="24"/>
                                      <w:lang w:val="en-CA"/>
                                    </w:rPr>
                                    <m:t>H</m:t>
                                  </w:ins>
                                </m:r>
                              </m:e>
                              <m:sub>
                                <m:r>
                                  <w:ins w:id="91" w:author="Joseph Stinziano" w:date="2020-03-25T11:49:00Z">
                                    <w:rPr>
                                      <w:rFonts w:ascii="Cambria Math" w:hAnsi="Cambria Math" w:cstheme="minorHAnsi"/>
                                      <w:sz w:val="24"/>
                                      <w:szCs w:val="24"/>
                                      <w:lang w:val="en-CA"/>
                                    </w:rPr>
                                    <m:t>d</m:t>
                                  </w:ins>
                                </m:r>
                              </m:sub>
                            </m:sSub>
                          </m:num>
                          <m:den>
                            <m:r>
                              <w:ins w:id="92" w:author="Joseph Stinziano" w:date="2020-03-25T11:49: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93" w:author="Joseph Stinziano" w:date="2020-03-25T11:49:00Z">
                        <w:rPr>
                          <w:rFonts w:ascii="Cambria Math" w:hAnsi="Cambria Math" w:cstheme="minorHAnsi"/>
                          <w:i/>
                          <w:sz w:val="24"/>
                          <w:szCs w:val="24"/>
                          <w:lang w:val="en-CA"/>
                        </w:rPr>
                      </w:del>
                    </m:ctrlPr>
                  </m:sSupPr>
                  <m:e>
                    <m:r>
                      <w:del w:id="94" w:author="Joseph Stinziano" w:date="2020-03-25T11:49:00Z">
                        <w:rPr>
                          <w:rFonts w:ascii="Cambria Math" w:hAnsi="Cambria Math" w:cstheme="minorHAnsi"/>
                          <w:sz w:val="24"/>
                          <w:szCs w:val="24"/>
                          <w:lang w:val="en-CA"/>
                        </w:rPr>
                        <m:t>e</m:t>
                      </w:del>
                    </m:r>
                  </m:e>
                  <m:sup>
                    <m:f>
                      <m:fPr>
                        <m:ctrlPr>
                          <w:del w:id="95" w:author="Joseph Stinziano" w:date="2020-03-25T11:49:00Z">
                            <w:rPr>
                              <w:rFonts w:ascii="Cambria Math" w:hAnsi="Cambria Math" w:cstheme="minorHAnsi"/>
                              <w:i/>
                              <w:sz w:val="24"/>
                              <w:szCs w:val="24"/>
                              <w:lang w:val="en-CA"/>
                            </w:rPr>
                          </w:del>
                        </m:ctrlPr>
                      </m:fPr>
                      <m:num>
                        <m:r>
                          <w:del w:id="96" w:author="Joseph Stinziano" w:date="2020-03-25T11:49:00Z">
                            <w:rPr>
                              <w:rFonts w:ascii="Cambria Math" w:hAnsi="Cambria Math" w:cstheme="minorHAnsi"/>
                              <w:sz w:val="24"/>
                              <w:szCs w:val="24"/>
                              <w:lang w:val="en-CA"/>
                            </w:rPr>
                            <m:t>TΔS-</m:t>
                          </w:del>
                        </m:r>
                        <m:sSub>
                          <m:sSubPr>
                            <m:ctrlPr>
                              <w:del w:id="97" w:author="Joseph Stinziano" w:date="2020-03-25T11:49:00Z">
                                <w:rPr>
                                  <w:rFonts w:ascii="Cambria Math" w:hAnsi="Cambria Math" w:cstheme="minorHAnsi"/>
                                  <w:i/>
                                  <w:sz w:val="24"/>
                                  <w:szCs w:val="24"/>
                                  <w:lang w:val="en-CA"/>
                                </w:rPr>
                              </w:del>
                            </m:ctrlPr>
                          </m:sSubPr>
                          <m:e>
                            <m:r>
                              <w:del w:id="98" w:author="Joseph Stinziano" w:date="2020-03-25T11:49:00Z">
                                <w:rPr>
                                  <w:rFonts w:ascii="Cambria Math" w:hAnsi="Cambria Math" w:cstheme="minorHAnsi"/>
                                  <w:sz w:val="24"/>
                                  <w:szCs w:val="24"/>
                                  <w:lang w:val="en-CA"/>
                                </w:rPr>
                                <m:t>H</m:t>
                              </w:del>
                            </m:r>
                          </m:e>
                          <m:sub>
                            <m:r>
                              <w:del w:id="99" w:author="Joseph Stinziano" w:date="2020-03-25T11:49:00Z">
                                <w:rPr>
                                  <w:rFonts w:ascii="Cambria Math" w:hAnsi="Cambria Math" w:cstheme="minorHAnsi"/>
                                  <w:sz w:val="24"/>
                                  <w:szCs w:val="24"/>
                                  <w:lang w:val="en-CA"/>
                                </w:rPr>
                                <m:t>d</m:t>
                              </w:del>
                            </m:r>
                          </m:sub>
                        </m:sSub>
                      </m:num>
                      <m:den>
                        <m:r>
                          <w:del w:id="100" w:author="Joseph Stinziano" w:date="2020-03-25T11:49: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01" w:author="Joseph Stinziano" w:date="2020-03-25T11:49:00Z">
                            <w:rPr>
                              <w:rFonts w:ascii="Cambria Math" w:hAnsi="Cambria Math" w:cstheme="minorHAnsi"/>
                              <w:i/>
                              <w:sz w:val="24"/>
                              <w:szCs w:val="24"/>
                              <w:lang w:val="en-CA"/>
                            </w:rPr>
                          </w:ins>
                        </m:ctrlPr>
                      </m:dPr>
                      <m:e>
                        <m:f>
                          <m:fPr>
                            <m:ctrlPr>
                              <w:ins w:id="102" w:author="Joseph Stinziano" w:date="2020-03-25T11:49:00Z">
                                <w:rPr>
                                  <w:rFonts w:ascii="Cambria Math" w:hAnsi="Cambria Math" w:cstheme="minorHAnsi"/>
                                  <w:i/>
                                  <w:sz w:val="24"/>
                                  <w:szCs w:val="24"/>
                                  <w:lang w:val="en-CA"/>
                                </w:rPr>
                              </w:ins>
                            </m:ctrlPr>
                          </m:fPr>
                          <m:num>
                            <m:r>
                              <w:ins w:id="103" w:author="Joseph Stinziano" w:date="2020-03-25T11:49:00Z">
                                <w:rPr>
                                  <w:rFonts w:ascii="Cambria Math" w:hAnsi="Cambria Math" w:cstheme="minorHAnsi"/>
                                  <w:sz w:val="24"/>
                                  <w:szCs w:val="24"/>
                                  <w:lang w:val="en-CA"/>
                                </w:rPr>
                                <m:t>TΔS-</m:t>
                              </w:ins>
                            </m:r>
                            <m:sSub>
                              <m:sSubPr>
                                <m:ctrlPr>
                                  <w:ins w:id="104" w:author="Joseph Stinziano" w:date="2020-03-25T11:49:00Z">
                                    <w:rPr>
                                      <w:rFonts w:ascii="Cambria Math" w:hAnsi="Cambria Math" w:cstheme="minorHAnsi"/>
                                      <w:i/>
                                      <w:sz w:val="24"/>
                                      <w:szCs w:val="24"/>
                                      <w:lang w:val="en-CA"/>
                                    </w:rPr>
                                  </w:ins>
                                </m:ctrlPr>
                              </m:sSubPr>
                              <m:e>
                                <m:r>
                                  <w:ins w:id="105" w:author="Joseph Stinziano" w:date="2020-03-25T11:49:00Z">
                                    <w:rPr>
                                      <w:rFonts w:ascii="Cambria Math" w:hAnsi="Cambria Math" w:cstheme="minorHAnsi"/>
                                      <w:sz w:val="24"/>
                                      <w:szCs w:val="24"/>
                                      <w:lang w:val="en-CA"/>
                                    </w:rPr>
                                    <m:t>H</m:t>
                                  </w:ins>
                                </m:r>
                              </m:e>
                              <m:sub>
                                <m:r>
                                  <w:ins w:id="106" w:author="Joseph Stinziano" w:date="2020-03-25T11:49:00Z">
                                    <w:rPr>
                                      <w:rFonts w:ascii="Cambria Math" w:hAnsi="Cambria Math" w:cstheme="minorHAnsi"/>
                                      <w:sz w:val="24"/>
                                      <w:szCs w:val="24"/>
                                      <w:lang w:val="en-CA"/>
                                    </w:rPr>
                                    <m:t>d</m:t>
                                  </w:ins>
                                </m:r>
                              </m:sub>
                            </m:sSub>
                          </m:num>
                          <m:den>
                            <m:r>
                              <w:ins w:id="107" w:author="Joseph Stinziano" w:date="2020-03-25T11:49:00Z">
                                <w:rPr>
                                  <w:rFonts w:ascii="Cambria Math" w:hAnsi="Cambria Math" w:cstheme="minorHAnsi"/>
                                  <w:sz w:val="24"/>
                                  <w:szCs w:val="24"/>
                                  <w:lang w:val="en-CA"/>
                                </w:rPr>
                                <m:t>TR</m:t>
                              </w:ins>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ins w:id="108" w:author="Joseph Stinziano" w:date="2020-03-25T08:04:00Z">
        <w:r w:rsidR="00C45F83">
          <w:rPr>
            <w:rFonts w:cstheme="minorHAnsi"/>
            <w:sz w:val="24"/>
            <w:szCs w:val="24"/>
            <w:lang w:val="en-CA"/>
          </w:rPr>
          <w:t xml:space="preserve"> K</w:t>
        </w:r>
        <w:r w:rsidR="00C45F83">
          <w:rPr>
            <w:rFonts w:cstheme="minorHAnsi"/>
            <w:sz w:val="24"/>
            <w:szCs w:val="24"/>
            <w:vertAlign w:val="superscript"/>
            <w:lang w:val="en-CA"/>
          </w:rPr>
          <w:t>-1</w:t>
        </w:r>
      </w:ins>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5EFDB642" w:rsidR="00A82413" w:rsidRPr="005C3801" w:rsidRDefault="00A82413" w:rsidP="002B0AA8">
      <w:pPr>
        <w:spacing w:after="0" w:line="360" w:lineRule="auto"/>
        <w:rPr>
          <w:rFonts w:cstheme="minorHAnsi"/>
          <w:sz w:val="24"/>
          <w:szCs w:val="24"/>
          <w:lang w:val="en-CA"/>
        </w:rPr>
      </w:pPr>
      <w:commentRangeStart w:id="109"/>
      <w:commentRangeStart w:id="110"/>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modeling the temperature responses of photosynthetic capacity </w:t>
      </w:r>
      <w:del w:id="111" w:author="Joseph Stinziano" w:date="2020-03-26T08:23:00Z">
        <w:r w:rsidRPr="005C3801" w:rsidDel="00312155">
          <w:rPr>
            <w:rFonts w:cstheme="minorHAnsi"/>
            <w:sz w:val="24"/>
            <w:szCs w:val="24"/>
            <w:lang w:val="en-CA"/>
          </w:rPr>
          <w:delText>(</w:delText>
        </w:r>
        <w:r w:rsidR="002C483E" w:rsidRPr="005C3801" w:rsidDel="00312155">
          <w:rPr>
            <w:rFonts w:cstheme="minorHAnsi"/>
            <w:sz w:val="24"/>
            <w:szCs w:val="24"/>
            <w:lang w:val="en-CA"/>
          </w:rPr>
          <w:delText>based on Farquhar et al.</w:delText>
        </w:r>
        <w:r w:rsidR="00170E94" w:rsidRPr="005C3801" w:rsidDel="00312155">
          <w:rPr>
            <w:rFonts w:cstheme="minorHAnsi"/>
            <w:sz w:val="24"/>
            <w:szCs w:val="24"/>
            <w:lang w:val="en-CA"/>
          </w:rPr>
          <w:delText>,</w:delText>
        </w:r>
        <w:r w:rsidR="002C483E" w:rsidRPr="005C3801" w:rsidDel="00312155">
          <w:rPr>
            <w:rFonts w:cstheme="minorHAnsi"/>
            <w:sz w:val="24"/>
            <w:szCs w:val="24"/>
            <w:lang w:val="en-CA"/>
          </w:rPr>
          <w:delText xml:space="preserve"> 1980): </w:delText>
        </w:r>
      </w:del>
      <w:ins w:id="112" w:author="Joseph Stinziano" w:date="2020-03-26T08:23:00Z">
        <w:r w:rsidR="00312155">
          <w:rPr>
            <w:rFonts w:cstheme="minorHAnsi"/>
            <w:sz w:val="24"/>
            <w:szCs w:val="24"/>
            <w:lang w:val="en-CA"/>
          </w:rPr>
          <w:t>(</w:t>
        </w:r>
      </w:ins>
      <w:ins w:id="113" w:author="Joseph Stinziano" w:date="2020-03-26T08:30:00Z">
        <w:r w:rsidR="00312155">
          <w:rPr>
            <w:rFonts w:cstheme="minorHAnsi"/>
            <w:sz w:val="24"/>
            <w:szCs w:val="24"/>
            <w:lang w:val="en-CA"/>
          </w:rPr>
          <w:t>i.e.</w:t>
        </w:r>
      </w:ins>
      <w:ins w:id="114" w:author="Joseph Stinziano" w:date="2020-03-26T08:23:00Z">
        <w:r w:rsidR="00312155">
          <w:rPr>
            <w:rFonts w:cstheme="minorHAnsi"/>
            <w:sz w:val="24"/>
            <w:szCs w:val="24"/>
            <w:lang w:val="en-CA"/>
          </w:rPr>
          <w:t xml:space="preserve">. </w:t>
        </w:r>
      </w:ins>
      <w:r w:rsidRPr="005C3801">
        <w:rPr>
          <w:rFonts w:cstheme="minorHAnsi"/>
          <w:sz w:val="24"/>
          <w:szCs w:val="24"/>
          <w:lang w:val="en-CA"/>
        </w:rPr>
        <w:t>maximum carboxylation capacity of rubisco, V</w:t>
      </w:r>
      <w:r w:rsidRPr="005C3801">
        <w:rPr>
          <w:rFonts w:cstheme="minorHAnsi"/>
          <w:sz w:val="24"/>
          <w:szCs w:val="24"/>
          <w:vertAlign w:val="subscript"/>
          <w:lang w:val="en-CA"/>
        </w:rPr>
        <w:t>cmax</w:t>
      </w:r>
      <w:r w:rsidRPr="005C3801">
        <w:rPr>
          <w:rFonts w:cstheme="minorHAnsi"/>
          <w:sz w:val="24"/>
          <w:szCs w:val="24"/>
          <w:lang w:val="en-CA"/>
        </w:rPr>
        <w:t>, maximum electron transport capacity, J</w:t>
      </w:r>
      <w:r w:rsidRPr="005C3801">
        <w:rPr>
          <w:rFonts w:cstheme="minorHAnsi"/>
          <w:sz w:val="24"/>
          <w:szCs w:val="24"/>
          <w:vertAlign w:val="subscript"/>
          <w:lang w:val="en-CA"/>
        </w:rPr>
        <w:t>max</w:t>
      </w:r>
      <w:r w:rsidRPr="005C3801">
        <w:rPr>
          <w:rFonts w:cstheme="minorHAnsi"/>
          <w:sz w:val="24"/>
          <w:szCs w:val="24"/>
          <w:lang w:val="en-CA"/>
        </w:rPr>
        <w:t xml:space="preserve">, and </w:t>
      </w:r>
      <w:del w:id="115" w:author="Joseph Stinziano" w:date="2020-03-26T08:27:00Z">
        <w:r w:rsidRPr="005C3801" w:rsidDel="00312155">
          <w:rPr>
            <w:rFonts w:cstheme="minorHAnsi"/>
            <w:sz w:val="24"/>
            <w:szCs w:val="24"/>
            <w:lang w:val="en-CA"/>
          </w:rPr>
          <w:delText xml:space="preserve">related </w:delText>
        </w:r>
        <w:r w:rsidR="002C483E" w:rsidRPr="005C3801" w:rsidDel="00312155">
          <w:rPr>
            <w:rFonts w:cstheme="minorHAnsi"/>
            <w:sz w:val="24"/>
            <w:szCs w:val="24"/>
            <w:lang w:val="en-CA"/>
          </w:rPr>
          <w:delText>kinetics</w:delText>
        </w:r>
        <w:r w:rsidR="006E7FAB" w:rsidDel="00312155">
          <w:rPr>
            <w:rFonts w:cstheme="minorHAnsi"/>
            <w:sz w:val="24"/>
            <w:szCs w:val="24"/>
            <w:lang w:val="en-CA"/>
          </w:rPr>
          <w:delText xml:space="preserve"> as well as</w:delText>
        </w:r>
        <w:r w:rsidR="002C483E" w:rsidRPr="005C3801" w:rsidDel="00312155">
          <w:rPr>
            <w:rFonts w:cstheme="minorHAnsi"/>
            <w:sz w:val="24"/>
            <w:szCs w:val="24"/>
            <w:lang w:val="en-CA"/>
          </w:rPr>
          <w:delText xml:space="preserve"> Sharkey </w:delText>
        </w:r>
        <w:r w:rsidR="006E7FAB" w:rsidDel="00312155">
          <w:rPr>
            <w:rFonts w:cstheme="minorHAnsi"/>
            <w:sz w:val="24"/>
            <w:szCs w:val="24"/>
            <w:lang w:val="en-CA"/>
          </w:rPr>
          <w:delText>(</w:delText>
        </w:r>
        <w:r w:rsidR="002C483E" w:rsidRPr="005C3801" w:rsidDel="00312155">
          <w:rPr>
            <w:rFonts w:cstheme="minorHAnsi"/>
            <w:sz w:val="24"/>
            <w:szCs w:val="24"/>
            <w:lang w:val="en-CA"/>
          </w:rPr>
          <w:delText>1985</w:delText>
        </w:r>
        <w:r w:rsidR="006E7FAB" w:rsidDel="00312155">
          <w:rPr>
            <w:rFonts w:cstheme="minorHAnsi"/>
            <w:sz w:val="24"/>
            <w:szCs w:val="24"/>
            <w:lang w:val="en-CA"/>
          </w:rPr>
          <w:delText>)</w:delText>
        </w:r>
        <w:r w:rsidR="002C483E" w:rsidRPr="005C3801" w:rsidDel="00312155">
          <w:rPr>
            <w:rFonts w:cstheme="minorHAnsi"/>
            <w:sz w:val="24"/>
            <w:szCs w:val="24"/>
            <w:lang w:val="en-CA"/>
          </w:rPr>
          <w:delText xml:space="preserve"> and </w:delText>
        </w:r>
        <w:r w:rsidR="000264E2" w:rsidRPr="005C3801" w:rsidDel="00312155">
          <w:rPr>
            <w:rFonts w:cstheme="minorHAnsi"/>
            <w:sz w:val="24"/>
            <w:szCs w:val="24"/>
            <w:lang w:val="en-CA"/>
          </w:rPr>
          <w:delText xml:space="preserve">Harley </w:delText>
        </w:r>
        <w:r w:rsidR="00170E94" w:rsidRPr="005C3801" w:rsidDel="00312155">
          <w:rPr>
            <w:rFonts w:cstheme="minorHAnsi"/>
            <w:sz w:val="24"/>
            <w:szCs w:val="24"/>
            <w:lang w:val="en-CA"/>
          </w:rPr>
          <w:delText xml:space="preserve">&amp; </w:delText>
        </w:r>
        <w:r w:rsidR="000264E2" w:rsidRPr="005C3801" w:rsidDel="00312155">
          <w:rPr>
            <w:rFonts w:cstheme="minorHAnsi"/>
            <w:sz w:val="24"/>
            <w:szCs w:val="24"/>
            <w:lang w:val="en-CA"/>
          </w:rPr>
          <w:delText xml:space="preserve">Sharkey </w:delText>
        </w:r>
        <w:r w:rsidR="006E7FAB" w:rsidDel="00312155">
          <w:rPr>
            <w:rFonts w:cstheme="minorHAnsi"/>
            <w:sz w:val="24"/>
            <w:szCs w:val="24"/>
            <w:lang w:val="en-CA"/>
          </w:rPr>
          <w:delText>(</w:delText>
        </w:r>
        <w:r w:rsidR="000264E2" w:rsidRPr="005C3801" w:rsidDel="00312155">
          <w:rPr>
            <w:rFonts w:cstheme="minorHAnsi"/>
            <w:sz w:val="24"/>
            <w:szCs w:val="24"/>
            <w:lang w:val="en-CA"/>
          </w:rPr>
          <w:delText>1991</w:delText>
        </w:r>
        <w:r w:rsidR="006E7FAB" w:rsidDel="00312155">
          <w:rPr>
            <w:rFonts w:cstheme="minorHAnsi"/>
            <w:sz w:val="24"/>
            <w:szCs w:val="24"/>
            <w:lang w:val="en-CA"/>
          </w:rPr>
          <w:delText>) in their calculation of</w:delText>
        </w:r>
        <w:r w:rsidR="002C483E" w:rsidRPr="005C3801" w:rsidDel="00312155">
          <w:rPr>
            <w:rFonts w:cstheme="minorHAnsi"/>
            <w:sz w:val="24"/>
            <w:szCs w:val="24"/>
            <w:lang w:val="en-CA"/>
          </w:rPr>
          <w:delText xml:space="preserve"> </w:delText>
        </w:r>
      </w:del>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ins w:id="116" w:author="Joseph Stinziano" w:date="2020-03-26T08:30:00Z">
        <w:r w:rsidR="00312155">
          <w:rPr>
            <w:rFonts w:cstheme="minorHAnsi"/>
            <w:sz w:val="24"/>
            <w:szCs w:val="24"/>
            <w:lang w:val="en-CA"/>
          </w:rPr>
          <w:t>; see Rogers et al., 2017 for a review of models</w:t>
        </w:r>
      </w:ins>
      <w:ins w:id="117" w:author="Joseph Stinziano" w:date="2020-03-26T08:31:00Z">
        <w:r w:rsidR="00312155">
          <w:rPr>
            <w:rFonts w:cstheme="minorHAnsi"/>
            <w:sz w:val="24"/>
            <w:szCs w:val="24"/>
            <w:lang w:val="en-CA"/>
          </w:rPr>
          <w:t xml:space="preserve"> using Equation 3</w:t>
        </w:r>
      </w:ins>
      <w:ins w:id="118" w:author="Joseph Stinziano" w:date="2020-03-26T08:23:00Z">
        <w:r w:rsidR="00312155">
          <w:rPr>
            <w:rFonts w:cstheme="minorHAnsi"/>
            <w:sz w:val="24"/>
            <w:szCs w:val="24"/>
            <w:lang w:val="en-CA"/>
          </w:rPr>
          <w:t>)</w:t>
        </w:r>
      </w:ins>
      <w:r w:rsidR="00903345">
        <w:rPr>
          <w:rFonts w:cstheme="minorHAnsi"/>
          <w:sz w:val="24"/>
          <w:szCs w:val="24"/>
          <w:lang w:val="en-CA"/>
        </w:rPr>
        <w:t>.</w:t>
      </w:r>
      <w:commentRangeEnd w:id="109"/>
      <w:r w:rsidR="005B6359">
        <w:rPr>
          <w:rStyle w:val="CommentReference"/>
        </w:rPr>
        <w:commentReference w:id="109"/>
      </w:r>
      <w:commentRangeEnd w:id="110"/>
      <w:r w:rsidR="00312155">
        <w:rPr>
          <w:rStyle w:val="CommentReference"/>
        </w:rPr>
        <w:commentReference w:id="110"/>
      </w:r>
      <w:r w:rsidR="00903345">
        <w:rPr>
          <w:rFonts w:cstheme="minorHAnsi"/>
          <w:sz w:val="24"/>
          <w:szCs w:val="24"/>
          <w:lang w:val="en-CA"/>
        </w:rPr>
        <w:t xml:space="preserve"> These parameters are then used</w:t>
      </w:r>
      <w:r w:rsidR="002C483E" w:rsidRPr="005C3801">
        <w:rPr>
          <w:rFonts w:cstheme="minorHAnsi"/>
          <w:sz w:val="24"/>
          <w:szCs w:val="24"/>
          <w:lang w:val="en-CA"/>
        </w:rPr>
        <w:t xml:space="preserve"> in ecophysiological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r w:rsidR="00B14AB1" w:rsidRPr="005C3801">
        <w:rPr>
          <w:rFonts w:cstheme="minorHAnsi"/>
          <w:sz w:val="24"/>
          <w:szCs w:val="24"/>
          <w:lang w:val="en-CA"/>
        </w:rPr>
        <w:t>Kattge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r w:rsidR="00930D74" w:rsidRPr="005C3801">
        <w:rPr>
          <w:rFonts w:cstheme="minorHAnsi"/>
          <w:sz w:val="24"/>
          <w:szCs w:val="24"/>
          <w:lang w:val="en-CA"/>
        </w:rPr>
        <w:t>Kumarathunge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commentRangeStart w:id="119"/>
      <w:commentRangeStart w:id="120"/>
      <w:del w:id="121" w:author="Joseph Stinziano" w:date="2020-03-25T08:01:00Z">
        <w:r w:rsidR="002C483E" w:rsidRPr="005C3801" w:rsidDel="00C45F83">
          <w:rPr>
            <w:rFonts w:cstheme="minorHAnsi"/>
            <w:sz w:val="24"/>
            <w:szCs w:val="24"/>
            <w:lang w:val="en-CA"/>
          </w:rPr>
          <w:delText>state of the Earth system</w:delText>
        </w:r>
      </w:del>
      <w:ins w:id="122" w:author="Joseph Stinziano" w:date="2020-03-25T08:01:00Z">
        <w:r w:rsidR="00C45F83">
          <w:rPr>
            <w:rFonts w:cstheme="minorHAnsi"/>
            <w:sz w:val="24"/>
            <w:szCs w:val="24"/>
            <w:lang w:val="en-CA"/>
          </w:rPr>
          <w:t>carbon cycling</w:t>
        </w:r>
      </w:ins>
      <w:r w:rsidR="002C483E" w:rsidRPr="005C3801">
        <w:rPr>
          <w:rFonts w:cstheme="minorHAnsi"/>
          <w:sz w:val="24"/>
          <w:szCs w:val="24"/>
          <w:lang w:val="en-CA"/>
        </w:rPr>
        <w:t xml:space="preserve"> </w:t>
      </w:r>
      <w:commentRangeEnd w:id="119"/>
      <w:r w:rsidR="005B6359">
        <w:rPr>
          <w:rStyle w:val="CommentReference"/>
        </w:rPr>
        <w:commentReference w:id="119"/>
      </w:r>
      <w:commentRangeEnd w:id="120"/>
      <w:r w:rsidR="00A30E6B">
        <w:rPr>
          <w:rStyle w:val="CommentReference"/>
        </w:rPr>
        <w:commentReference w:id="120"/>
      </w:r>
      <w:r w:rsidR="002C483E" w:rsidRPr="005C3801">
        <w:rPr>
          <w:rFonts w:cstheme="minorHAnsi"/>
          <w:sz w:val="24"/>
          <w:szCs w:val="24"/>
          <w:lang w:val="en-CA"/>
        </w:rPr>
        <w:t>(</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5A4A6EE4"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del w:id="123" w:author="Joseph Stinziano" w:date="2020-03-26T08:49:00Z">
        <w:r w:rsidRPr="005C3801" w:rsidDel="00C13563">
          <w:rPr>
            <w:rFonts w:cstheme="minorHAnsi"/>
            <w:sz w:val="24"/>
            <w:szCs w:val="24"/>
            <w:lang w:val="en-CA"/>
          </w:rPr>
          <w:delText xml:space="preserve">its </w:delText>
        </w:r>
      </w:del>
      <w:ins w:id="124" w:author="Joseph Stinziano" w:date="2020-03-26T08:49:00Z">
        <w:r w:rsidR="00C13563">
          <w:rPr>
            <w:rFonts w:cstheme="minorHAnsi"/>
            <w:sz w:val="24"/>
            <w:szCs w:val="24"/>
            <w:lang w:val="en-CA"/>
          </w:rPr>
          <w:t>the</w:t>
        </w:r>
        <w:r w:rsidR="00C13563" w:rsidRPr="005C3801">
          <w:rPr>
            <w:rFonts w:cstheme="minorHAnsi"/>
            <w:sz w:val="24"/>
            <w:szCs w:val="24"/>
            <w:lang w:val="en-CA"/>
          </w:rPr>
          <w:t xml:space="preserve"> </w:t>
        </w:r>
      </w:ins>
      <w:r w:rsidRPr="005C3801">
        <w:rPr>
          <w:rFonts w:cstheme="minorHAnsi"/>
          <w:sz w:val="24"/>
          <w:szCs w:val="24"/>
          <w:lang w:val="en-CA"/>
        </w:rPr>
        <w:t>ubiquity</w:t>
      </w:r>
      <w:ins w:id="125" w:author="Joseph Stinziano" w:date="2020-03-26T08:49:00Z">
        <w:r w:rsidR="00C13563">
          <w:rPr>
            <w:rFonts w:cstheme="minorHAnsi"/>
            <w:sz w:val="24"/>
            <w:szCs w:val="24"/>
            <w:lang w:val="en-CA"/>
          </w:rPr>
          <w:t xml:space="preserve"> of Equation 3 in modeling photosynthetic capacity (e.g.</w:t>
        </w:r>
      </w:ins>
      <w:ins w:id="126" w:author="Joseph Stinziano" w:date="2020-03-26T08:50:00Z">
        <w:r w:rsidR="00C13563">
          <w:rPr>
            <w:rFonts w:cstheme="minorHAnsi"/>
            <w:sz w:val="24"/>
            <w:szCs w:val="24"/>
            <w:lang w:val="en-CA"/>
          </w:rPr>
          <w:t xml:space="preserve"> Kattge &amp; Knorr, 2007; Rogers et al., 2017; Smith &amp; Dukes, 2017; Kumarathunge et al., 2019)</w:t>
        </w:r>
      </w:ins>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Medlyn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commentRangeStart w:id="127"/>
      <w:commentRangeStart w:id="128"/>
      <w:del w:id="129" w:author="Joseph Stinziano" w:date="2020-03-26T08:34:00Z">
        <w:r w:rsidR="00937030" w:rsidRPr="005C3801" w:rsidDel="009C5B9D">
          <w:rPr>
            <w:rFonts w:cstheme="minorHAnsi"/>
            <w:sz w:val="24"/>
            <w:szCs w:val="24"/>
            <w:lang w:val="en-CA"/>
          </w:rPr>
          <w:delText>in calculations covering</w:delText>
        </w:r>
      </w:del>
      <w:ins w:id="130" w:author="Joseph Stinziano" w:date="2020-03-26T08:34:00Z">
        <w:r w:rsidR="009C5B9D">
          <w:rPr>
            <w:rFonts w:cstheme="minorHAnsi"/>
            <w:sz w:val="24"/>
            <w:szCs w:val="24"/>
            <w:lang w:val="en-CA"/>
          </w:rPr>
          <w:t xml:space="preserve">for </w:t>
        </w:r>
      </w:ins>
      <w:ins w:id="131" w:author="Joseph Stinziano" w:date="2020-03-26T08:42:00Z">
        <w:r w:rsidR="00A90CAB">
          <w:rPr>
            <w:rFonts w:cstheme="minorHAnsi"/>
            <w:sz w:val="24"/>
            <w:szCs w:val="24"/>
            <w:lang w:val="en-CA"/>
          </w:rPr>
          <w:t>modeling</w:t>
        </w:r>
      </w:ins>
      <w:ins w:id="132" w:author="Joseph Stinziano" w:date="2020-03-26T08:34:00Z">
        <w:r w:rsidR="009C5B9D">
          <w:rPr>
            <w:rFonts w:cstheme="minorHAnsi"/>
            <w:sz w:val="24"/>
            <w:szCs w:val="24"/>
            <w:lang w:val="en-CA"/>
          </w:rPr>
          <w:t xml:space="preserve"> </w:t>
        </w:r>
      </w:ins>
      <w:ins w:id="133" w:author="Joseph Stinziano" w:date="2020-03-26T08:42:00Z">
        <w:r w:rsidR="00A90CAB">
          <w:rPr>
            <w:rFonts w:cstheme="minorHAnsi"/>
            <w:sz w:val="24"/>
            <w:szCs w:val="24"/>
            <w:lang w:val="en-CA"/>
          </w:rPr>
          <w:t xml:space="preserve">photosynthetic capacity </w:t>
        </w:r>
      </w:ins>
      <w:ins w:id="134" w:author="Joseph Stinziano" w:date="2020-03-26T08:43:00Z">
        <w:r w:rsidR="00A90CAB">
          <w:rPr>
            <w:rFonts w:cstheme="minorHAnsi"/>
            <w:sz w:val="24"/>
            <w:szCs w:val="24"/>
            <w:lang w:val="en-CA"/>
          </w:rPr>
          <w:t>in</w:t>
        </w:r>
      </w:ins>
      <w:r w:rsidR="00937030" w:rsidRPr="005C3801">
        <w:rPr>
          <w:rFonts w:cstheme="minorHAnsi"/>
          <w:sz w:val="24"/>
          <w:szCs w:val="24"/>
          <w:lang w:val="en-CA"/>
        </w:rPr>
        <w:t xml:space="preserve"> </w:t>
      </w:r>
      <w:commentRangeEnd w:id="127"/>
      <w:r w:rsidR="005B6359">
        <w:rPr>
          <w:rStyle w:val="CommentReference"/>
        </w:rPr>
        <w:commentReference w:id="127"/>
      </w:r>
      <w:commentRangeEnd w:id="128"/>
      <w:r w:rsidR="00A90CAB">
        <w:rPr>
          <w:rStyle w:val="CommentReference"/>
        </w:rPr>
        <w:commentReference w:id="128"/>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r w:rsidR="00DE428A" w:rsidRPr="005C3801">
        <w:rPr>
          <w:rFonts w:cstheme="minorHAnsi"/>
          <w:sz w:val="24"/>
          <w:szCs w:val="24"/>
          <w:lang w:val="en-CA"/>
        </w:rPr>
        <w:t>Medlyn</w:t>
      </w:r>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to</w:t>
      </w:r>
      <w:ins w:id="135" w:author="Joseph Stinziano" w:date="2020-03-26T08:43:00Z">
        <w:r w:rsidR="00A90CAB">
          <w:rPr>
            <w:rFonts w:cstheme="minorHAnsi"/>
            <w:sz w:val="24"/>
            <w:szCs w:val="24"/>
            <w:lang w:val="en-CA"/>
          </w:rPr>
          <w:t xml:space="preserve"> modeling</w:t>
        </w:r>
      </w:ins>
      <w:r w:rsidR="00937030" w:rsidRPr="005C3801">
        <w:rPr>
          <w:rFonts w:cstheme="minorHAnsi"/>
          <w:sz w:val="24"/>
          <w:szCs w:val="24"/>
          <w:lang w:val="en-CA"/>
        </w:rPr>
        <w:t xml:space="preserve"> global scale </w:t>
      </w:r>
      <w:del w:id="136" w:author="Joseph Stinziano" w:date="2020-03-26T08:43:00Z">
        <w:r w:rsidR="00937030" w:rsidRPr="005C3801" w:rsidDel="00A90CAB">
          <w:rPr>
            <w:rFonts w:cstheme="minorHAnsi"/>
            <w:sz w:val="24"/>
            <w:szCs w:val="24"/>
            <w:lang w:val="en-CA"/>
          </w:rPr>
          <w:delText xml:space="preserve">processes </w:delText>
        </w:r>
      </w:del>
      <w:ins w:id="137" w:author="Joseph Stinziano" w:date="2020-03-26T08:43:00Z">
        <w:r w:rsidR="00A90CAB">
          <w:rPr>
            <w:rFonts w:cstheme="minorHAnsi"/>
            <w:sz w:val="24"/>
            <w:szCs w:val="24"/>
            <w:lang w:val="en-CA"/>
          </w:rPr>
          <w:t>carbon uptake</w:t>
        </w:r>
        <w:r w:rsidR="00A90CAB" w:rsidRPr="005C3801">
          <w:rPr>
            <w:rFonts w:cstheme="minorHAnsi"/>
            <w:sz w:val="24"/>
            <w:szCs w:val="24"/>
            <w:lang w:val="en-CA"/>
          </w:rPr>
          <w:t xml:space="preserve"> </w:t>
        </w:r>
      </w:ins>
      <w:r w:rsidR="00937030" w:rsidRPr="005C3801">
        <w:rPr>
          <w:rFonts w:cstheme="minorHAnsi"/>
          <w:sz w:val="24"/>
          <w:szCs w:val="24"/>
          <w:lang w:val="en-CA"/>
        </w:rPr>
        <w:t xml:space="preserve">(e.g.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 xml:space="preserve">a freely available dataset (Kumarathunge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commentRangeStart w:id="138"/>
      <w:commentRangeStart w:id="139"/>
      <w:r w:rsidRPr="005C3801">
        <w:rPr>
          <w:rFonts w:cstheme="minorHAnsi"/>
          <w:b/>
          <w:sz w:val="24"/>
          <w:szCs w:val="24"/>
          <w:u w:val="single"/>
          <w:lang w:val="en-CA"/>
        </w:rPr>
        <w:t>Materials</w:t>
      </w:r>
      <w:commentRangeEnd w:id="138"/>
      <w:r w:rsidR="00096252">
        <w:rPr>
          <w:rStyle w:val="CommentReference"/>
        </w:rPr>
        <w:commentReference w:id="138"/>
      </w:r>
      <w:commentRangeEnd w:id="139"/>
      <w:r w:rsidR="00341B05">
        <w:rPr>
          <w:rStyle w:val="CommentReference"/>
        </w:rPr>
        <w:commentReference w:id="139"/>
      </w:r>
      <w:r w:rsidRPr="005C3801">
        <w:rPr>
          <w:rFonts w:cstheme="minorHAnsi"/>
          <w:b/>
          <w:sz w:val="24"/>
          <w:szCs w:val="24"/>
          <w:u w:val="single"/>
          <w:lang w:val="en-CA"/>
        </w:rPr>
        <w:t xml:space="preserve"> &amp; </w:t>
      </w:r>
      <w:commentRangeStart w:id="140"/>
      <w:r w:rsidRPr="005C3801">
        <w:rPr>
          <w:rFonts w:cstheme="minorHAnsi"/>
          <w:b/>
          <w:sz w:val="24"/>
          <w:szCs w:val="24"/>
          <w:u w:val="single"/>
          <w:lang w:val="en-CA"/>
        </w:rPr>
        <w:t>methods</w:t>
      </w:r>
      <w:commentRangeEnd w:id="140"/>
      <w:r w:rsidR="00702843">
        <w:rPr>
          <w:rStyle w:val="CommentReference"/>
        </w:rPr>
        <w:commentReference w:id="140"/>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86F1E10"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w:lastRenderedPageBreak/>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sSup>
              <m:sSupPr>
                <m:ctrlPr>
                  <w:del w:id="141" w:author="Joseph Stinziano" w:date="2020-03-25T11:50:00Z">
                    <w:rPr>
                      <w:rFonts w:ascii="Cambria Math" w:hAnsi="Cambria Math" w:cstheme="minorHAnsi"/>
                      <w:i/>
                      <w:sz w:val="24"/>
                      <w:szCs w:val="24"/>
                      <w:lang w:val="en-CA"/>
                    </w:rPr>
                  </w:del>
                </m:ctrlPr>
              </m:sSupPr>
              <m:e>
                <m:r>
                  <w:del w:id="142" w:author="Joseph Stinziano" w:date="2020-03-25T11:50:00Z">
                    <w:rPr>
                      <w:rFonts w:ascii="Cambria Math" w:hAnsi="Cambria Math" w:cstheme="minorHAnsi"/>
                      <w:sz w:val="24"/>
                      <w:szCs w:val="24"/>
                      <w:lang w:val="en-CA"/>
                    </w:rPr>
                    <m:t>e</m:t>
                  </w:del>
                </m:r>
              </m:e>
              <m:sup>
                <m:f>
                  <m:fPr>
                    <m:ctrlPr>
                      <w:del w:id="143" w:author="Joseph Stinziano" w:date="2020-03-25T11:50:00Z">
                        <w:rPr>
                          <w:rFonts w:ascii="Cambria Math" w:hAnsi="Cambria Math" w:cstheme="minorHAnsi"/>
                          <w:i/>
                          <w:sz w:val="24"/>
                          <w:szCs w:val="24"/>
                          <w:lang w:val="en-CA"/>
                        </w:rPr>
                      </w:del>
                    </m:ctrlPr>
                  </m:fPr>
                  <m:num>
                    <m:r>
                      <w:del w:id="144" w:author="Joseph Stinziano" w:date="2020-03-25T11:50:00Z">
                        <w:rPr>
                          <w:rFonts w:ascii="Cambria Math" w:hAnsi="Cambria Math" w:cstheme="minorHAnsi"/>
                          <w:sz w:val="24"/>
                          <w:szCs w:val="24"/>
                          <w:lang w:val="en-CA"/>
                        </w:rPr>
                        <m:t>-ΔH‡</m:t>
                      </w:del>
                    </m:r>
                  </m:num>
                  <m:den>
                    <m:r>
                      <w:del w:id="145" w:author="Joseph Stinziano" w:date="2020-03-25T11:50: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46" w:author="Joseph Stinziano" w:date="2020-03-25T11:50:00Z">
                        <w:rPr>
                          <w:rFonts w:ascii="Cambria Math" w:hAnsi="Cambria Math" w:cstheme="minorHAnsi"/>
                          <w:i/>
                          <w:sz w:val="24"/>
                          <w:szCs w:val="24"/>
                          <w:lang w:val="en-CA"/>
                        </w:rPr>
                      </w:ins>
                    </m:ctrlPr>
                  </m:dPr>
                  <m:e>
                    <m:f>
                      <m:fPr>
                        <m:ctrlPr>
                          <w:ins w:id="147" w:author="Joseph Stinziano" w:date="2020-03-25T11:50:00Z">
                            <w:rPr>
                              <w:rFonts w:ascii="Cambria Math" w:hAnsi="Cambria Math" w:cstheme="minorHAnsi"/>
                              <w:i/>
                              <w:sz w:val="24"/>
                              <w:szCs w:val="24"/>
                              <w:lang w:val="en-CA"/>
                            </w:rPr>
                          </w:ins>
                        </m:ctrlPr>
                      </m:fPr>
                      <m:num>
                        <m:r>
                          <w:ins w:id="148" w:author="Joseph Stinziano" w:date="2020-03-25T11:50:00Z">
                            <w:rPr>
                              <w:rFonts w:ascii="Cambria Math" w:hAnsi="Cambria Math" w:cstheme="minorHAnsi"/>
                              <w:sz w:val="24"/>
                              <w:szCs w:val="24"/>
                              <w:lang w:val="en-CA"/>
                            </w:rPr>
                            <m:t>-ΔH‡</m:t>
                          </w:ins>
                        </m:r>
                      </m:num>
                      <m:den>
                        <m:r>
                          <w:ins w:id="149" w:author="Joseph Stinziano" w:date="2020-03-25T11:50:00Z">
                            <w:rPr>
                              <w:rFonts w:ascii="Cambria Math" w:hAnsi="Cambria Math" w:cstheme="minorHAnsi"/>
                              <w:sz w:val="24"/>
                              <w:szCs w:val="24"/>
                              <w:lang w:val="en-CA"/>
                            </w:rPr>
                            <m:t>RT</m:t>
                          </w:ins>
                        </m:r>
                      </m:den>
                    </m:f>
                  </m:e>
                </m:d>
              </m:e>
            </m:func>
          </m:num>
          <m:den>
            <m:r>
              <w:rPr>
                <w:rFonts w:ascii="Cambria Math" w:hAnsi="Cambria Math" w:cstheme="minorHAnsi"/>
                <w:sz w:val="24"/>
                <w:szCs w:val="24"/>
                <w:lang w:val="en-CA"/>
              </w:rPr>
              <m:t>1+</m:t>
            </m:r>
            <m:sSup>
              <m:sSupPr>
                <m:ctrlPr>
                  <w:del w:id="150" w:author="Joseph Stinziano" w:date="2020-03-25T11:51:00Z">
                    <w:rPr>
                      <w:rFonts w:ascii="Cambria Math" w:hAnsi="Cambria Math" w:cstheme="minorHAnsi"/>
                      <w:i/>
                      <w:sz w:val="24"/>
                      <w:szCs w:val="24"/>
                      <w:lang w:val="en-CA"/>
                    </w:rPr>
                  </w:del>
                </m:ctrlPr>
              </m:sSupPr>
              <m:e>
                <m:r>
                  <w:del w:id="151" w:author="Joseph Stinziano" w:date="2020-03-25T11:51:00Z">
                    <w:rPr>
                      <w:rFonts w:ascii="Cambria Math" w:hAnsi="Cambria Math" w:cstheme="minorHAnsi"/>
                      <w:sz w:val="24"/>
                      <w:szCs w:val="24"/>
                      <w:lang w:val="en-CA"/>
                    </w:rPr>
                    <m:t>e</m:t>
                  </w:del>
                </m:r>
              </m:e>
              <m:sup>
                <m:f>
                  <m:fPr>
                    <m:ctrlPr>
                      <w:del w:id="152" w:author="Joseph Stinziano" w:date="2020-03-25T11:51:00Z">
                        <w:rPr>
                          <w:rFonts w:ascii="Cambria Math" w:hAnsi="Cambria Math" w:cstheme="minorHAnsi"/>
                          <w:i/>
                          <w:sz w:val="24"/>
                          <w:szCs w:val="24"/>
                          <w:lang w:val="en-CA"/>
                        </w:rPr>
                      </w:del>
                    </m:ctrlPr>
                  </m:fPr>
                  <m:num>
                    <m:r>
                      <w:del w:id="153" w:author="Joseph Stinziano" w:date="2020-03-25T11:51:00Z">
                        <w:rPr>
                          <w:rFonts w:ascii="Cambria Math" w:hAnsi="Cambria Math" w:cstheme="minorHAnsi"/>
                          <w:sz w:val="24"/>
                          <w:szCs w:val="24"/>
                          <w:lang w:val="en-CA"/>
                        </w:rPr>
                        <m:t>ΔS</m:t>
                      </w:del>
                    </m:r>
                  </m:num>
                  <m:den>
                    <m:r>
                      <w:del w:id="154" w:author="Joseph Stinziano" w:date="2020-03-25T11:51:00Z">
                        <w:rPr>
                          <w:rFonts w:ascii="Cambria Math" w:hAnsi="Cambria Math" w:cstheme="minorHAnsi"/>
                          <w:sz w:val="24"/>
                          <w:szCs w:val="24"/>
                          <w:lang w:val="en-CA"/>
                        </w:rPr>
                        <m:t>R</m:t>
                      </w:del>
                    </m:r>
                  </m:den>
                </m:f>
              </m:sup>
            </m:sSup>
            <m:sSup>
              <m:sSupPr>
                <m:ctrlPr>
                  <w:del w:id="155" w:author="Joseph Stinziano" w:date="2020-03-25T11:51:00Z">
                    <w:rPr>
                      <w:rFonts w:ascii="Cambria Math" w:hAnsi="Cambria Math" w:cstheme="minorHAnsi"/>
                      <w:i/>
                      <w:sz w:val="24"/>
                      <w:szCs w:val="24"/>
                      <w:lang w:val="en-CA"/>
                    </w:rPr>
                  </w:del>
                </m:ctrlPr>
              </m:sSupPr>
              <m:e>
                <m:r>
                  <w:del w:id="156" w:author="Joseph Stinziano" w:date="2020-03-25T11:51:00Z">
                    <w:rPr>
                      <w:rFonts w:ascii="Cambria Math" w:hAnsi="Cambria Math" w:cstheme="minorHAnsi"/>
                      <w:sz w:val="24"/>
                      <w:szCs w:val="24"/>
                      <w:lang w:val="en-CA"/>
                    </w:rPr>
                    <m:t>e</m:t>
                  </w:del>
                </m:r>
              </m:e>
              <m:sup>
                <m:f>
                  <m:fPr>
                    <m:ctrlPr>
                      <w:del w:id="157" w:author="Joseph Stinziano" w:date="2020-03-25T11:51:00Z">
                        <w:rPr>
                          <w:rFonts w:ascii="Cambria Math" w:hAnsi="Cambria Math" w:cstheme="minorHAnsi"/>
                          <w:i/>
                          <w:sz w:val="24"/>
                          <w:szCs w:val="24"/>
                          <w:lang w:val="en-CA"/>
                        </w:rPr>
                      </w:del>
                    </m:ctrlPr>
                  </m:fPr>
                  <m:num>
                    <m:r>
                      <w:del w:id="158" w:author="Joseph Stinziano" w:date="2020-03-25T11:51:00Z">
                        <w:rPr>
                          <w:rFonts w:ascii="Cambria Math" w:hAnsi="Cambria Math" w:cstheme="minorHAnsi"/>
                          <w:sz w:val="24"/>
                          <w:szCs w:val="24"/>
                          <w:lang w:val="en-CA"/>
                        </w:rPr>
                        <m:t>-ΔH</m:t>
                      </w:del>
                    </m:r>
                  </m:num>
                  <m:den>
                    <m:r>
                      <w:del w:id="159" w:author="Joseph Stinziano" w:date="2020-03-25T11:51: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0" w:author="Joseph Stinziano" w:date="2020-03-25T11:50:00Z">
                        <w:rPr>
                          <w:rFonts w:ascii="Cambria Math" w:hAnsi="Cambria Math" w:cstheme="minorHAnsi"/>
                          <w:i/>
                          <w:sz w:val="24"/>
                          <w:szCs w:val="24"/>
                          <w:lang w:val="en-CA"/>
                        </w:rPr>
                      </w:ins>
                    </m:ctrlPr>
                  </m:dPr>
                  <m:e>
                    <m:f>
                      <m:fPr>
                        <m:ctrlPr>
                          <w:ins w:id="161" w:author="Joseph Stinziano" w:date="2020-03-25T11:50:00Z">
                            <w:rPr>
                              <w:rFonts w:ascii="Cambria Math" w:hAnsi="Cambria Math" w:cstheme="minorHAnsi"/>
                              <w:i/>
                              <w:sz w:val="24"/>
                              <w:szCs w:val="24"/>
                              <w:lang w:val="en-CA"/>
                            </w:rPr>
                          </w:ins>
                        </m:ctrlPr>
                      </m:fPr>
                      <m:num>
                        <m:r>
                          <w:ins w:id="162" w:author="Joseph Stinziano" w:date="2020-03-25T11:50:00Z">
                            <w:rPr>
                              <w:rFonts w:ascii="Cambria Math" w:hAnsi="Cambria Math" w:cstheme="minorHAnsi"/>
                              <w:sz w:val="24"/>
                              <w:szCs w:val="24"/>
                              <w:lang w:val="en-CA"/>
                            </w:rPr>
                            <m:t>ΔS</m:t>
                          </w:ins>
                        </m:r>
                      </m:num>
                      <m:den>
                        <m:r>
                          <w:ins w:id="163" w:author="Joseph Stinziano" w:date="2020-03-25T11:50:00Z">
                            <w:rPr>
                              <w:rFonts w:ascii="Cambria Math" w:hAnsi="Cambria Math" w:cstheme="minorHAnsi"/>
                              <w:sz w:val="24"/>
                              <w:szCs w:val="24"/>
                              <w:lang w:val="en-CA"/>
                            </w:rPr>
                            <m:t>R</m:t>
                          </w:ins>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4" w:author="Joseph Stinziano" w:date="2020-03-25T11:50:00Z">
                        <w:rPr>
                          <w:rFonts w:ascii="Cambria Math" w:hAnsi="Cambria Math" w:cstheme="minorHAnsi"/>
                          <w:i/>
                          <w:sz w:val="24"/>
                          <w:szCs w:val="24"/>
                          <w:lang w:val="en-CA"/>
                        </w:rPr>
                      </w:ins>
                    </m:ctrlPr>
                  </m:dPr>
                  <m:e>
                    <m:f>
                      <m:fPr>
                        <m:ctrlPr>
                          <w:ins w:id="165" w:author="Joseph Stinziano" w:date="2020-03-25T11:51:00Z">
                            <w:rPr>
                              <w:rFonts w:ascii="Cambria Math" w:hAnsi="Cambria Math" w:cstheme="minorHAnsi"/>
                              <w:i/>
                              <w:sz w:val="24"/>
                              <w:szCs w:val="24"/>
                              <w:lang w:val="en-CA"/>
                            </w:rPr>
                          </w:ins>
                        </m:ctrlPr>
                      </m:fPr>
                      <m:num>
                        <m:r>
                          <w:ins w:id="166" w:author="Joseph Stinziano" w:date="2020-03-25T11:51:00Z">
                            <w:rPr>
                              <w:rFonts w:ascii="Cambria Math" w:hAnsi="Cambria Math" w:cstheme="minorHAnsi"/>
                              <w:sz w:val="24"/>
                              <w:szCs w:val="24"/>
                              <w:lang w:val="en-CA"/>
                            </w:rPr>
                            <m:t>-ΔH</m:t>
                          </w:ins>
                        </m:r>
                      </m:num>
                      <m:den>
                        <m:r>
                          <w:ins w:id="167" w:author="Joseph Stinziano" w:date="2020-03-25T11:51:00Z">
                            <w:rPr>
                              <w:rFonts w:ascii="Cambria Math" w:hAnsi="Cambria Math" w:cstheme="minorHAnsi"/>
                              <w:sz w:val="24"/>
                              <w:szCs w:val="24"/>
                              <w:lang w:val="en-CA"/>
                            </w:rPr>
                            <m:t>RT</m:t>
                          </w:ins>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17767ED3"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et al. (1942), but presumably represents a </w:t>
      </w:r>
      <w:del w:id="168" w:author="Joseph Stinziano" w:date="2020-03-25T11:59:00Z">
        <w:r w:rsidR="00184C36" w:rsidRPr="005C3801" w:rsidDel="00341B05">
          <w:rPr>
            <w:rFonts w:eastAsiaTheme="minorEastAsia" w:cstheme="minorHAnsi"/>
            <w:sz w:val="24"/>
            <w:szCs w:val="24"/>
            <w:lang w:val="en-CA"/>
          </w:rPr>
          <w:delText>second derivative of the rate</w:delText>
        </w:r>
      </w:del>
      <w:ins w:id="169" w:author="Joseph Stinziano" w:date="2020-03-25T11:59:00Z">
        <w:r w:rsidR="00341B05">
          <w:rPr>
            <w:rFonts w:eastAsiaTheme="minorEastAsia" w:cstheme="minorHAnsi"/>
            <w:sz w:val="24"/>
            <w:szCs w:val="24"/>
            <w:lang w:val="en-CA"/>
          </w:rPr>
          <w:t>constant based on the derivation in the study</w:t>
        </w:r>
      </w:ins>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and </w:t>
      </w:r>
      <w:commentRangeStart w:id="170"/>
      <w:commentRangeStart w:id="171"/>
      <w:r w:rsidRPr="005C3801">
        <w:rPr>
          <w:rFonts w:eastAsiaTheme="minorEastAsia" w:cstheme="minorHAnsi"/>
          <w:sz w:val="24"/>
          <w:szCs w:val="24"/>
          <w:lang w:val="en-CA"/>
        </w:rPr>
        <w:t>ΔS is the entropy in J mol</w:t>
      </w:r>
      <w:r w:rsidRPr="005C3801">
        <w:rPr>
          <w:rFonts w:eastAsiaTheme="minorEastAsia" w:cstheme="minorHAnsi"/>
          <w:sz w:val="24"/>
          <w:szCs w:val="24"/>
          <w:vertAlign w:val="superscript"/>
          <w:lang w:val="en-CA"/>
        </w:rPr>
        <w:t>-1</w:t>
      </w:r>
      <w:commentRangeEnd w:id="170"/>
      <w:r w:rsidR="00702843">
        <w:rPr>
          <w:rStyle w:val="CommentReference"/>
        </w:rPr>
        <w:commentReference w:id="170"/>
      </w:r>
      <w:commentRangeEnd w:id="171"/>
      <w:r w:rsidR="00A30E6B">
        <w:rPr>
          <w:rStyle w:val="CommentReference"/>
        </w:rPr>
        <w:commentReference w:id="171"/>
      </w:r>
      <w:ins w:id="172" w:author="Joseph Stinziano" w:date="2020-03-25T08:04:00Z">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ins>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t>
      </w:r>
      <w:commentRangeStart w:id="173"/>
      <w:commentRangeStart w:id="174"/>
      <w:r w:rsidR="00E45E7B" w:rsidRPr="005C3801">
        <w:rPr>
          <w:rFonts w:eastAsiaTheme="minorEastAsia" w:cstheme="minorHAnsi"/>
          <w:sz w:val="24"/>
          <w:szCs w:val="24"/>
          <w:lang w:val="en-CA"/>
        </w:rPr>
        <w:t>We can relativize the equation to a reference temperature</w:t>
      </w:r>
      <w:commentRangeEnd w:id="173"/>
      <w:r w:rsidR="005B6359">
        <w:rPr>
          <w:rStyle w:val="CommentReference"/>
        </w:rPr>
        <w:commentReference w:id="173"/>
      </w:r>
      <w:commentRangeEnd w:id="174"/>
      <w:r w:rsidR="00A30E6B">
        <w:rPr>
          <w:rStyle w:val="CommentReference"/>
        </w:rPr>
        <w:commentReference w:id="174"/>
      </w:r>
      <w:ins w:id="175" w:author="Joseph Stinziano" w:date="2020-03-25T08:05:00Z">
        <w:r w:rsidR="00C45F83">
          <w:rPr>
            <w:rFonts w:eastAsiaTheme="minorEastAsia" w:cstheme="minorHAnsi"/>
            <w:sz w:val="24"/>
            <w:szCs w:val="24"/>
            <w:lang w:val="en-CA"/>
          </w:rPr>
          <w:t xml:space="preserve"> by dividing Equation 4 at a hypothetical temperature by Equation 4 at a standard temperature (i.e. 25 °C)</w:t>
        </w:r>
      </w:ins>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CA69FE" w:rsidR="00E45E7B" w:rsidRPr="005C3801" w:rsidRDefault="00B74F2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ins w:id="176" w:author="Joseph Stinziano" w:date="2020-03-25T12:00:00Z">
                    <w:rPr>
                      <w:rFonts w:ascii="Cambria Math" w:hAnsi="Cambria Math" w:cstheme="minorHAnsi"/>
                      <w:i/>
                      <w:sz w:val="24"/>
                      <w:szCs w:val="24"/>
                      <w:lang w:val="en-CA"/>
                    </w:rPr>
                  </w:ins>
                </m:ctrlPr>
              </m:dPr>
              <m:e>
                <m:f>
                  <m:fPr>
                    <m:ctrlPr>
                      <w:ins w:id="177" w:author="Joseph Stinziano" w:date="2020-03-25T12:00:00Z">
                        <w:rPr>
                          <w:rFonts w:ascii="Cambria Math" w:hAnsi="Cambria Math" w:cstheme="minorHAnsi"/>
                          <w:i/>
                          <w:sz w:val="24"/>
                          <w:szCs w:val="24"/>
                          <w:lang w:val="en-CA"/>
                        </w:rPr>
                      </w:ins>
                    </m:ctrlPr>
                  </m:fPr>
                  <m:num>
                    <m:sSup>
                      <m:sSupPr>
                        <m:ctrlPr>
                          <w:ins w:id="178" w:author="Joseph Stinziano" w:date="2020-03-25T12:00:00Z">
                            <w:rPr>
                              <w:rFonts w:ascii="Cambria Math" w:hAnsi="Cambria Math" w:cstheme="minorHAnsi"/>
                              <w:i/>
                              <w:sz w:val="24"/>
                              <w:szCs w:val="24"/>
                              <w:lang w:val="en-CA"/>
                            </w:rPr>
                          </w:ins>
                        </m:ctrlPr>
                      </m:sSupPr>
                      <m:e>
                        <m:r>
                          <w:ins w:id="179" w:author="Joseph Stinziano" w:date="2020-03-25T12:00:00Z">
                            <w:rPr>
                              <w:rFonts w:ascii="Cambria Math" w:hAnsi="Cambria Math" w:cstheme="minorHAnsi"/>
                              <w:sz w:val="24"/>
                              <w:szCs w:val="24"/>
                              <w:lang w:val="en-CA"/>
                            </w:rPr>
                            <m:t>c</m:t>
                          </w:ins>
                        </m:r>
                      </m:e>
                      <m:sup>
                        <m:r>
                          <w:ins w:id="180" w:author="Joseph Stinziano" w:date="2020-03-25T12:00:00Z">
                            <w:rPr>
                              <w:rFonts w:ascii="Cambria Math" w:hAnsi="Cambria Math" w:cstheme="minorHAnsi"/>
                              <w:sz w:val="24"/>
                              <w:szCs w:val="24"/>
                              <w:lang w:val="en-CA"/>
                            </w:rPr>
                            <m:t>''</m:t>
                          </w:ins>
                        </m:r>
                      </m:sup>
                    </m:sSup>
                    <m:r>
                      <w:ins w:id="181" w:author="Joseph Stinziano" w:date="2020-03-25T12:00:00Z">
                        <w:rPr>
                          <w:rFonts w:ascii="Cambria Math" w:hAnsi="Cambria Math" w:cstheme="minorHAnsi"/>
                          <w:sz w:val="24"/>
                          <w:szCs w:val="24"/>
                          <w:lang w:val="en-CA"/>
                        </w:rPr>
                        <m:t>T</m:t>
                      </w:ins>
                    </m:r>
                    <m:func>
                      <m:funcPr>
                        <m:ctrlPr>
                          <w:ins w:id="182" w:author="Joseph Stinziano" w:date="2020-03-25T12:00:00Z">
                            <w:rPr>
                              <w:rFonts w:ascii="Cambria Math" w:hAnsi="Cambria Math" w:cstheme="minorHAnsi"/>
                              <w:i/>
                              <w:sz w:val="24"/>
                              <w:szCs w:val="24"/>
                              <w:lang w:val="en-CA"/>
                            </w:rPr>
                          </w:ins>
                        </m:ctrlPr>
                      </m:funcPr>
                      <m:fName>
                        <m:r>
                          <w:ins w:id="183" w:author="Joseph Stinziano" w:date="2020-03-25T12:00:00Z">
                            <m:rPr>
                              <m:sty m:val="p"/>
                            </m:rPr>
                            <w:rPr>
                              <w:rFonts w:ascii="Cambria Math" w:hAnsi="Cambria Math" w:cstheme="minorHAnsi"/>
                              <w:sz w:val="24"/>
                              <w:szCs w:val="24"/>
                              <w:lang w:val="en-CA"/>
                            </w:rPr>
                            <m:t>exp</m:t>
                          </w:ins>
                        </m:r>
                      </m:fName>
                      <m:e>
                        <m:d>
                          <m:dPr>
                            <m:ctrlPr>
                              <w:ins w:id="184" w:author="Joseph Stinziano" w:date="2020-03-25T12:00:00Z">
                                <w:rPr>
                                  <w:rFonts w:ascii="Cambria Math" w:hAnsi="Cambria Math" w:cstheme="minorHAnsi"/>
                                  <w:i/>
                                  <w:sz w:val="24"/>
                                  <w:szCs w:val="24"/>
                                  <w:lang w:val="en-CA"/>
                                </w:rPr>
                              </w:ins>
                            </m:ctrlPr>
                          </m:dPr>
                          <m:e>
                            <m:f>
                              <m:fPr>
                                <m:ctrlPr>
                                  <w:ins w:id="185" w:author="Joseph Stinziano" w:date="2020-03-25T12:00:00Z">
                                    <w:rPr>
                                      <w:rFonts w:ascii="Cambria Math" w:hAnsi="Cambria Math" w:cstheme="minorHAnsi"/>
                                      <w:i/>
                                      <w:sz w:val="24"/>
                                      <w:szCs w:val="24"/>
                                      <w:lang w:val="en-CA"/>
                                    </w:rPr>
                                  </w:ins>
                                </m:ctrlPr>
                              </m:fPr>
                              <m:num>
                                <m:r>
                                  <w:ins w:id="186" w:author="Joseph Stinziano" w:date="2020-03-25T12:00:00Z">
                                    <w:rPr>
                                      <w:rFonts w:ascii="Cambria Math" w:hAnsi="Cambria Math" w:cstheme="minorHAnsi"/>
                                      <w:sz w:val="24"/>
                                      <w:szCs w:val="24"/>
                                      <w:lang w:val="en-CA"/>
                                    </w:rPr>
                                    <m:t>-ΔH‡</m:t>
                                  </w:ins>
                                </m:r>
                              </m:num>
                              <m:den>
                                <m:r>
                                  <w:ins w:id="187" w:author="Joseph Stinziano" w:date="2020-03-25T12:00:00Z">
                                    <w:rPr>
                                      <w:rFonts w:ascii="Cambria Math" w:hAnsi="Cambria Math" w:cstheme="minorHAnsi"/>
                                      <w:sz w:val="24"/>
                                      <w:szCs w:val="24"/>
                                      <w:lang w:val="en-CA"/>
                                    </w:rPr>
                                    <m:t>RT</m:t>
                                  </w:ins>
                                </m:r>
                              </m:den>
                            </m:f>
                          </m:e>
                        </m:d>
                      </m:e>
                    </m:func>
                  </m:num>
                  <m:den>
                    <m:r>
                      <w:ins w:id="188" w:author="Joseph Stinziano" w:date="2020-03-25T12:00:00Z">
                        <w:rPr>
                          <w:rFonts w:ascii="Cambria Math" w:hAnsi="Cambria Math" w:cstheme="minorHAnsi"/>
                          <w:sz w:val="24"/>
                          <w:szCs w:val="24"/>
                          <w:lang w:val="en-CA"/>
                        </w:rPr>
                        <m:t>1+</m:t>
                      </w:ins>
                    </m:r>
                    <m:func>
                      <m:funcPr>
                        <m:ctrlPr>
                          <w:ins w:id="189" w:author="Joseph Stinziano" w:date="2020-03-25T12:00:00Z">
                            <w:rPr>
                              <w:rFonts w:ascii="Cambria Math" w:hAnsi="Cambria Math" w:cstheme="minorHAnsi"/>
                              <w:i/>
                              <w:sz w:val="24"/>
                              <w:szCs w:val="24"/>
                              <w:lang w:val="en-CA"/>
                            </w:rPr>
                          </w:ins>
                        </m:ctrlPr>
                      </m:funcPr>
                      <m:fName>
                        <m:r>
                          <w:ins w:id="190" w:author="Joseph Stinziano" w:date="2020-03-25T12:00:00Z">
                            <m:rPr>
                              <m:sty m:val="p"/>
                            </m:rPr>
                            <w:rPr>
                              <w:rFonts w:ascii="Cambria Math" w:hAnsi="Cambria Math" w:cstheme="minorHAnsi"/>
                              <w:sz w:val="24"/>
                              <w:szCs w:val="24"/>
                              <w:lang w:val="en-CA"/>
                            </w:rPr>
                            <m:t>exp</m:t>
                          </w:ins>
                        </m:r>
                      </m:fName>
                      <m:e>
                        <m:d>
                          <m:dPr>
                            <m:ctrlPr>
                              <w:ins w:id="191" w:author="Joseph Stinziano" w:date="2020-03-25T12:00:00Z">
                                <w:rPr>
                                  <w:rFonts w:ascii="Cambria Math" w:hAnsi="Cambria Math" w:cstheme="minorHAnsi"/>
                                  <w:i/>
                                  <w:sz w:val="24"/>
                                  <w:szCs w:val="24"/>
                                  <w:lang w:val="en-CA"/>
                                </w:rPr>
                              </w:ins>
                            </m:ctrlPr>
                          </m:dPr>
                          <m:e>
                            <m:f>
                              <m:fPr>
                                <m:ctrlPr>
                                  <w:ins w:id="192" w:author="Joseph Stinziano" w:date="2020-03-25T12:00:00Z">
                                    <w:rPr>
                                      <w:rFonts w:ascii="Cambria Math" w:hAnsi="Cambria Math" w:cstheme="minorHAnsi"/>
                                      <w:i/>
                                      <w:sz w:val="24"/>
                                      <w:szCs w:val="24"/>
                                      <w:lang w:val="en-CA"/>
                                    </w:rPr>
                                  </w:ins>
                                </m:ctrlPr>
                              </m:fPr>
                              <m:num>
                                <m:r>
                                  <w:ins w:id="193" w:author="Joseph Stinziano" w:date="2020-03-25T12:00:00Z">
                                    <w:rPr>
                                      <w:rFonts w:ascii="Cambria Math" w:hAnsi="Cambria Math" w:cstheme="minorHAnsi"/>
                                      <w:sz w:val="24"/>
                                      <w:szCs w:val="24"/>
                                      <w:lang w:val="en-CA"/>
                                    </w:rPr>
                                    <m:t>ΔS</m:t>
                                  </w:ins>
                                </m:r>
                              </m:num>
                              <m:den>
                                <m:r>
                                  <w:ins w:id="194" w:author="Joseph Stinziano" w:date="2020-03-25T12:00:00Z">
                                    <w:rPr>
                                      <w:rFonts w:ascii="Cambria Math" w:hAnsi="Cambria Math" w:cstheme="minorHAnsi"/>
                                      <w:sz w:val="24"/>
                                      <w:szCs w:val="24"/>
                                      <w:lang w:val="en-CA"/>
                                    </w:rPr>
                                    <m:t>R</m:t>
                                  </w:ins>
                                </m:r>
                              </m:den>
                            </m:f>
                          </m:e>
                        </m:d>
                      </m:e>
                    </m:func>
                    <m:func>
                      <m:funcPr>
                        <m:ctrlPr>
                          <w:ins w:id="195" w:author="Joseph Stinziano" w:date="2020-03-25T12:00:00Z">
                            <w:rPr>
                              <w:rFonts w:ascii="Cambria Math" w:hAnsi="Cambria Math" w:cstheme="minorHAnsi"/>
                              <w:i/>
                              <w:sz w:val="24"/>
                              <w:szCs w:val="24"/>
                              <w:lang w:val="en-CA"/>
                            </w:rPr>
                          </w:ins>
                        </m:ctrlPr>
                      </m:funcPr>
                      <m:fName>
                        <m:r>
                          <w:ins w:id="196" w:author="Joseph Stinziano" w:date="2020-03-25T12:00:00Z">
                            <m:rPr>
                              <m:sty m:val="p"/>
                            </m:rPr>
                            <w:rPr>
                              <w:rFonts w:ascii="Cambria Math" w:hAnsi="Cambria Math" w:cstheme="minorHAnsi"/>
                              <w:sz w:val="24"/>
                              <w:szCs w:val="24"/>
                              <w:lang w:val="en-CA"/>
                            </w:rPr>
                            <m:t>exp</m:t>
                          </w:ins>
                        </m:r>
                      </m:fName>
                      <m:e>
                        <m:d>
                          <m:dPr>
                            <m:ctrlPr>
                              <w:ins w:id="197" w:author="Joseph Stinziano" w:date="2020-03-25T12:00:00Z">
                                <w:rPr>
                                  <w:rFonts w:ascii="Cambria Math" w:hAnsi="Cambria Math" w:cstheme="minorHAnsi"/>
                                  <w:i/>
                                  <w:sz w:val="24"/>
                                  <w:szCs w:val="24"/>
                                  <w:lang w:val="en-CA"/>
                                </w:rPr>
                              </w:ins>
                            </m:ctrlPr>
                          </m:dPr>
                          <m:e>
                            <m:f>
                              <m:fPr>
                                <m:ctrlPr>
                                  <w:ins w:id="198" w:author="Joseph Stinziano" w:date="2020-03-25T12:00:00Z">
                                    <w:rPr>
                                      <w:rFonts w:ascii="Cambria Math" w:hAnsi="Cambria Math" w:cstheme="minorHAnsi"/>
                                      <w:i/>
                                      <w:sz w:val="24"/>
                                      <w:szCs w:val="24"/>
                                      <w:lang w:val="en-CA"/>
                                    </w:rPr>
                                  </w:ins>
                                </m:ctrlPr>
                              </m:fPr>
                              <m:num>
                                <m:r>
                                  <w:ins w:id="199" w:author="Joseph Stinziano" w:date="2020-03-25T12:00:00Z">
                                    <w:rPr>
                                      <w:rFonts w:ascii="Cambria Math" w:hAnsi="Cambria Math" w:cstheme="minorHAnsi"/>
                                      <w:sz w:val="24"/>
                                      <w:szCs w:val="24"/>
                                      <w:lang w:val="en-CA"/>
                                    </w:rPr>
                                    <m:t>-ΔH</m:t>
                                  </w:ins>
                                </m:r>
                              </m:num>
                              <m:den>
                                <m:r>
                                  <w:ins w:id="200" w:author="Joseph Stinziano" w:date="2020-03-25T12:00:00Z">
                                    <w:rPr>
                                      <w:rFonts w:ascii="Cambria Math" w:hAnsi="Cambria Math" w:cstheme="minorHAnsi"/>
                                      <w:sz w:val="24"/>
                                      <w:szCs w:val="24"/>
                                      <w:lang w:val="en-CA"/>
                                    </w:rPr>
                                    <m:t>RT</m:t>
                                  </w:ins>
                                </m:r>
                              </m:den>
                            </m:f>
                          </m:e>
                        </m:d>
                      </m:e>
                    </m:func>
                  </m:den>
                </m:f>
              </m:e>
            </m:d>
            <m:f>
              <m:fPr>
                <m:ctrlPr>
                  <w:del w:id="201" w:author="Joseph Stinziano" w:date="2020-03-25T11:51:00Z">
                    <w:rPr>
                      <w:rFonts w:ascii="Cambria Math" w:hAnsi="Cambria Math" w:cstheme="minorHAnsi"/>
                      <w:i/>
                      <w:sz w:val="24"/>
                      <w:szCs w:val="24"/>
                      <w:lang w:val="en-CA"/>
                    </w:rPr>
                  </w:del>
                </m:ctrlPr>
              </m:fPr>
              <m:num>
                <m:r>
                  <w:del w:id="202" w:author="Joseph Stinziano" w:date="2020-03-25T11:51:00Z">
                    <w:rPr>
                      <w:rFonts w:ascii="Cambria Math" w:hAnsi="Cambria Math" w:cstheme="minorHAnsi"/>
                      <w:sz w:val="24"/>
                      <w:szCs w:val="24"/>
                      <w:lang w:val="en-CA"/>
                    </w:rPr>
                    <m:t>c''T</m:t>
                  </w:del>
                </m:r>
                <m:sSup>
                  <m:sSupPr>
                    <m:ctrlPr>
                      <w:del w:id="203" w:author="Joseph Stinziano" w:date="2020-03-25T11:51:00Z">
                        <w:rPr>
                          <w:rFonts w:ascii="Cambria Math" w:hAnsi="Cambria Math" w:cstheme="minorHAnsi"/>
                          <w:i/>
                          <w:sz w:val="24"/>
                          <w:szCs w:val="24"/>
                          <w:lang w:val="en-CA"/>
                        </w:rPr>
                      </w:del>
                    </m:ctrlPr>
                  </m:sSupPr>
                  <m:e>
                    <m:r>
                      <w:del w:id="204" w:author="Joseph Stinziano" w:date="2020-03-25T11:51:00Z">
                        <w:rPr>
                          <w:rFonts w:ascii="Cambria Math" w:hAnsi="Cambria Math" w:cstheme="minorHAnsi"/>
                          <w:sz w:val="24"/>
                          <w:szCs w:val="24"/>
                          <w:lang w:val="en-CA"/>
                        </w:rPr>
                        <m:t>e</m:t>
                      </w:del>
                    </m:r>
                  </m:e>
                  <m:sup>
                    <m:f>
                      <m:fPr>
                        <m:ctrlPr>
                          <w:del w:id="205" w:author="Joseph Stinziano" w:date="2020-03-25T11:51:00Z">
                            <w:rPr>
                              <w:rFonts w:ascii="Cambria Math" w:hAnsi="Cambria Math" w:cstheme="minorHAnsi"/>
                              <w:i/>
                              <w:sz w:val="24"/>
                              <w:szCs w:val="24"/>
                              <w:lang w:val="en-CA"/>
                            </w:rPr>
                          </w:del>
                        </m:ctrlPr>
                      </m:fPr>
                      <m:num>
                        <m:r>
                          <w:del w:id="206" w:author="Joseph Stinziano" w:date="2020-03-25T11:51:00Z">
                            <w:rPr>
                              <w:rFonts w:ascii="Cambria Math" w:hAnsi="Cambria Math" w:cstheme="minorHAnsi"/>
                              <w:sz w:val="24"/>
                              <w:szCs w:val="24"/>
                              <w:lang w:val="en-CA"/>
                            </w:rPr>
                            <m:t>-ΔH‡</m:t>
                          </w:del>
                        </m:r>
                      </m:num>
                      <m:den>
                        <m:r>
                          <w:del w:id="207" w:author="Joseph Stinziano" w:date="2020-03-25T11:51:00Z">
                            <w:rPr>
                              <w:rFonts w:ascii="Cambria Math" w:hAnsi="Cambria Math" w:cstheme="minorHAnsi"/>
                              <w:sz w:val="24"/>
                              <w:szCs w:val="24"/>
                              <w:lang w:val="en-CA"/>
                            </w:rPr>
                            <m:t>RT</m:t>
                          </w:del>
                        </m:r>
                      </m:den>
                    </m:f>
                  </m:sup>
                </m:sSup>
              </m:num>
              <m:den>
                <m:r>
                  <w:del w:id="208" w:author="Joseph Stinziano" w:date="2020-03-25T11:51:00Z">
                    <w:rPr>
                      <w:rFonts w:ascii="Cambria Math" w:hAnsi="Cambria Math" w:cstheme="minorHAnsi"/>
                      <w:sz w:val="24"/>
                      <w:szCs w:val="24"/>
                      <w:lang w:val="en-CA"/>
                    </w:rPr>
                    <m:t>1+</m:t>
                  </w:del>
                </m:r>
                <m:sSup>
                  <m:sSupPr>
                    <m:ctrlPr>
                      <w:del w:id="209" w:author="Joseph Stinziano" w:date="2020-03-25T11:51:00Z">
                        <w:rPr>
                          <w:rFonts w:ascii="Cambria Math" w:hAnsi="Cambria Math" w:cstheme="minorHAnsi"/>
                          <w:i/>
                          <w:sz w:val="24"/>
                          <w:szCs w:val="24"/>
                          <w:lang w:val="en-CA"/>
                        </w:rPr>
                      </w:del>
                    </m:ctrlPr>
                  </m:sSupPr>
                  <m:e>
                    <m:r>
                      <w:del w:id="210" w:author="Joseph Stinziano" w:date="2020-03-25T11:51:00Z">
                        <w:rPr>
                          <w:rFonts w:ascii="Cambria Math" w:hAnsi="Cambria Math" w:cstheme="minorHAnsi"/>
                          <w:sz w:val="24"/>
                          <w:szCs w:val="24"/>
                          <w:lang w:val="en-CA"/>
                        </w:rPr>
                        <m:t>e</m:t>
                      </w:del>
                    </m:r>
                  </m:e>
                  <m:sup>
                    <m:f>
                      <m:fPr>
                        <m:ctrlPr>
                          <w:del w:id="211" w:author="Joseph Stinziano" w:date="2020-03-25T11:51:00Z">
                            <w:rPr>
                              <w:rFonts w:ascii="Cambria Math" w:hAnsi="Cambria Math" w:cstheme="minorHAnsi"/>
                              <w:i/>
                              <w:sz w:val="24"/>
                              <w:szCs w:val="24"/>
                              <w:lang w:val="en-CA"/>
                            </w:rPr>
                          </w:del>
                        </m:ctrlPr>
                      </m:fPr>
                      <m:num>
                        <m:r>
                          <w:del w:id="212" w:author="Joseph Stinziano" w:date="2020-03-25T11:51:00Z">
                            <w:rPr>
                              <w:rFonts w:ascii="Cambria Math" w:hAnsi="Cambria Math" w:cstheme="minorHAnsi"/>
                              <w:sz w:val="24"/>
                              <w:szCs w:val="24"/>
                              <w:lang w:val="en-CA"/>
                            </w:rPr>
                            <m:t>ΔS</m:t>
                          </w:del>
                        </m:r>
                      </m:num>
                      <m:den>
                        <m:r>
                          <w:del w:id="213" w:author="Joseph Stinziano" w:date="2020-03-25T11:51:00Z">
                            <w:rPr>
                              <w:rFonts w:ascii="Cambria Math" w:hAnsi="Cambria Math" w:cstheme="minorHAnsi"/>
                              <w:sz w:val="24"/>
                              <w:szCs w:val="24"/>
                              <w:lang w:val="en-CA"/>
                            </w:rPr>
                            <m:t>R</m:t>
                          </w:del>
                        </m:r>
                      </m:den>
                    </m:f>
                  </m:sup>
                </m:sSup>
                <m:sSup>
                  <m:sSupPr>
                    <m:ctrlPr>
                      <w:del w:id="214" w:author="Joseph Stinziano" w:date="2020-03-25T11:51:00Z">
                        <w:rPr>
                          <w:rFonts w:ascii="Cambria Math" w:hAnsi="Cambria Math" w:cstheme="minorHAnsi"/>
                          <w:i/>
                          <w:sz w:val="24"/>
                          <w:szCs w:val="24"/>
                          <w:lang w:val="en-CA"/>
                        </w:rPr>
                      </w:del>
                    </m:ctrlPr>
                  </m:sSupPr>
                  <m:e>
                    <m:r>
                      <w:del w:id="215" w:author="Joseph Stinziano" w:date="2020-03-25T11:51:00Z">
                        <w:rPr>
                          <w:rFonts w:ascii="Cambria Math" w:hAnsi="Cambria Math" w:cstheme="minorHAnsi"/>
                          <w:sz w:val="24"/>
                          <w:szCs w:val="24"/>
                          <w:lang w:val="en-CA"/>
                        </w:rPr>
                        <m:t>e</m:t>
                      </w:del>
                    </m:r>
                  </m:e>
                  <m:sup>
                    <m:f>
                      <m:fPr>
                        <m:ctrlPr>
                          <w:del w:id="216" w:author="Joseph Stinziano" w:date="2020-03-25T11:51:00Z">
                            <w:rPr>
                              <w:rFonts w:ascii="Cambria Math" w:hAnsi="Cambria Math" w:cstheme="minorHAnsi"/>
                              <w:i/>
                              <w:sz w:val="24"/>
                              <w:szCs w:val="24"/>
                              <w:lang w:val="en-CA"/>
                            </w:rPr>
                          </w:del>
                        </m:ctrlPr>
                      </m:fPr>
                      <m:num>
                        <m:r>
                          <w:del w:id="217" w:author="Joseph Stinziano" w:date="2020-03-25T11:51:00Z">
                            <w:rPr>
                              <w:rFonts w:ascii="Cambria Math" w:hAnsi="Cambria Math" w:cstheme="minorHAnsi"/>
                              <w:sz w:val="24"/>
                              <w:szCs w:val="24"/>
                              <w:lang w:val="en-CA"/>
                            </w:rPr>
                            <m:t>-ΔH</m:t>
                          </w:del>
                        </m:r>
                      </m:num>
                      <m:den>
                        <m:r>
                          <w:del w:id="218" w:author="Joseph Stinziano" w:date="2020-03-25T11:51:00Z">
                            <w:rPr>
                              <w:rFonts w:ascii="Cambria Math" w:hAnsi="Cambria Math" w:cstheme="minorHAnsi"/>
                              <w:sz w:val="24"/>
                              <w:szCs w:val="24"/>
                              <w:lang w:val="en-CA"/>
                            </w:rPr>
                            <m:t>RT</m:t>
                          </w:del>
                        </m:r>
                      </m:den>
                    </m:f>
                  </m:sup>
                </m:sSup>
              </m:den>
            </m:f>
          </m:num>
          <m:den>
            <m:d>
              <m:dPr>
                <m:begChr m:val="["/>
                <m:endChr m:val="]"/>
                <m:ctrlPr>
                  <w:ins w:id="219" w:author="Joseph Stinziano" w:date="2020-03-25T12:00:00Z">
                    <w:rPr>
                      <w:rFonts w:ascii="Cambria Math" w:hAnsi="Cambria Math" w:cstheme="minorHAnsi"/>
                      <w:i/>
                      <w:sz w:val="24"/>
                      <w:szCs w:val="24"/>
                      <w:lang w:val="en-CA"/>
                    </w:rPr>
                  </w:ins>
                </m:ctrlPr>
              </m:dPr>
              <m:e>
                <m:f>
                  <m:fPr>
                    <m:ctrlPr>
                      <w:ins w:id="220" w:author="Joseph Stinziano" w:date="2020-03-25T12:00:00Z">
                        <w:rPr>
                          <w:rFonts w:ascii="Cambria Math" w:hAnsi="Cambria Math" w:cstheme="minorHAnsi"/>
                          <w:i/>
                          <w:sz w:val="24"/>
                          <w:szCs w:val="24"/>
                          <w:lang w:val="en-CA"/>
                        </w:rPr>
                      </w:ins>
                    </m:ctrlPr>
                  </m:fPr>
                  <m:num>
                    <m:sSup>
                      <m:sSupPr>
                        <m:ctrlPr>
                          <w:ins w:id="221" w:author="Joseph Stinziano" w:date="2020-03-25T12:00:00Z">
                            <w:rPr>
                              <w:rFonts w:ascii="Cambria Math" w:hAnsi="Cambria Math" w:cstheme="minorHAnsi"/>
                              <w:i/>
                              <w:sz w:val="24"/>
                              <w:szCs w:val="24"/>
                              <w:lang w:val="en-CA"/>
                            </w:rPr>
                          </w:ins>
                        </m:ctrlPr>
                      </m:sSupPr>
                      <m:e>
                        <m:r>
                          <w:ins w:id="222" w:author="Joseph Stinziano" w:date="2020-03-25T12:00:00Z">
                            <w:rPr>
                              <w:rFonts w:ascii="Cambria Math" w:hAnsi="Cambria Math" w:cstheme="minorHAnsi"/>
                              <w:sz w:val="24"/>
                              <w:szCs w:val="24"/>
                              <w:lang w:val="en-CA"/>
                            </w:rPr>
                            <m:t>c</m:t>
                          </w:ins>
                        </m:r>
                      </m:e>
                      <m:sup>
                        <m:r>
                          <w:ins w:id="223" w:author="Joseph Stinziano" w:date="2020-03-25T12:00:00Z">
                            <w:rPr>
                              <w:rFonts w:ascii="Cambria Math" w:hAnsi="Cambria Math" w:cstheme="minorHAnsi"/>
                              <w:sz w:val="24"/>
                              <w:szCs w:val="24"/>
                              <w:lang w:val="en-CA"/>
                            </w:rPr>
                            <m:t>''</m:t>
                          </w:ins>
                        </m:r>
                      </m:sup>
                    </m:sSup>
                    <m:r>
                      <w:ins w:id="224" w:author="Joseph Stinziano" w:date="2020-03-25T12:00:00Z">
                        <w:rPr>
                          <w:rFonts w:ascii="Cambria Math" w:hAnsi="Cambria Math" w:cstheme="minorHAnsi"/>
                          <w:sz w:val="24"/>
                          <w:szCs w:val="24"/>
                          <w:lang w:val="en-CA"/>
                        </w:rPr>
                        <m:t>298.15</m:t>
                      </w:ins>
                    </m:r>
                    <m:func>
                      <m:funcPr>
                        <m:ctrlPr>
                          <w:ins w:id="225" w:author="Joseph Stinziano" w:date="2020-03-25T12:00:00Z">
                            <w:rPr>
                              <w:rFonts w:ascii="Cambria Math" w:hAnsi="Cambria Math" w:cstheme="minorHAnsi"/>
                              <w:i/>
                              <w:sz w:val="24"/>
                              <w:szCs w:val="24"/>
                              <w:lang w:val="en-CA"/>
                            </w:rPr>
                          </w:ins>
                        </m:ctrlPr>
                      </m:funcPr>
                      <m:fName>
                        <m:r>
                          <w:ins w:id="226" w:author="Joseph Stinziano" w:date="2020-03-25T12:00:00Z">
                            <m:rPr>
                              <m:sty m:val="p"/>
                            </m:rPr>
                            <w:rPr>
                              <w:rFonts w:ascii="Cambria Math" w:hAnsi="Cambria Math" w:cstheme="minorHAnsi"/>
                              <w:sz w:val="24"/>
                              <w:szCs w:val="24"/>
                              <w:lang w:val="en-CA"/>
                            </w:rPr>
                            <m:t>exp</m:t>
                          </w:ins>
                        </m:r>
                      </m:fName>
                      <m:e>
                        <m:d>
                          <m:dPr>
                            <m:ctrlPr>
                              <w:ins w:id="227" w:author="Joseph Stinziano" w:date="2020-03-25T12:00:00Z">
                                <w:rPr>
                                  <w:rFonts w:ascii="Cambria Math" w:hAnsi="Cambria Math" w:cstheme="minorHAnsi"/>
                                  <w:i/>
                                  <w:sz w:val="24"/>
                                  <w:szCs w:val="24"/>
                                  <w:lang w:val="en-CA"/>
                                </w:rPr>
                              </w:ins>
                            </m:ctrlPr>
                          </m:dPr>
                          <m:e>
                            <m:f>
                              <m:fPr>
                                <m:ctrlPr>
                                  <w:ins w:id="228" w:author="Joseph Stinziano" w:date="2020-03-25T12:00:00Z">
                                    <w:rPr>
                                      <w:rFonts w:ascii="Cambria Math" w:hAnsi="Cambria Math" w:cstheme="minorHAnsi"/>
                                      <w:i/>
                                      <w:sz w:val="24"/>
                                      <w:szCs w:val="24"/>
                                      <w:lang w:val="en-CA"/>
                                    </w:rPr>
                                  </w:ins>
                                </m:ctrlPr>
                              </m:fPr>
                              <m:num>
                                <m:r>
                                  <w:ins w:id="229" w:author="Joseph Stinziano" w:date="2020-03-25T12:00:00Z">
                                    <w:rPr>
                                      <w:rFonts w:ascii="Cambria Math" w:hAnsi="Cambria Math" w:cstheme="minorHAnsi"/>
                                      <w:sz w:val="24"/>
                                      <w:szCs w:val="24"/>
                                      <w:lang w:val="en-CA"/>
                                    </w:rPr>
                                    <m:t>-ΔH‡</m:t>
                                  </w:ins>
                                </m:r>
                              </m:num>
                              <m:den>
                                <m:r>
                                  <w:ins w:id="230" w:author="Joseph Stinziano" w:date="2020-03-25T12:00:00Z">
                                    <w:rPr>
                                      <w:rFonts w:ascii="Cambria Math" w:hAnsi="Cambria Math" w:cstheme="minorHAnsi"/>
                                      <w:sz w:val="24"/>
                                      <w:szCs w:val="24"/>
                                      <w:lang w:val="en-CA"/>
                                    </w:rPr>
                                    <m:t>298.15R</m:t>
                                  </w:ins>
                                </m:r>
                              </m:den>
                            </m:f>
                          </m:e>
                        </m:d>
                      </m:e>
                    </m:func>
                  </m:num>
                  <m:den>
                    <m:r>
                      <w:ins w:id="231" w:author="Joseph Stinziano" w:date="2020-03-25T12:00:00Z">
                        <w:rPr>
                          <w:rFonts w:ascii="Cambria Math" w:hAnsi="Cambria Math" w:cstheme="minorHAnsi"/>
                          <w:sz w:val="24"/>
                          <w:szCs w:val="24"/>
                          <w:lang w:val="en-CA"/>
                        </w:rPr>
                        <m:t>1+</m:t>
                      </w:ins>
                    </m:r>
                    <m:func>
                      <m:funcPr>
                        <m:ctrlPr>
                          <w:ins w:id="232" w:author="Joseph Stinziano" w:date="2020-03-25T12:00:00Z">
                            <w:rPr>
                              <w:rFonts w:ascii="Cambria Math" w:hAnsi="Cambria Math" w:cstheme="minorHAnsi"/>
                              <w:i/>
                              <w:sz w:val="24"/>
                              <w:szCs w:val="24"/>
                              <w:lang w:val="en-CA"/>
                            </w:rPr>
                          </w:ins>
                        </m:ctrlPr>
                      </m:funcPr>
                      <m:fName>
                        <m:r>
                          <w:ins w:id="233" w:author="Joseph Stinziano" w:date="2020-03-25T12:00:00Z">
                            <m:rPr>
                              <m:sty m:val="p"/>
                            </m:rPr>
                            <w:rPr>
                              <w:rFonts w:ascii="Cambria Math" w:hAnsi="Cambria Math" w:cstheme="minorHAnsi"/>
                              <w:sz w:val="24"/>
                              <w:szCs w:val="24"/>
                              <w:lang w:val="en-CA"/>
                            </w:rPr>
                            <m:t>exp</m:t>
                          </w:ins>
                        </m:r>
                      </m:fName>
                      <m:e>
                        <m:d>
                          <m:dPr>
                            <m:ctrlPr>
                              <w:ins w:id="234" w:author="Joseph Stinziano" w:date="2020-03-25T12:00:00Z">
                                <w:rPr>
                                  <w:rFonts w:ascii="Cambria Math" w:hAnsi="Cambria Math" w:cstheme="minorHAnsi"/>
                                  <w:i/>
                                  <w:sz w:val="24"/>
                                  <w:szCs w:val="24"/>
                                  <w:lang w:val="en-CA"/>
                                </w:rPr>
                              </w:ins>
                            </m:ctrlPr>
                          </m:dPr>
                          <m:e>
                            <m:f>
                              <m:fPr>
                                <m:ctrlPr>
                                  <w:ins w:id="235" w:author="Joseph Stinziano" w:date="2020-03-25T12:00:00Z">
                                    <w:rPr>
                                      <w:rFonts w:ascii="Cambria Math" w:hAnsi="Cambria Math" w:cstheme="minorHAnsi"/>
                                      <w:i/>
                                      <w:sz w:val="24"/>
                                      <w:szCs w:val="24"/>
                                      <w:lang w:val="en-CA"/>
                                    </w:rPr>
                                  </w:ins>
                                </m:ctrlPr>
                              </m:fPr>
                              <m:num>
                                <m:r>
                                  <w:ins w:id="236" w:author="Joseph Stinziano" w:date="2020-03-25T12:00:00Z">
                                    <w:rPr>
                                      <w:rFonts w:ascii="Cambria Math" w:hAnsi="Cambria Math" w:cstheme="minorHAnsi"/>
                                      <w:sz w:val="24"/>
                                      <w:szCs w:val="24"/>
                                      <w:lang w:val="en-CA"/>
                                    </w:rPr>
                                    <m:t>ΔS</m:t>
                                  </w:ins>
                                </m:r>
                              </m:num>
                              <m:den>
                                <m:r>
                                  <w:ins w:id="237" w:author="Joseph Stinziano" w:date="2020-03-25T12:00:00Z">
                                    <w:rPr>
                                      <w:rFonts w:ascii="Cambria Math" w:hAnsi="Cambria Math" w:cstheme="minorHAnsi"/>
                                      <w:sz w:val="24"/>
                                      <w:szCs w:val="24"/>
                                      <w:lang w:val="en-CA"/>
                                    </w:rPr>
                                    <m:t>R</m:t>
                                  </w:ins>
                                </m:r>
                              </m:den>
                            </m:f>
                          </m:e>
                        </m:d>
                      </m:e>
                    </m:func>
                    <m:func>
                      <m:funcPr>
                        <m:ctrlPr>
                          <w:ins w:id="238" w:author="Joseph Stinziano" w:date="2020-03-25T12:00:00Z">
                            <w:rPr>
                              <w:rFonts w:ascii="Cambria Math" w:hAnsi="Cambria Math" w:cstheme="minorHAnsi"/>
                              <w:i/>
                              <w:sz w:val="24"/>
                              <w:szCs w:val="24"/>
                              <w:lang w:val="en-CA"/>
                            </w:rPr>
                          </w:ins>
                        </m:ctrlPr>
                      </m:funcPr>
                      <m:fName>
                        <m:r>
                          <w:ins w:id="239" w:author="Joseph Stinziano" w:date="2020-03-25T12:00:00Z">
                            <m:rPr>
                              <m:sty m:val="p"/>
                            </m:rPr>
                            <w:rPr>
                              <w:rFonts w:ascii="Cambria Math" w:hAnsi="Cambria Math" w:cstheme="minorHAnsi"/>
                              <w:sz w:val="24"/>
                              <w:szCs w:val="24"/>
                              <w:lang w:val="en-CA"/>
                            </w:rPr>
                            <m:t>exp</m:t>
                          </w:ins>
                        </m:r>
                      </m:fName>
                      <m:e>
                        <m:d>
                          <m:dPr>
                            <m:ctrlPr>
                              <w:ins w:id="240" w:author="Joseph Stinziano" w:date="2020-03-25T12:00:00Z">
                                <w:rPr>
                                  <w:rFonts w:ascii="Cambria Math" w:hAnsi="Cambria Math" w:cstheme="minorHAnsi"/>
                                  <w:i/>
                                  <w:sz w:val="24"/>
                                  <w:szCs w:val="24"/>
                                  <w:lang w:val="en-CA"/>
                                </w:rPr>
                              </w:ins>
                            </m:ctrlPr>
                          </m:dPr>
                          <m:e>
                            <m:f>
                              <m:fPr>
                                <m:ctrlPr>
                                  <w:ins w:id="241" w:author="Joseph Stinziano" w:date="2020-03-25T12:00:00Z">
                                    <w:rPr>
                                      <w:rFonts w:ascii="Cambria Math" w:hAnsi="Cambria Math" w:cstheme="minorHAnsi"/>
                                      <w:i/>
                                      <w:sz w:val="24"/>
                                      <w:szCs w:val="24"/>
                                      <w:lang w:val="en-CA"/>
                                    </w:rPr>
                                  </w:ins>
                                </m:ctrlPr>
                              </m:fPr>
                              <m:num>
                                <m:r>
                                  <w:ins w:id="242" w:author="Joseph Stinziano" w:date="2020-03-25T12:00:00Z">
                                    <w:rPr>
                                      <w:rFonts w:ascii="Cambria Math" w:hAnsi="Cambria Math" w:cstheme="minorHAnsi"/>
                                      <w:sz w:val="24"/>
                                      <w:szCs w:val="24"/>
                                      <w:lang w:val="en-CA"/>
                                    </w:rPr>
                                    <m:t>-ΔH</m:t>
                                  </w:ins>
                                </m:r>
                              </m:num>
                              <m:den>
                                <m:r>
                                  <w:ins w:id="243" w:author="Joseph Stinziano" w:date="2020-03-25T12:00:00Z">
                                    <w:rPr>
                                      <w:rFonts w:ascii="Cambria Math" w:hAnsi="Cambria Math" w:cstheme="minorHAnsi"/>
                                      <w:sz w:val="24"/>
                                      <w:szCs w:val="24"/>
                                      <w:lang w:val="en-CA"/>
                                    </w:rPr>
                                    <m:t>298.15R</m:t>
                                  </w:ins>
                                </m:r>
                              </m:den>
                            </m:f>
                          </m:e>
                        </m:d>
                      </m:e>
                    </m:func>
                  </m:den>
                </m:f>
              </m:e>
            </m:d>
            <m:f>
              <m:fPr>
                <m:ctrlPr>
                  <w:del w:id="244" w:author="Joseph Stinziano" w:date="2020-03-25T11:51:00Z">
                    <w:rPr>
                      <w:rFonts w:ascii="Cambria Math" w:hAnsi="Cambria Math" w:cstheme="minorHAnsi"/>
                      <w:i/>
                      <w:sz w:val="24"/>
                      <w:szCs w:val="24"/>
                      <w:lang w:val="en-CA"/>
                    </w:rPr>
                  </w:del>
                </m:ctrlPr>
              </m:fPr>
              <m:num>
                <m:r>
                  <w:del w:id="245" w:author="Joseph Stinziano" w:date="2020-03-25T11:51:00Z">
                    <w:rPr>
                      <w:rFonts w:ascii="Cambria Math" w:hAnsi="Cambria Math" w:cstheme="minorHAnsi"/>
                      <w:sz w:val="24"/>
                      <w:szCs w:val="24"/>
                      <w:lang w:val="en-CA"/>
                    </w:rPr>
                    <m:t>c''298.15</m:t>
                  </w:del>
                </m:r>
                <m:sSup>
                  <m:sSupPr>
                    <m:ctrlPr>
                      <w:del w:id="246" w:author="Joseph Stinziano" w:date="2020-03-25T11:51:00Z">
                        <w:rPr>
                          <w:rFonts w:ascii="Cambria Math" w:hAnsi="Cambria Math" w:cstheme="minorHAnsi"/>
                          <w:i/>
                          <w:sz w:val="24"/>
                          <w:szCs w:val="24"/>
                          <w:lang w:val="en-CA"/>
                        </w:rPr>
                      </w:del>
                    </m:ctrlPr>
                  </m:sSupPr>
                  <m:e>
                    <m:r>
                      <w:del w:id="247" w:author="Joseph Stinziano" w:date="2020-03-25T11:51:00Z">
                        <w:rPr>
                          <w:rFonts w:ascii="Cambria Math" w:hAnsi="Cambria Math" w:cstheme="minorHAnsi"/>
                          <w:sz w:val="24"/>
                          <w:szCs w:val="24"/>
                          <w:lang w:val="en-CA"/>
                        </w:rPr>
                        <m:t>e</m:t>
                      </w:del>
                    </m:r>
                  </m:e>
                  <m:sup>
                    <m:f>
                      <m:fPr>
                        <m:ctrlPr>
                          <w:del w:id="248" w:author="Joseph Stinziano" w:date="2020-03-25T11:51:00Z">
                            <w:rPr>
                              <w:rFonts w:ascii="Cambria Math" w:hAnsi="Cambria Math" w:cstheme="minorHAnsi"/>
                              <w:i/>
                              <w:sz w:val="24"/>
                              <w:szCs w:val="24"/>
                              <w:lang w:val="en-CA"/>
                            </w:rPr>
                          </w:del>
                        </m:ctrlPr>
                      </m:fPr>
                      <m:num>
                        <m:r>
                          <w:del w:id="249" w:author="Joseph Stinziano" w:date="2020-03-25T11:51:00Z">
                            <w:rPr>
                              <w:rFonts w:ascii="Cambria Math" w:hAnsi="Cambria Math" w:cstheme="minorHAnsi"/>
                              <w:sz w:val="24"/>
                              <w:szCs w:val="24"/>
                              <w:lang w:val="en-CA"/>
                            </w:rPr>
                            <m:t>-ΔH‡</m:t>
                          </w:del>
                        </m:r>
                      </m:num>
                      <m:den>
                        <m:r>
                          <w:del w:id="250" w:author="Joseph Stinziano" w:date="2020-03-25T11:51:00Z">
                            <w:rPr>
                              <w:rFonts w:ascii="Cambria Math" w:hAnsi="Cambria Math" w:cstheme="minorHAnsi"/>
                              <w:sz w:val="24"/>
                              <w:szCs w:val="24"/>
                              <w:lang w:val="en-CA"/>
                            </w:rPr>
                            <m:t>R298</m:t>
                          </w:del>
                        </m:r>
                        <w:bookmarkStart w:id="251" w:name="_Hlk16858237"/>
                        <m:r>
                          <w:del w:id="252" w:author="Joseph Stinziano" w:date="2020-03-25T11:51:00Z">
                            <w:rPr>
                              <w:rFonts w:ascii="Cambria Math" w:hAnsi="Cambria Math" w:cstheme="minorHAnsi"/>
                              <w:sz w:val="24"/>
                              <w:szCs w:val="24"/>
                              <w:lang w:val="en-CA"/>
                            </w:rPr>
                            <m:t>.15</m:t>
                          </w:del>
                        </m:r>
                        <w:bookmarkEnd w:id="251"/>
                      </m:den>
                    </m:f>
                  </m:sup>
                </m:sSup>
              </m:num>
              <m:den>
                <m:r>
                  <w:del w:id="253" w:author="Joseph Stinziano" w:date="2020-03-25T11:51:00Z">
                    <w:rPr>
                      <w:rFonts w:ascii="Cambria Math" w:hAnsi="Cambria Math" w:cstheme="minorHAnsi"/>
                      <w:sz w:val="24"/>
                      <w:szCs w:val="24"/>
                      <w:lang w:val="en-CA"/>
                    </w:rPr>
                    <m:t>1+</m:t>
                  </w:del>
                </m:r>
                <m:sSup>
                  <m:sSupPr>
                    <m:ctrlPr>
                      <w:del w:id="254" w:author="Joseph Stinziano" w:date="2020-03-25T11:51:00Z">
                        <w:rPr>
                          <w:rFonts w:ascii="Cambria Math" w:hAnsi="Cambria Math" w:cstheme="minorHAnsi"/>
                          <w:i/>
                          <w:sz w:val="24"/>
                          <w:szCs w:val="24"/>
                          <w:lang w:val="en-CA"/>
                        </w:rPr>
                      </w:del>
                    </m:ctrlPr>
                  </m:sSupPr>
                  <m:e>
                    <m:r>
                      <w:del w:id="255" w:author="Joseph Stinziano" w:date="2020-03-25T11:51:00Z">
                        <w:rPr>
                          <w:rFonts w:ascii="Cambria Math" w:hAnsi="Cambria Math" w:cstheme="minorHAnsi"/>
                          <w:sz w:val="24"/>
                          <w:szCs w:val="24"/>
                          <w:lang w:val="en-CA"/>
                        </w:rPr>
                        <m:t>e</m:t>
                      </w:del>
                    </m:r>
                  </m:e>
                  <m:sup>
                    <m:f>
                      <m:fPr>
                        <m:ctrlPr>
                          <w:del w:id="256" w:author="Joseph Stinziano" w:date="2020-03-25T11:51:00Z">
                            <w:rPr>
                              <w:rFonts w:ascii="Cambria Math" w:hAnsi="Cambria Math" w:cstheme="minorHAnsi"/>
                              <w:i/>
                              <w:sz w:val="24"/>
                              <w:szCs w:val="24"/>
                              <w:lang w:val="en-CA"/>
                            </w:rPr>
                          </w:del>
                        </m:ctrlPr>
                      </m:fPr>
                      <m:num>
                        <m:r>
                          <w:del w:id="257" w:author="Joseph Stinziano" w:date="2020-03-25T11:51:00Z">
                            <w:rPr>
                              <w:rFonts w:ascii="Cambria Math" w:hAnsi="Cambria Math" w:cstheme="minorHAnsi"/>
                              <w:sz w:val="24"/>
                              <w:szCs w:val="24"/>
                              <w:lang w:val="en-CA"/>
                            </w:rPr>
                            <m:t>ΔS</m:t>
                          </w:del>
                        </m:r>
                      </m:num>
                      <m:den>
                        <m:r>
                          <w:del w:id="258" w:author="Joseph Stinziano" w:date="2020-03-25T11:51:00Z">
                            <w:rPr>
                              <w:rFonts w:ascii="Cambria Math" w:hAnsi="Cambria Math" w:cstheme="minorHAnsi"/>
                              <w:sz w:val="24"/>
                              <w:szCs w:val="24"/>
                              <w:lang w:val="en-CA"/>
                            </w:rPr>
                            <m:t>R</m:t>
                          </w:del>
                        </m:r>
                      </m:den>
                    </m:f>
                  </m:sup>
                </m:sSup>
                <m:sSup>
                  <m:sSupPr>
                    <m:ctrlPr>
                      <w:del w:id="259" w:author="Joseph Stinziano" w:date="2020-03-25T11:51:00Z">
                        <w:rPr>
                          <w:rFonts w:ascii="Cambria Math" w:hAnsi="Cambria Math" w:cstheme="minorHAnsi"/>
                          <w:i/>
                          <w:sz w:val="24"/>
                          <w:szCs w:val="24"/>
                          <w:lang w:val="en-CA"/>
                        </w:rPr>
                      </w:del>
                    </m:ctrlPr>
                  </m:sSupPr>
                  <m:e>
                    <m:r>
                      <w:del w:id="260" w:author="Joseph Stinziano" w:date="2020-03-25T11:51:00Z">
                        <w:rPr>
                          <w:rFonts w:ascii="Cambria Math" w:hAnsi="Cambria Math" w:cstheme="minorHAnsi"/>
                          <w:sz w:val="24"/>
                          <w:szCs w:val="24"/>
                          <w:lang w:val="en-CA"/>
                        </w:rPr>
                        <m:t>e</m:t>
                      </w:del>
                    </m:r>
                  </m:e>
                  <m:sup>
                    <m:f>
                      <m:fPr>
                        <m:ctrlPr>
                          <w:del w:id="261" w:author="Joseph Stinziano" w:date="2020-03-25T11:51:00Z">
                            <w:rPr>
                              <w:rFonts w:ascii="Cambria Math" w:hAnsi="Cambria Math" w:cstheme="minorHAnsi"/>
                              <w:i/>
                              <w:sz w:val="24"/>
                              <w:szCs w:val="24"/>
                              <w:lang w:val="en-CA"/>
                            </w:rPr>
                          </w:del>
                        </m:ctrlPr>
                      </m:fPr>
                      <m:num>
                        <m:r>
                          <w:del w:id="262" w:author="Joseph Stinziano" w:date="2020-03-25T11:51:00Z">
                            <w:rPr>
                              <w:rFonts w:ascii="Cambria Math" w:hAnsi="Cambria Math" w:cstheme="minorHAnsi"/>
                              <w:sz w:val="24"/>
                              <w:szCs w:val="24"/>
                              <w:lang w:val="en-CA"/>
                            </w:rPr>
                            <m:t>-ΔH</m:t>
                          </w:del>
                        </m:r>
                      </m:num>
                      <m:den>
                        <m:r>
                          <w:del w:id="263" w:author="Joseph Stinziano" w:date="2020-03-25T11:51:00Z">
                            <w:rPr>
                              <w:rFonts w:ascii="Cambria Math" w:hAnsi="Cambria Math" w:cstheme="minorHAnsi"/>
                              <w:sz w:val="24"/>
                              <w:szCs w:val="24"/>
                              <w:lang w:val="en-CA"/>
                            </w:rPr>
                            <m:t>R298.15</m:t>
                          </w:del>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ins w:id="264" w:author="Joseph Stinziano" w:date="2020-03-25T08:06:00Z"/>
          <w:rFonts w:eastAsiaTheme="minorEastAsia" w:cstheme="minorHAnsi"/>
          <w:sz w:val="24"/>
          <w:szCs w:val="24"/>
          <w:lang w:val="en-CA"/>
        </w:rPr>
      </w:pPr>
    </w:p>
    <w:p w14:paraId="6FE9D72D" w14:textId="6CB1522E" w:rsidR="00F64D4E" w:rsidRDefault="00F64D4E" w:rsidP="002B0AA8">
      <w:pPr>
        <w:spacing w:after="0" w:line="360" w:lineRule="auto"/>
        <w:rPr>
          <w:ins w:id="265" w:author="Joseph Stinziano" w:date="2020-03-25T08:06:00Z"/>
          <w:rFonts w:eastAsiaTheme="minorEastAsia" w:cstheme="minorHAnsi"/>
          <w:sz w:val="24"/>
          <w:szCs w:val="24"/>
          <w:lang w:val="en-CA"/>
        </w:rPr>
      </w:pPr>
      <w:ins w:id="266" w:author="Joseph Stinziano" w:date="2020-03-25T08:06:00Z">
        <w:r>
          <w:rPr>
            <w:rFonts w:eastAsiaTheme="minorEastAsia" w:cstheme="minorHAnsi"/>
            <w:sz w:val="24"/>
            <w:szCs w:val="24"/>
            <w:lang w:val="en-CA"/>
          </w:rPr>
          <w:t>Next, rearrange fractions for clarity:</w:t>
        </w:r>
      </w:ins>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0DFC1DBF" w:rsidR="00006AF9" w:rsidRPr="005C3801" w:rsidRDefault="00B74F2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ins w:id="267" w:author="Joseph Stinziano" w:date="2020-03-25T12:00:00Z">
                <w:rPr>
                  <w:rFonts w:ascii="Cambria Math" w:hAnsi="Cambria Math" w:cstheme="minorHAnsi"/>
                  <w:i/>
                  <w:sz w:val="24"/>
                  <w:szCs w:val="24"/>
                  <w:lang w:val="en-CA"/>
                </w:rPr>
              </w:ins>
            </m:ctrlPr>
          </m:dPr>
          <m:e>
            <m:f>
              <m:fPr>
                <m:ctrlPr>
                  <w:ins w:id="268" w:author="Joseph Stinziano" w:date="2020-03-25T12:00:00Z">
                    <w:rPr>
                      <w:rFonts w:ascii="Cambria Math" w:hAnsi="Cambria Math" w:cstheme="minorHAnsi"/>
                      <w:i/>
                      <w:sz w:val="24"/>
                      <w:szCs w:val="24"/>
                      <w:lang w:val="en-CA"/>
                    </w:rPr>
                  </w:ins>
                </m:ctrlPr>
              </m:fPr>
              <m:num>
                <m:sSup>
                  <m:sSupPr>
                    <m:ctrlPr>
                      <w:ins w:id="269" w:author="Joseph Stinziano" w:date="2020-03-25T12:00:00Z">
                        <w:rPr>
                          <w:rFonts w:ascii="Cambria Math" w:hAnsi="Cambria Math" w:cstheme="minorHAnsi"/>
                          <w:i/>
                          <w:sz w:val="24"/>
                          <w:szCs w:val="24"/>
                          <w:lang w:val="en-CA"/>
                        </w:rPr>
                      </w:ins>
                    </m:ctrlPr>
                  </m:sSupPr>
                  <m:e>
                    <m:r>
                      <w:ins w:id="270" w:author="Joseph Stinziano" w:date="2020-03-25T12:00:00Z">
                        <w:rPr>
                          <w:rFonts w:ascii="Cambria Math" w:hAnsi="Cambria Math" w:cstheme="minorHAnsi"/>
                          <w:sz w:val="24"/>
                          <w:szCs w:val="24"/>
                          <w:lang w:val="en-CA"/>
                        </w:rPr>
                        <m:t>c</m:t>
                      </w:ins>
                    </m:r>
                  </m:e>
                  <m:sup>
                    <m:r>
                      <w:ins w:id="271" w:author="Joseph Stinziano" w:date="2020-03-25T12:00:00Z">
                        <w:rPr>
                          <w:rFonts w:ascii="Cambria Math" w:hAnsi="Cambria Math" w:cstheme="minorHAnsi"/>
                          <w:sz w:val="24"/>
                          <w:szCs w:val="24"/>
                          <w:lang w:val="en-CA"/>
                        </w:rPr>
                        <m:t>''</m:t>
                      </w:ins>
                    </m:r>
                  </m:sup>
                </m:sSup>
                <m:r>
                  <w:ins w:id="272" w:author="Joseph Stinziano" w:date="2020-03-25T12:00:00Z">
                    <w:rPr>
                      <w:rFonts w:ascii="Cambria Math" w:hAnsi="Cambria Math" w:cstheme="minorHAnsi"/>
                      <w:sz w:val="24"/>
                      <w:szCs w:val="24"/>
                      <w:lang w:val="en-CA"/>
                    </w:rPr>
                    <m:t>T</m:t>
                  </w:ins>
                </m:r>
                <m:func>
                  <m:funcPr>
                    <m:ctrlPr>
                      <w:ins w:id="273" w:author="Joseph Stinziano" w:date="2020-03-25T12:00:00Z">
                        <w:rPr>
                          <w:rFonts w:ascii="Cambria Math" w:hAnsi="Cambria Math" w:cstheme="minorHAnsi"/>
                          <w:i/>
                          <w:sz w:val="24"/>
                          <w:szCs w:val="24"/>
                          <w:lang w:val="en-CA"/>
                        </w:rPr>
                      </w:ins>
                    </m:ctrlPr>
                  </m:funcPr>
                  <m:fName>
                    <m:r>
                      <w:ins w:id="274" w:author="Joseph Stinziano" w:date="2020-03-25T12:00:00Z">
                        <m:rPr>
                          <m:sty m:val="p"/>
                        </m:rPr>
                        <w:rPr>
                          <w:rFonts w:ascii="Cambria Math" w:hAnsi="Cambria Math" w:cstheme="minorHAnsi"/>
                          <w:sz w:val="24"/>
                          <w:szCs w:val="24"/>
                          <w:lang w:val="en-CA"/>
                        </w:rPr>
                        <m:t>exp</m:t>
                      </w:ins>
                    </m:r>
                  </m:fName>
                  <m:e>
                    <m:d>
                      <m:dPr>
                        <m:ctrlPr>
                          <w:ins w:id="275" w:author="Joseph Stinziano" w:date="2020-03-25T12:00:00Z">
                            <w:rPr>
                              <w:rFonts w:ascii="Cambria Math" w:hAnsi="Cambria Math" w:cstheme="minorHAnsi"/>
                              <w:i/>
                              <w:sz w:val="24"/>
                              <w:szCs w:val="24"/>
                              <w:lang w:val="en-CA"/>
                            </w:rPr>
                          </w:ins>
                        </m:ctrlPr>
                      </m:dPr>
                      <m:e>
                        <m:f>
                          <m:fPr>
                            <m:ctrlPr>
                              <w:ins w:id="276" w:author="Joseph Stinziano" w:date="2020-03-25T12:00:00Z">
                                <w:rPr>
                                  <w:rFonts w:ascii="Cambria Math" w:hAnsi="Cambria Math" w:cstheme="minorHAnsi"/>
                                  <w:i/>
                                  <w:sz w:val="24"/>
                                  <w:szCs w:val="24"/>
                                  <w:lang w:val="en-CA"/>
                                </w:rPr>
                              </w:ins>
                            </m:ctrlPr>
                          </m:fPr>
                          <m:num>
                            <m:r>
                              <w:ins w:id="277" w:author="Joseph Stinziano" w:date="2020-03-25T12:00:00Z">
                                <w:rPr>
                                  <w:rFonts w:ascii="Cambria Math" w:hAnsi="Cambria Math" w:cstheme="minorHAnsi"/>
                                  <w:sz w:val="24"/>
                                  <w:szCs w:val="24"/>
                                  <w:lang w:val="en-CA"/>
                                </w:rPr>
                                <m:t>-ΔH‡</m:t>
                              </w:ins>
                            </m:r>
                          </m:num>
                          <m:den>
                            <m:r>
                              <w:ins w:id="278" w:author="Joseph Stinziano" w:date="2020-03-25T12:00:00Z">
                                <w:rPr>
                                  <w:rFonts w:ascii="Cambria Math" w:hAnsi="Cambria Math" w:cstheme="minorHAnsi"/>
                                  <w:sz w:val="24"/>
                                  <w:szCs w:val="24"/>
                                  <w:lang w:val="en-CA"/>
                                </w:rPr>
                                <m:t>RT</m:t>
                              </w:ins>
                            </m:r>
                          </m:den>
                        </m:f>
                      </m:e>
                    </m:d>
                  </m:e>
                </m:func>
                <m:r>
                  <w:ins w:id="279" w:author="Joseph Stinziano" w:date="2020-03-25T12:00:00Z">
                    <w:rPr>
                      <w:rFonts w:ascii="Cambria Math" w:hAnsi="Cambria Math" w:cstheme="minorHAnsi"/>
                      <w:sz w:val="24"/>
                      <w:szCs w:val="24"/>
                      <w:lang w:val="en-CA"/>
                    </w:rPr>
                    <m:t>c''T</m:t>
                  </w:ins>
                </m:r>
                <m:sSup>
                  <m:sSupPr>
                    <m:ctrlPr>
                      <w:ins w:id="280" w:author="Joseph Stinziano" w:date="2020-03-25T12:00:00Z">
                        <w:rPr>
                          <w:rFonts w:ascii="Cambria Math" w:hAnsi="Cambria Math" w:cstheme="minorHAnsi"/>
                          <w:i/>
                          <w:sz w:val="24"/>
                          <w:szCs w:val="24"/>
                          <w:lang w:val="en-CA"/>
                        </w:rPr>
                      </w:ins>
                    </m:ctrlPr>
                  </m:sSupPr>
                  <m:e>
                    <m:r>
                      <w:ins w:id="281" w:author="Joseph Stinziano" w:date="2020-03-25T12:00:00Z">
                        <w:rPr>
                          <w:rFonts w:ascii="Cambria Math" w:hAnsi="Cambria Math" w:cstheme="minorHAnsi"/>
                          <w:sz w:val="24"/>
                          <w:szCs w:val="24"/>
                          <w:lang w:val="en-CA"/>
                        </w:rPr>
                        <m:t>e</m:t>
                      </w:ins>
                    </m:r>
                  </m:e>
                  <m:sup>
                    <m:f>
                      <m:fPr>
                        <m:ctrlPr>
                          <w:ins w:id="282" w:author="Joseph Stinziano" w:date="2020-03-25T12:00:00Z">
                            <w:rPr>
                              <w:rFonts w:ascii="Cambria Math" w:hAnsi="Cambria Math" w:cstheme="minorHAnsi"/>
                              <w:i/>
                              <w:sz w:val="24"/>
                              <w:szCs w:val="24"/>
                              <w:lang w:val="en-CA"/>
                            </w:rPr>
                          </w:ins>
                        </m:ctrlPr>
                      </m:fPr>
                      <m:num>
                        <m:r>
                          <w:ins w:id="283" w:author="Joseph Stinziano" w:date="2020-03-25T12:00:00Z">
                            <w:rPr>
                              <w:rFonts w:ascii="Cambria Math" w:hAnsi="Cambria Math" w:cstheme="minorHAnsi"/>
                              <w:sz w:val="24"/>
                              <w:szCs w:val="24"/>
                              <w:lang w:val="en-CA"/>
                            </w:rPr>
                            <m:t>-ΔH‡</m:t>
                          </w:ins>
                        </m:r>
                      </m:num>
                      <m:den>
                        <m:r>
                          <w:ins w:id="284" w:author="Joseph Stinziano" w:date="2020-03-25T12:00:00Z">
                            <w:rPr>
                              <w:rFonts w:ascii="Cambria Math" w:hAnsi="Cambria Math" w:cstheme="minorHAnsi"/>
                              <w:sz w:val="24"/>
                              <w:szCs w:val="24"/>
                              <w:lang w:val="en-CA"/>
                            </w:rPr>
                            <m:t>RT</m:t>
                          </w:ins>
                        </m:r>
                      </m:den>
                    </m:f>
                  </m:sup>
                </m:sSup>
              </m:num>
              <m:den>
                <m:sSup>
                  <m:sSupPr>
                    <m:ctrlPr>
                      <w:ins w:id="285" w:author="Joseph Stinziano" w:date="2020-03-25T12:00:00Z">
                        <w:rPr>
                          <w:rFonts w:ascii="Cambria Math" w:hAnsi="Cambria Math" w:cstheme="minorHAnsi"/>
                          <w:i/>
                          <w:sz w:val="24"/>
                          <w:szCs w:val="24"/>
                          <w:lang w:val="en-CA"/>
                        </w:rPr>
                      </w:ins>
                    </m:ctrlPr>
                  </m:sSupPr>
                  <m:e>
                    <m:r>
                      <w:ins w:id="286" w:author="Joseph Stinziano" w:date="2020-03-25T12:00:00Z">
                        <w:rPr>
                          <w:rFonts w:ascii="Cambria Math" w:hAnsi="Cambria Math" w:cstheme="minorHAnsi"/>
                          <w:sz w:val="24"/>
                          <w:szCs w:val="24"/>
                          <w:lang w:val="en-CA"/>
                        </w:rPr>
                        <m:t>c</m:t>
                      </w:ins>
                    </m:r>
                  </m:e>
                  <m:sup>
                    <m:r>
                      <w:ins w:id="287" w:author="Joseph Stinziano" w:date="2020-03-25T12:00:00Z">
                        <w:rPr>
                          <w:rFonts w:ascii="Cambria Math" w:hAnsi="Cambria Math" w:cstheme="minorHAnsi"/>
                          <w:sz w:val="24"/>
                          <w:szCs w:val="24"/>
                          <w:lang w:val="en-CA"/>
                        </w:rPr>
                        <m:t>''</m:t>
                      </w:ins>
                    </m:r>
                  </m:sup>
                </m:sSup>
                <m:r>
                  <w:ins w:id="288" w:author="Joseph Stinziano" w:date="2020-03-25T12:00:00Z">
                    <w:rPr>
                      <w:rFonts w:ascii="Cambria Math" w:hAnsi="Cambria Math" w:cstheme="minorHAnsi"/>
                      <w:sz w:val="24"/>
                      <w:szCs w:val="24"/>
                      <w:lang w:val="en-CA"/>
                    </w:rPr>
                    <m:t>298.15</m:t>
                  </w:ins>
                </m:r>
                <m:func>
                  <m:funcPr>
                    <m:ctrlPr>
                      <w:ins w:id="289" w:author="Joseph Stinziano" w:date="2020-03-25T12:00:00Z">
                        <w:rPr>
                          <w:rFonts w:ascii="Cambria Math" w:hAnsi="Cambria Math" w:cstheme="minorHAnsi"/>
                          <w:i/>
                          <w:sz w:val="24"/>
                          <w:szCs w:val="24"/>
                          <w:lang w:val="en-CA"/>
                        </w:rPr>
                      </w:ins>
                    </m:ctrlPr>
                  </m:funcPr>
                  <m:fName>
                    <m:r>
                      <w:ins w:id="290" w:author="Joseph Stinziano" w:date="2020-03-25T12:00:00Z">
                        <m:rPr>
                          <m:sty m:val="p"/>
                        </m:rPr>
                        <w:rPr>
                          <w:rFonts w:ascii="Cambria Math" w:hAnsi="Cambria Math" w:cstheme="minorHAnsi"/>
                          <w:sz w:val="24"/>
                          <w:szCs w:val="24"/>
                          <w:lang w:val="en-CA"/>
                        </w:rPr>
                        <m:t>exp</m:t>
                      </w:ins>
                    </m:r>
                  </m:fName>
                  <m:e>
                    <m:d>
                      <m:dPr>
                        <m:ctrlPr>
                          <w:ins w:id="291" w:author="Joseph Stinziano" w:date="2020-03-25T12:00:00Z">
                            <w:rPr>
                              <w:rFonts w:ascii="Cambria Math" w:hAnsi="Cambria Math" w:cstheme="minorHAnsi"/>
                              <w:i/>
                              <w:sz w:val="24"/>
                              <w:szCs w:val="24"/>
                              <w:lang w:val="en-CA"/>
                            </w:rPr>
                          </w:ins>
                        </m:ctrlPr>
                      </m:dPr>
                      <m:e>
                        <m:f>
                          <m:fPr>
                            <m:ctrlPr>
                              <w:ins w:id="292" w:author="Joseph Stinziano" w:date="2020-03-25T12:00:00Z">
                                <w:rPr>
                                  <w:rFonts w:ascii="Cambria Math" w:hAnsi="Cambria Math" w:cstheme="minorHAnsi"/>
                                  <w:i/>
                                  <w:sz w:val="24"/>
                                  <w:szCs w:val="24"/>
                                  <w:lang w:val="en-CA"/>
                                </w:rPr>
                              </w:ins>
                            </m:ctrlPr>
                          </m:fPr>
                          <m:num>
                            <m:r>
                              <w:ins w:id="293" w:author="Joseph Stinziano" w:date="2020-03-25T12:00:00Z">
                                <w:rPr>
                                  <w:rFonts w:ascii="Cambria Math" w:hAnsi="Cambria Math" w:cstheme="minorHAnsi"/>
                                  <w:sz w:val="24"/>
                                  <w:szCs w:val="24"/>
                                  <w:lang w:val="en-CA"/>
                                </w:rPr>
                                <m:t>-ΔH‡</m:t>
                              </w:ins>
                            </m:r>
                          </m:num>
                          <m:den>
                            <m:r>
                              <w:ins w:id="294" w:author="Joseph Stinziano" w:date="2020-03-25T12:00:00Z">
                                <w:rPr>
                                  <w:rFonts w:ascii="Cambria Math" w:hAnsi="Cambria Math" w:cstheme="minorHAnsi"/>
                                  <w:sz w:val="24"/>
                                  <w:szCs w:val="24"/>
                                  <w:lang w:val="en-CA"/>
                                </w:rPr>
                                <m:t>298.15R</m:t>
                              </w:ins>
                            </m:r>
                          </m:den>
                        </m:f>
                      </m:e>
                    </m:d>
                  </m:e>
                </m:func>
                <m:r>
                  <w:ins w:id="295" w:author="Joseph Stinziano" w:date="2020-03-25T12:00:00Z">
                    <w:rPr>
                      <w:rFonts w:ascii="Cambria Math" w:hAnsi="Cambria Math" w:cstheme="minorHAnsi"/>
                      <w:sz w:val="24"/>
                      <w:szCs w:val="24"/>
                      <w:lang w:val="en-CA"/>
                    </w:rPr>
                    <m:t>c''298.15</m:t>
                  </w:ins>
                </m:r>
                <m:sSup>
                  <m:sSupPr>
                    <m:ctrlPr>
                      <w:ins w:id="296" w:author="Joseph Stinziano" w:date="2020-03-25T12:00:00Z">
                        <w:rPr>
                          <w:rFonts w:ascii="Cambria Math" w:hAnsi="Cambria Math" w:cstheme="minorHAnsi"/>
                          <w:i/>
                          <w:sz w:val="24"/>
                          <w:szCs w:val="24"/>
                          <w:lang w:val="en-CA"/>
                        </w:rPr>
                      </w:ins>
                    </m:ctrlPr>
                  </m:sSupPr>
                  <m:e>
                    <m:r>
                      <w:ins w:id="297" w:author="Joseph Stinziano" w:date="2020-03-25T12:00:00Z">
                        <w:rPr>
                          <w:rFonts w:ascii="Cambria Math" w:hAnsi="Cambria Math" w:cstheme="minorHAnsi"/>
                          <w:sz w:val="24"/>
                          <w:szCs w:val="24"/>
                          <w:lang w:val="en-CA"/>
                        </w:rPr>
                        <m:t>e</m:t>
                      </w:ins>
                    </m:r>
                  </m:e>
                  <m:sup>
                    <m:f>
                      <m:fPr>
                        <m:ctrlPr>
                          <w:ins w:id="298" w:author="Joseph Stinziano" w:date="2020-03-25T12:00:00Z">
                            <w:rPr>
                              <w:rFonts w:ascii="Cambria Math" w:hAnsi="Cambria Math" w:cstheme="minorHAnsi"/>
                              <w:i/>
                              <w:sz w:val="24"/>
                              <w:szCs w:val="24"/>
                              <w:lang w:val="en-CA"/>
                            </w:rPr>
                          </w:ins>
                        </m:ctrlPr>
                      </m:fPr>
                      <m:num>
                        <m:r>
                          <w:ins w:id="299" w:author="Joseph Stinziano" w:date="2020-03-25T12:00:00Z">
                            <w:rPr>
                              <w:rFonts w:ascii="Cambria Math" w:hAnsi="Cambria Math" w:cstheme="minorHAnsi"/>
                              <w:sz w:val="24"/>
                              <w:szCs w:val="24"/>
                              <w:lang w:val="en-CA"/>
                            </w:rPr>
                            <m:t>-ΔH‡</m:t>
                          </w:ins>
                        </m:r>
                      </m:num>
                      <m:den>
                        <m:r>
                          <w:ins w:id="300" w:author="Joseph Stinziano" w:date="2020-03-25T12:00:00Z">
                            <w:rPr>
                              <w:rFonts w:ascii="Cambria Math" w:hAnsi="Cambria Math" w:cstheme="minorHAnsi"/>
                              <w:sz w:val="24"/>
                              <w:szCs w:val="24"/>
                              <w:lang w:val="en-CA"/>
                            </w:rPr>
                            <m:t>R298.15</m:t>
                          </w:ins>
                        </m:r>
                      </m:den>
                    </m:f>
                  </m:sup>
                </m:sSup>
              </m:den>
            </m:f>
          </m:e>
        </m:d>
        <m:f>
          <m:fPr>
            <m:ctrlPr>
              <w:del w:id="301" w:author="Joseph Stinziano" w:date="2020-03-25T12:00:00Z">
                <w:rPr>
                  <w:rFonts w:ascii="Cambria Math" w:hAnsi="Cambria Math" w:cstheme="minorHAnsi"/>
                  <w:i/>
                  <w:sz w:val="24"/>
                  <w:szCs w:val="24"/>
                  <w:lang w:val="en-CA"/>
                </w:rPr>
              </w:del>
            </m:ctrlPr>
          </m:fPr>
          <m:num>
            <m:r>
              <w:del w:id="302" w:author="Joseph Stinziano" w:date="2020-03-25T11:53:00Z">
                <w:rPr>
                  <w:rFonts w:ascii="Cambria Math" w:hAnsi="Cambria Math" w:cstheme="minorHAnsi"/>
                  <w:sz w:val="24"/>
                  <w:szCs w:val="24"/>
                  <w:lang w:val="en-CA"/>
                </w:rPr>
                <m:t>c''T</m:t>
              </w:del>
            </m:r>
            <m:sSup>
              <m:sSupPr>
                <m:ctrlPr>
                  <w:del w:id="303" w:author="Joseph Stinziano" w:date="2020-03-25T11:53:00Z">
                    <w:rPr>
                      <w:rFonts w:ascii="Cambria Math" w:hAnsi="Cambria Math" w:cstheme="minorHAnsi"/>
                      <w:i/>
                      <w:sz w:val="24"/>
                      <w:szCs w:val="24"/>
                      <w:lang w:val="en-CA"/>
                    </w:rPr>
                  </w:del>
                </m:ctrlPr>
              </m:sSupPr>
              <m:e>
                <m:r>
                  <w:del w:id="304" w:author="Joseph Stinziano" w:date="2020-03-25T11:53:00Z">
                    <w:rPr>
                      <w:rFonts w:ascii="Cambria Math" w:hAnsi="Cambria Math" w:cstheme="minorHAnsi"/>
                      <w:sz w:val="24"/>
                      <w:szCs w:val="24"/>
                      <w:lang w:val="en-CA"/>
                    </w:rPr>
                    <m:t>e</m:t>
                  </w:del>
                </m:r>
              </m:e>
              <m:sup>
                <m:f>
                  <m:fPr>
                    <m:ctrlPr>
                      <w:del w:id="305" w:author="Joseph Stinziano" w:date="2020-03-25T11:53:00Z">
                        <w:rPr>
                          <w:rFonts w:ascii="Cambria Math" w:hAnsi="Cambria Math" w:cstheme="minorHAnsi"/>
                          <w:i/>
                          <w:sz w:val="24"/>
                          <w:szCs w:val="24"/>
                          <w:lang w:val="en-CA"/>
                        </w:rPr>
                      </w:del>
                    </m:ctrlPr>
                  </m:fPr>
                  <m:num>
                    <m:r>
                      <w:del w:id="306" w:author="Joseph Stinziano" w:date="2020-03-25T11:53:00Z">
                        <w:rPr>
                          <w:rFonts w:ascii="Cambria Math" w:hAnsi="Cambria Math" w:cstheme="minorHAnsi"/>
                          <w:sz w:val="24"/>
                          <w:szCs w:val="24"/>
                          <w:lang w:val="en-CA"/>
                        </w:rPr>
                        <m:t>-ΔH‡</m:t>
                      </w:del>
                    </m:r>
                  </m:num>
                  <m:den>
                    <m:r>
                      <w:del w:id="307" w:author="Joseph Stinziano" w:date="2020-03-25T11:53:00Z">
                        <w:rPr>
                          <w:rFonts w:ascii="Cambria Math" w:hAnsi="Cambria Math" w:cstheme="minorHAnsi"/>
                          <w:sz w:val="24"/>
                          <w:szCs w:val="24"/>
                          <w:lang w:val="en-CA"/>
                        </w:rPr>
                        <m:t>RT</m:t>
                      </w:del>
                    </m:r>
                  </m:den>
                </m:f>
              </m:sup>
            </m:sSup>
          </m:num>
          <m:den>
            <m:r>
              <w:del w:id="308" w:author="Joseph Stinziano" w:date="2020-03-25T11:53:00Z">
                <w:rPr>
                  <w:rFonts w:ascii="Cambria Math" w:hAnsi="Cambria Math" w:cstheme="minorHAnsi"/>
                  <w:sz w:val="24"/>
                  <w:szCs w:val="24"/>
                  <w:lang w:val="en-CA"/>
                </w:rPr>
                <m:t>c''298.15</m:t>
              </w:del>
            </m:r>
            <m:sSup>
              <m:sSupPr>
                <m:ctrlPr>
                  <w:del w:id="309" w:author="Joseph Stinziano" w:date="2020-03-25T11:53:00Z">
                    <w:rPr>
                      <w:rFonts w:ascii="Cambria Math" w:hAnsi="Cambria Math" w:cstheme="minorHAnsi"/>
                      <w:i/>
                      <w:sz w:val="24"/>
                      <w:szCs w:val="24"/>
                      <w:lang w:val="en-CA"/>
                    </w:rPr>
                  </w:del>
                </m:ctrlPr>
              </m:sSupPr>
              <m:e>
                <m:r>
                  <w:del w:id="310" w:author="Joseph Stinziano" w:date="2020-03-25T11:53:00Z">
                    <w:rPr>
                      <w:rFonts w:ascii="Cambria Math" w:hAnsi="Cambria Math" w:cstheme="minorHAnsi"/>
                      <w:sz w:val="24"/>
                      <w:szCs w:val="24"/>
                      <w:lang w:val="en-CA"/>
                    </w:rPr>
                    <m:t>e</m:t>
                  </w:del>
                </m:r>
              </m:e>
              <m:sup>
                <m:f>
                  <m:fPr>
                    <m:ctrlPr>
                      <w:del w:id="311" w:author="Joseph Stinziano" w:date="2020-03-25T11:53:00Z">
                        <w:rPr>
                          <w:rFonts w:ascii="Cambria Math" w:hAnsi="Cambria Math" w:cstheme="minorHAnsi"/>
                          <w:i/>
                          <w:sz w:val="24"/>
                          <w:szCs w:val="24"/>
                          <w:lang w:val="en-CA"/>
                        </w:rPr>
                      </w:del>
                    </m:ctrlPr>
                  </m:fPr>
                  <m:num>
                    <m:r>
                      <w:del w:id="312" w:author="Joseph Stinziano" w:date="2020-03-25T11:53:00Z">
                        <w:rPr>
                          <w:rFonts w:ascii="Cambria Math" w:hAnsi="Cambria Math" w:cstheme="minorHAnsi"/>
                          <w:sz w:val="24"/>
                          <w:szCs w:val="24"/>
                          <w:lang w:val="en-CA"/>
                        </w:rPr>
                        <m:t>-ΔH‡</m:t>
                      </w:del>
                    </m:r>
                  </m:num>
                  <m:den>
                    <m:r>
                      <w:del w:id="313" w:author="Joseph Stinziano" w:date="2020-03-25T11:53:00Z">
                        <w:rPr>
                          <w:rFonts w:ascii="Cambria Math" w:hAnsi="Cambria Math" w:cstheme="minorHAnsi"/>
                          <w:sz w:val="24"/>
                          <w:szCs w:val="24"/>
                          <w:lang w:val="en-CA"/>
                        </w:rPr>
                        <m:t>R298.15</m:t>
                      </w:del>
                    </m:r>
                  </m:den>
                </m:f>
              </m:sup>
            </m:sSup>
          </m:den>
        </m:f>
        <m:d>
          <m:dPr>
            <m:begChr m:val="["/>
            <m:endChr m:val="]"/>
            <m:ctrlPr>
              <w:ins w:id="314" w:author="Joseph Stinziano" w:date="2020-03-25T12:00:00Z">
                <w:rPr>
                  <w:rFonts w:ascii="Cambria Math" w:hAnsi="Cambria Math" w:cstheme="minorHAnsi"/>
                  <w:i/>
                  <w:sz w:val="24"/>
                  <w:szCs w:val="24"/>
                  <w:lang w:val="en-CA"/>
                </w:rPr>
              </w:ins>
            </m:ctrlPr>
          </m:dPr>
          <m:e>
            <m:f>
              <m:fPr>
                <m:ctrlPr>
                  <w:ins w:id="315" w:author="Joseph Stinziano" w:date="2020-03-25T12:00:00Z">
                    <w:rPr>
                      <w:rFonts w:ascii="Cambria Math" w:hAnsi="Cambria Math" w:cstheme="minorHAnsi"/>
                      <w:i/>
                      <w:sz w:val="24"/>
                      <w:szCs w:val="24"/>
                      <w:lang w:val="en-CA"/>
                    </w:rPr>
                  </w:ins>
                </m:ctrlPr>
              </m:fPr>
              <m:num>
                <m:r>
                  <w:ins w:id="316" w:author="Joseph Stinziano" w:date="2020-03-25T12:00:00Z">
                    <w:rPr>
                      <w:rFonts w:ascii="Cambria Math" w:hAnsi="Cambria Math" w:cstheme="minorHAnsi"/>
                      <w:sz w:val="24"/>
                      <w:szCs w:val="24"/>
                      <w:lang w:val="en-CA"/>
                    </w:rPr>
                    <m:t>1+</m:t>
                  </w:ins>
                </m:r>
                <m:func>
                  <m:funcPr>
                    <m:ctrlPr>
                      <w:ins w:id="317" w:author="Joseph Stinziano" w:date="2020-03-25T12:00:00Z">
                        <w:rPr>
                          <w:rFonts w:ascii="Cambria Math" w:hAnsi="Cambria Math" w:cstheme="minorHAnsi"/>
                          <w:i/>
                          <w:sz w:val="24"/>
                          <w:szCs w:val="24"/>
                          <w:lang w:val="en-CA"/>
                        </w:rPr>
                      </w:ins>
                    </m:ctrlPr>
                  </m:funcPr>
                  <m:fName>
                    <m:r>
                      <w:ins w:id="318" w:author="Joseph Stinziano" w:date="2020-03-25T12:00:00Z">
                        <m:rPr>
                          <m:sty m:val="p"/>
                        </m:rPr>
                        <w:rPr>
                          <w:rFonts w:ascii="Cambria Math" w:hAnsi="Cambria Math" w:cstheme="minorHAnsi"/>
                          <w:sz w:val="24"/>
                          <w:szCs w:val="24"/>
                          <w:lang w:val="en-CA"/>
                        </w:rPr>
                        <m:t>exp</m:t>
                      </w:ins>
                    </m:r>
                  </m:fName>
                  <m:e>
                    <m:d>
                      <m:dPr>
                        <m:ctrlPr>
                          <w:ins w:id="319" w:author="Joseph Stinziano" w:date="2020-03-25T12:00:00Z">
                            <w:rPr>
                              <w:rFonts w:ascii="Cambria Math" w:hAnsi="Cambria Math" w:cstheme="minorHAnsi"/>
                              <w:i/>
                              <w:sz w:val="24"/>
                              <w:szCs w:val="24"/>
                              <w:lang w:val="en-CA"/>
                            </w:rPr>
                          </w:ins>
                        </m:ctrlPr>
                      </m:dPr>
                      <m:e>
                        <m:f>
                          <m:fPr>
                            <m:ctrlPr>
                              <w:ins w:id="320" w:author="Joseph Stinziano" w:date="2020-03-25T12:00:00Z">
                                <w:rPr>
                                  <w:rFonts w:ascii="Cambria Math" w:hAnsi="Cambria Math" w:cstheme="minorHAnsi"/>
                                  <w:i/>
                                  <w:sz w:val="24"/>
                                  <w:szCs w:val="24"/>
                                  <w:lang w:val="en-CA"/>
                                </w:rPr>
                              </w:ins>
                            </m:ctrlPr>
                          </m:fPr>
                          <m:num>
                            <m:r>
                              <w:ins w:id="321" w:author="Joseph Stinziano" w:date="2020-03-25T12:00:00Z">
                                <w:rPr>
                                  <w:rFonts w:ascii="Cambria Math" w:hAnsi="Cambria Math" w:cstheme="minorHAnsi"/>
                                  <w:sz w:val="24"/>
                                  <w:szCs w:val="24"/>
                                  <w:lang w:val="en-CA"/>
                                </w:rPr>
                                <m:t>ΔS</m:t>
                              </w:ins>
                            </m:r>
                          </m:num>
                          <m:den>
                            <m:r>
                              <w:ins w:id="322" w:author="Joseph Stinziano" w:date="2020-03-25T12:00:00Z">
                                <w:rPr>
                                  <w:rFonts w:ascii="Cambria Math" w:hAnsi="Cambria Math" w:cstheme="minorHAnsi"/>
                                  <w:sz w:val="24"/>
                                  <w:szCs w:val="24"/>
                                  <w:lang w:val="en-CA"/>
                                </w:rPr>
                                <m:t>R</m:t>
                              </w:ins>
                            </m:r>
                          </m:den>
                        </m:f>
                      </m:e>
                    </m:d>
                  </m:e>
                </m:func>
                <m:func>
                  <m:funcPr>
                    <m:ctrlPr>
                      <w:ins w:id="323" w:author="Joseph Stinziano" w:date="2020-03-25T12:00:00Z">
                        <w:rPr>
                          <w:rFonts w:ascii="Cambria Math" w:hAnsi="Cambria Math" w:cstheme="minorHAnsi"/>
                          <w:i/>
                          <w:sz w:val="24"/>
                          <w:szCs w:val="24"/>
                          <w:lang w:val="en-CA"/>
                        </w:rPr>
                      </w:ins>
                    </m:ctrlPr>
                  </m:funcPr>
                  <m:fName>
                    <m:r>
                      <w:ins w:id="324" w:author="Joseph Stinziano" w:date="2020-03-25T12:00:00Z">
                        <m:rPr>
                          <m:sty m:val="p"/>
                        </m:rPr>
                        <w:rPr>
                          <w:rFonts w:ascii="Cambria Math" w:hAnsi="Cambria Math" w:cstheme="minorHAnsi"/>
                          <w:sz w:val="24"/>
                          <w:szCs w:val="24"/>
                          <w:lang w:val="en-CA"/>
                        </w:rPr>
                        <m:t>exp</m:t>
                      </w:ins>
                    </m:r>
                  </m:fName>
                  <m:e>
                    <m:d>
                      <m:dPr>
                        <m:ctrlPr>
                          <w:ins w:id="325" w:author="Joseph Stinziano" w:date="2020-03-25T12:00:00Z">
                            <w:rPr>
                              <w:rFonts w:ascii="Cambria Math" w:hAnsi="Cambria Math" w:cstheme="minorHAnsi"/>
                              <w:i/>
                              <w:sz w:val="24"/>
                              <w:szCs w:val="24"/>
                              <w:lang w:val="en-CA"/>
                            </w:rPr>
                          </w:ins>
                        </m:ctrlPr>
                      </m:dPr>
                      <m:e>
                        <m:f>
                          <m:fPr>
                            <m:ctrlPr>
                              <w:ins w:id="326" w:author="Joseph Stinziano" w:date="2020-03-25T12:00:00Z">
                                <w:rPr>
                                  <w:rFonts w:ascii="Cambria Math" w:hAnsi="Cambria Math" w:cstheme="minorHAnsi"/>
                                  <w:i/>
                                  <w:sz w:val="24"/>
                                  <w:szCs w:val="24"/>
                                  <w:lang w:val="en-CA"/>
                                </w:rPr>
                              </w:ins>
                            </m:ctrlPr>
                          </m:fPr>
                          <m:num>
                            <m:r>
                              <w:ins w:id="327" w:author="Joseph Stinziano" w:date="2020-03-25T12:00:00Z">
                                <w:rPr>
                                  <w:rFonts w:ascii="Cambria Math" w:hAnsi="Cambria Math" w:cstheme="minorHAnsi"/>
                                  <w:sz w:val="24"/>
                                  <w:szCs w:val="24"/>
                                  <w:lang w:val="en-CA"/>
                                </w:rPr>
                                <m:t>-ΔH</m:t>
                              </w:ins>
                            </m:r>
                          </m:num>
                          <m:den>
                            <m:r>
                              <w:ins w:id="328" w:author="Joseph Stinziano" w:date="2020-03-25T12:00:00Z">
                                <w:rPr>
                                  <w:rFonts w:ascii="Cambria Math" w:hAnsi="Cambria Math" w:cstheme="minorHAnsi"/>
                                  <w:sz w:val="24"/>
                                  <w:szCs w:val="24"/>
                                  <w:lang w:val="en-CA"/>
                                </w:rPr>
                                <m:t>298.15R</m:t>
                              </w:ins>
                            </m:r>
                          </m:den>
                        </m:f>
                      </m:e>
                    </m:d>
                  </m:e>
                </m:func>
                <m:r>
                  <w:ins w:id="329" w:author="Joseph Stinziano" w:date="2020-03-25T12:00:00Z">
                    <w:rPr>
                      <w:rFonts w:ascii="Cambria Math" w:hAnsi="Cambria Math" w:cstheme="minorHAnsi"/>
                      <w:sz w:val="24"/>
                      <w:szCs w:val="24"/>
                      <w:lang w:val="en-CA"/>
                    </w:rPr>
                    <m:t>1+</m:t>
                  </w:ins>
                </m:r>
                <m:sSup>
                  <m:sSupPr>
                    <m:ctrlPr>
                      <w:ins w:id="330" w:author="Joseph Stinziano" w:date="2020-03-25T12:00:00Z">
                        <w:rPr>
                          <w:rFonts w:ascii="Cambria Math" w:hAnsi="Cambria Math" w:cstheme="minorHAnsi"/>
                          <w:i/>
                          <w:sz w:val="24"/>
                          <w:szCs w:val="24"/>
                          <w:lang w:val="en-CA"/>
                        </w:rPr>
                      </w:ins>
                    </m:ctrlPr>
                  </m:sSupPr>
                  <m:e>
                    <m:r>
                      <w:ins w:id="331" w:author="Joseph Stinziano" w:date="2020-03-25T12:00:00Z">
                        <w:rPr>
                          <w:rFonts w:ascii="Cambria Math" w:hAnsi="Cambria Math" w:cstheme="minorHAnsi"/>
                          <w:sz w:val="24"/>
                          <w:szCs w:val="24"/>
                          <w:lang w:val="en-CA"/>
                        </w:rPr>
                        <m:t>e</m:t>
                      </w:ins>
                    </m:r>
                  </m:e>
                  <m:sup>
                    <m:f>
                      <m:fPr>
                        <m:ctrlPr>
                          <w:ins w:id="332" w:author="Joseph Stinziano" w:date="2020-03-25T12:00:00Z">
                            <w:rPr>
                              <w:rFonts w:ascii="Cambria Math" w:hAnsi="Cambria Math" w:cstheme="minorHAnsi"/>
                              <w:i/>
                              <w:sz w:val="24"/>
                              <w:szCs w:val="24"/>
                              <w:lang w:val="en-CA"/>
                            </w:rPr>
                          </w:ins>
                        </m:ctrlPr>
                      </m:fPr>
                      <m:num>
                        <m:r>
                          <w:ins w:id="333" w:author="Joseph Stinziano" w:date="2020-03-25T12:00:00Z">
                            <w:rPr>
                              <w:rFonts w:ascii="Cambria Math" w:hAnsi="Cambria Math" w:cstheme="minorHAnsi"/>
                              <w:sz w:val="24"/>
                              <w:szCs w:val="24"/>
                              <w:lang w:val="en-CA"/>
                            </w:rPr>
                            <m:t>ΔS</m:t>
                          </w:ins>
                        </m:r>
                      </m:num>
                      <m:den>
                        <m:r>
                          <w:ins w:id="334" w:author="Joseph Stinziano" w:date="2020-03-25T12:00:00Z">
                            <w:rPr>
                              <w:rFonts w:ascii="Cambria Math" w:hAnsi="Cambria Math" w:cstheme="minorHAnsi"/>
                              <w:sz w:val="24"/>
                              <w:szCs w:val="24"/>
                              <w:lang w:val="en-CA"/>
                            </w:rPr>
                            <m:t>R</m:t>
                          </w:ins>
                        </m:r>
                      </m:den>
                    </m:f>
                  </m:sup>
                </m:sSup>
                <m:sSup>
                  <m:sSupPr>
                    <m:ctrlPr>
                      <w:ins w:id="335" w:author="Joseph Stinziano" w:date="2020-03-25T12:00:00Z">
                        <w:rPr>
                          <w:rFonts w:ascii="Cambria Math" w:hAnsi="Cambria Math" w:cstheme="minorHAnsi"/>
                          <w:i/>
                          <w:sz w:val="24"/>
                          <w:szCs w:val="24"/>
                          <w:lang w:val="en-CA"/>
                        </w:rPr>
                      </w:ins>
                    </m:ctrlPr>
                  </m:sSupPr>
                  <m:e>
                    <m:r>
                      <w:ins w:id="336" w:author="Joseph Stinziano" w:date="2020-03-25T12:00:00Z">
                        <w:rPr>
                          <w:rFonts w:ascii="Cambria Math" w:hAnsi="Cambria Math" w:cstheme="minorHAnsi"/>
                          <w:sz w:val="24"/>
                          <w:szCs w:val="24"/>
                          <w:lang w:val="en-CA"/>
                        </w:rPr>
                        <m:t>e</m:t>
                      </w:ins>
                    </m:r>
                  </m:e>
                  <m:sup>
                    <m:f>
                      <m:fPr>
                        <m:ctrlPr>
                          <w:ins w:id="337" w:author="Joseph Stinziano" w:date="2020-03-25T12:00:00Z">
                            <w:rPr>
                              <w:rFonts w:ascii="Cambria Math" w:hAnsi="Cambria Math" w:cstheme="minorHAnsi"/>
                              <w:i/>
                              <w:sz w:val="24"/>
                              <w:szCs w:val="24"/>
                              <w:lang w:val="en-CA"/>
                            </w:rPr>
                          </w:ins>
                        </m:ctrlPr>
                      </m:fPr>
                      <m:num>
                        <m:r>
                          <w:ins w:id="338" w:author="Joseph Stinziano" w:date="2020-03-25T12:00:00Z">
                            <w:rPr>
                              <w:rFonts w:ascii="Cambria Math" w:hAnsi="Cambria Math" w:cstheme="minorHAnsi"/>
                              <w:sz w:val="24"/>
                              <w:szCs w:val="24"/>
                              <w:lang w:val="en-CA"/>
                            </w:rPr>
                            <m:t>-ΔH</m:t>
                          </w:ins>
                        </m:r>
                      </m:num>
                      <m:den>
                        <m:r>
                          <w:ins w:id="339" w:author="Joseph Stinziano" w:date="2020-03-25T12:00:00Z">
                            <w:rPr>
                              <w:rFonts w:ascii="Cambria Math" w:hAnsi="Cambria Math" w:cstheme="minorHAnsi"/>
                              <w:sz w:val="24"/>
                              <w:szCs w:val="24"/>
                              <w:lang w:val="en-CA"/>
                            </w:rPr>
                            <m:t>R298.15</m:t>
                          </w:ins>
                        </m:r>
                      </m:den>
                    </m:f>
                  </m:sup>
                </m:sSup>
              </m:num>
              <m:den>
                <m:r>
                  <w:ins w:id="340" w:author="Joseph Stinziano" w:date="2020-03-25T12:00:00Z">
                    <w:rPr>
                      <w:rFonts w:ascii="Cambria Math" w:hAnsi="Cambria Math" w:cstheme="minorHAnsi"/>
                      <w:sz w:val="24"/>
                      <w:szCs w:val="24"/>
                      <w:lang w:val="en-CA"/>
                    </w:rPr>
                    <m:t>1+</m:t>
                  </w:ins>
                </m:r>
                <m:func>
                  <m:funcPr>
                    <m:ctrlPr>
                      <w:ins w:id="341" w:author="Joseph Stinziano" w:date="2020-03-25T12:00:00Z">
                        <w:rPr>
                          <w:rFonts w:ascii="Cambria Math" w:hAnsi="Cambria Math" w:cstheme="minorHAnsi"/>
                          <w:i/>
                          <w:sz w:val="24"/>
                          <w:szCs w:val="24"/>
                          <w:lang w:val="en-CA"/>
                        </w:rPr>
                      </w:ins>
                    </m:ctrlPr>
                  </m:funcPr>
                  <m:fName>
                    <m:r>
                      <w:ins w:id="342" w:author="Joseph Stinziano" w:date="2020-03-25T12:00:00Z">
                        <m:rPr>
                          <m:sty m:val="p"/>
                        </m:rPr>
                        <w:rPr>
                          <w:rFonts w:ascii="Cambria Math" w:hAnsi="Cambria Math" w:cstheme="minorHAnsi"/>
                          <w:sz w:val="24"/>
                          <w:szCs w:val="24"/>
                          <w:lang w:val="en-CA"/>
                        </w:rPr>
                        <m:t>exp</m:t>
                      </w:ins>
                    </m:r>
                  </m:fName>
                  <m:e>
                    <m:d>
                      <m:dPr>
                        <m:ctrlPr>
                          <w:ins w:id="343" w:author="Joseph Stinziano" w:date="2020-03-25T12:00:00Z">
                            <w:rPr>
                              <w:rFonts w:ascii="Cambria Math" w:hAnsi="Cambria Math" w:cstheme="minorHAnsi"/>
                              <w:i/>
                              <w:sz w:val="24"/>
                              <w:szCs w:val="24"/>
                              <w:lang w:val="en-CA"/>
                            </w:rPr>
                          </w:ins>
                        </m:ctrlPr>
                      </m:dPr>
                      <m:e>
                        <m:f>
                          <m:fPr>
                            <m:ctrlPr>
                              <w:ins w:id="344" w:author="Joseph Stinziano" w:date="2020-03-25T12:00:00Z">
                                <w:rPr>
                                  <w:rFonts w:ascii="Cambria Math" w:hAnsi="Cambria Math" w:cstheme="minorHAnsi"/>
                                  <w:i/>
                                  <w:sz w:val="24"/>
                                  <w:szCs w:val="24"/>
                                  <w:lang w:val="en-CA"/>
                                </w:rPr>
                              </w:ins>
                            </m:ctrlPr>
                          </m:fPr>
                          <m:num>
                            <m:r>
                              <w:ins w:id="345" w:author="Joseph Stinziano" w:date="2020-03-25T12:00:00Z">
                                <w:rPr>
                                  <w:rFonts w:ascii="Cambria Math" w:hAnsi="Cambria Math" w:cstheme="minorHAnsi"/>
                                  <w:sz w:val="24"/>
                                  <w:szCs w:val="24"/>
                                  <w:lang w:val="en-CA"/>
                                </w:rPr>
                                <m:t>ΔS</m:t>
                              </w:ins>
                            </m:r>
                          </m:num>
                          <m:den>
                            <m:r>
                              <w:ins w:id="346" w:author="Joseph Stinziano" w:date="2020-03-25T12:00:00Z">
                                <w:rPr>
                                  <w:rFonts w:ascii="Cambria Math" w:hAnsi="Cambria Math" w:cstheme="minorHAnsi"/>
                                  <w:sz w:val="24"/>
                                  <w:szCs w:val="24"/>
                                  <w:lang w:val="en-CA"/>
                                </w:rPr>
                                <m:t>R</m:t>
                              </w:ins>
                            </m:r>
                          </m:den>
                        </m:f>
                      </m:e>
                    </m:d>
                  </m:e>
                </m:func>
                <m:func>
                  <m:funcPr>
                    <m:ctrlPr>
                      <w:ins w:id="347" w:author="Joseph Stinziano" w:date="2020-03-25T12:00:00Z">
                        <w:rPr>
                          <w:rFonts w:ascii="Cambria Math" w:hAnsi="Cambria Math" w:cstheme="minorHAnsi"/>
                          <w:i/>
                          <w:sz w:val="24"/>
                          <w:szCs w:val="24"/>
                          <w:lang w:val="en-CA"/>
                        </w:rPr>
                      </w:ins>
                    </m:ctrlPr>
                  </m:funcPr>
                  <m:fName>
                    <m:r>
                      <w:ins w:id="348" w:author="Joseph Stinziano" w:date="2020-03-25T12:00:00Z">
                        <m:rPr>
                          <m:sty m:val="p"/>
                        </m:rPr>
                        <w:rPr>
                          <w:rFonts w:ascii="Cambria Math" w:hAnsi="Cambria Math" w:cstheme="minorHAnsi"/>
                          <w:sz w:val="24"/>
                          <w:szCs w:val="24"/>
                          <w:lang w:val="en-CA"/>
                        </w:rPr>
                        <m:t>exp</m:t>
                      </w:ins>
                    </m:r>
                  </m:fName>
                  <m:e>
                    <m:d>
                      <m:dPr>
                        <m:ctrlPr>
                          <w:ins w:id="349" w:author="Joseph Stinziano" w:date="2020-03-25T12:00:00Z">
                            <w:rPr>
                              <w:rFonts w:ascii="Cambria Math" w:hAnsi="Cambria Math" w:cstheme="minorHAnsi"/>
                              <w:i/>
                              <w:sz w:val="24"/>
                              <w:szCs w:val="24"/>
                              <w:lang w:val="en-CA"/>
                            </w:rPr>
                          </w:ins>
                        </m:ctrlPr>
                      </m:dPr>
                      <m:e>
                        <m:f>
                          <m:fPr>
                            <m:ctrlPr>
                              <w:ins w:id="350" w:author="Joseph Stinziano" w:date="2020-03-25T12:00:00Z">
                                <w:rPr>
                                  <w:rFonts w:ascii="Cambria Math" w:hAnsi="Cambria Math" w:cstheme="minorHAnsi"/>
                                  <w:i/>
                                  <w:sz w:val="24"/>
                                  <w:szCs w:val="24"/>
                                  <w:lang w:val="en-CA"/>
                                </w:rPr>
                              </w:ins>
                            </m:ctrlPr>
                          </m:fPr>
                          <m:num>
                            <m:r>
                              <w:ins w:id="351" w:author="Joseph Stinziano" w:date="2020-03-25T12:00:00Z">
                                <w:rPr>
                                  <w:rFonts w:ascii="Cambria Math" w:hAnsi="Cambria Math" w:cstheme="minorHAnsi"/>
                                  <w:sz w:val="24"/>
                                  <w:szCs w:val="24"/>
                                  <w:lang w:val="en-CA"/>
                                </w:rPr>
                                <m:t>-ΔH</m:t>
                              </w:ins>
                            </m:r>
                          </m:num>
                          <m:den>
                            <m:r>
                              <w:ins w:id="352" w:author="Joseph Stinziano" w:date="2020-03-25T12:00:00Z">
                                <w:rPr>
                                  <w:rFonts w:ascii="Cambria Math" w:hAnsi="Cambria Math" w:cstheme="minorHAnsi"/>
                                  <w:sz w:val="24"/>
                                  <w:szCs w:val="24"/>
                                  <w:lang w:val="en-CA"/>
                                </w:rPr>
                                <m:t>RT</m:t>
                              </w:ins>
                            </m:r>
                          </m:den>
                        </m:f>
                      </m:e>
                    </m:d>
                  </m:e>
                </m:func>
                <m:r>
                  <w:ins w:id="353" w:author="Joseph Stinziano" w:date="2020-03-25T12:00:00Z">
                    <w:rPr>
                      <w:rFonts w:ascii="Cambria Math" w:hAnsi="Cambria Math" w:cstheme="minorHAnsi"/>
                      <w:sz w:val="24"/>
                      <w:szCs w:val="24"/>
                      <w:lang w:val="en-CA"/>
                    </w:rPr>
                    <m:t>1+</m:t>
                  </w:ins>
                </m:r>
                <m:sSup>
                  <m:sSupPr>
                    <m:ctrlPr>
                      <w:ins w:id="354" w:author="Joseph Stinziano" w:date="2020-03-25T12:00:00Z">
                        <w:rPr>
                          <w:rFonts w:ascii="Cambria Math" w:hAnsi="Cambria Math" w:cstheme="minorHAnsi"/>
                          <w:i/>
                          <w:sz w:val="24"/>
                          <w:szCs w:val="24"/>
                          <w:lang w:val="en-CA"/>
                        </w:rPr>
                      </w:ins>
                    </m:ctrlPr>
                  </m:sSupPr>
                  <m:e>
                    <m:r>
                      <w:ins w:id="355" w:author="Joseph Stinziano" w:date="2020-03-25T12:00:00Z">
                        <w:rPr>
                          <w:rFonts w:ascii="Cambria Math" w:hAnsi="Cambria Math" w:cstheme="minorHAnsi"/>
                          <w:sz w:val="24"/>
                          <w:szCs w:val="24"/>
                          <w:lang w:val="en-CA"/>
                        </w:rPr>
                        <m:t>e</m:t>
                      </w:ins>
                    </m:r>
                  </m:e>
                  <m:sup>
                    <m:f>
                      <m:fPr>
                        <m:ctrlPr>
                          <w:ins w:id="356" w:author="Joseph Stinziano" w:date="2020-03-25T12:00:00Z">
                            <w:rPr>
                              <w:rFonts w:ascii="Cambria Math" w:hAnsi="Cambria Math" w:cstheme="minorHAnsi"/>
                              <w:i/>
                              <w:sz w:val="24"/>
                              <w:szCs w:val="24"/>
                              <w:lang w:val="en-CA"/>
                            </w:rPr>
                          </w:ins>
                        </m:ctrlPr>
                      </m:fPr>
                      <m:num>
                        <m:r>
                          <w:ins w:id="357" w:author="Joseph Stinziano" w:date="2020-03-25T12:00:00Z">
                            <w:rPr>
                              <w:rFonts w:ascii="Cambria Math" w:hAnsi="Cambria Math" w:cstheme="minorHAnsi"/>
                              <w:sz w:val="24"/>
                              <w:szCs w:val="24"/>
                              <w:lang w:val="en-CA"/>
                            </w:rPr>
                            <m:t>ΔS</m:t>
                          </w:ins>
                        </m:r>
                      </m:num>
                      <m:den>
                        <m:r>
                          <w:ins w:id="358" w:author="Joseph Stinziano" w:date="2020-03-25T12:00:00Z">
                            <w:rPr>
                              <w:rFonts w:ascii="Cambria Math" w:hAnsi="Cambria Math" w:cstheme="minorHAnsi"/>
                              <w:sz w:val="24"/>
                              <w:szCs w:val="24"/>
                              <w:lang w:val="en-CA"/>
                            </w:rPr>
                            <m:t>R</m:t>
                          </w:ins>
                        </m:r>
                      </m:den>
                    </m:f>
                  </m:sup>
                </m:sSup>
                <m:sSup>
                  <m:sSupPr>
                    <m:ctrlPr>
                      <w:ins w:id="359" w:author="Joseph Stinziano" w:date="2020-03-25T12:00:00Z">
                        <w:rPr>
                          <w:rFonts w:ascii="Cambria Math" w:hAnsi="Cambria Math" w:cstheme="minorHAnsi"/>
                          <w:i/>
                          <w:sz w:val="24"/>
                          <w:szCs w:val="24"/>
                          <w:lang w:val="en-CA"/>
                        </w:rPr>
                      </w:ins>
                    </m:ctrlPr>
                  </m:sSupPr>
                  <m:e>
                    <m:r>
                      <w:ins w:id="360" w:author="Joseph Stinziano" w:date="2020-03-25T12:00:00Z">
                        <w:rPr>
                          <w:rFonts w:ascii="Cambria Math" w:hAnsi="Cambria Math" w:cstheme="minorHAnsi"/>
                          <w:sz w:val="24"/>
                          <w:szCs w:val="24"/>
                          <w:lang w:val="en-CA"/>
                        </w:rPr>
                        <m:t>e</m:t>
                      </w:ins>
                    </m:r>
                  </m:e>
                  <m:sup>
                    <m:f>
                      <m:fPr>
                        <m:ctrlPr>
                          <w:ins w:id="361" w:author="Joseph Stinziano" w:date="2020-03-25T12:00:00Z">
                            <w:rPr>
                              <w:rFonts w:ascii="Cambria Math" w:hAnsi="Cambria Math" w:cstheme="minorHAnsi"/>
                              <w:i/>
                              <w:sz w:val="24"/>
                              <w:szCs w:val="24"/>
                              <w:lang w:val="en-CA"/>
                            </w:rPr>
                          </w:ins>
                        </m:ctrlPr>
                      </m:fPr>
                      <m:num>
                        <m:r>
                          <w:ins w:id="362" w:author="Joseph Stinziano" w:date="2020-03-25T12:00:00Z">
                            <w:rPr>
                              <w:rFonts w:ascii="Cambria Math" w:hAnsi="Cambria Math" w:cstheme="minorHAnsi"/>
                              <w:sz w:val="24"/>
                              <w:szCs w:val="24"/>
                              <w:lang w:val="en-CA"/>
                            </w:rPr>
                            <m:t>-ΔH</m:t>
                          </w:ins>
                        </m:r>
                      </m:num>
                      <m:den>
                        <m:r>
                          <w:ins w:id="363" w:author="Joseph Stinziano" w:date="2020-03-25T12:00:00Z">
                            <w:rPr>
                              <w:rFonts w:ascii="Cambria Math" w:hAnsi="Cambria Math" w:cstheme="minorHAnsi"/>
                              <w:sz w:val="24"/>
                              <w:szCs w:val="24"/>
                              <w:lang w:val="en-CA"/>
                            </w:rPr>
                            <m:t>RT</m:t>
                          </w:ins>
                        </m:r>
                      </m:den>
                    </m:f>
                  </m:sup>
                </m:sSup>
              </m:den>
            </m:f>
          </m:e>
        </m:d>
        <m:f>
          <m:fPr>
            <m:ctrlPr>
              <w:del w:id="364" w:author="Joseph Stinziano" w:date="2020-03-25T12:00:00Z">
                <w:rPr>
                  <w:rFonts w:ascii="Cambria Math" w:hAnsi="Cambria Math" w:cstheme="minorHAnsi"/>
                  <w:i/>
                  <w:sz w:val="24"/>
                  <w:szCs w:val="24"/>
                  <w:lang w:val="en-CA"/>
                </w:rPr>
              </w:del>
            </m:ctrlPr>
          </m:fPr>
          <m:num>
            <m:r>
              <w:del w:id="365" w:author="Joseph Stinziano" w:date="2020-03-25T11:52:00Z">
                <w:rPr>
                  <w:rFonts w:ascii="Cambria Math" w:hAnsi="Cambria Math" w:cstheme="minorHAnsi"/>
                  <w:sz w:val="24"/>
                  <w:szCs w:val="24"/>
                  <w:lang w:val="en-CA"/>
                </w:rPr>
                <m:t>1+</m:t>
              </w:del>
            </m:r>
            <m:sSup>
              <m:sSupPr>
                <m:ctrlPr>
                  <w:del w:id="366" w:author="Joseph Stinziano" w:date="2020-03-25T11:52:00Z">
                    <w:rPr>
                      <w:rFonts w:ascii="Cambria Math" w:hAnsi="Cambria Math" w:cstheme="minorHAnsi"/>
                      <w:i/>
                      <w:sz w:val="24"/>
                      <w:szCs w:val="24"/>
                      <w:lang w:val="en-CA"/>
                    </w:rPr>
                  </w:del>
                </m:ctrlPr>
              </m:sSupPr>
              <m:e>
                <m:r>
                  <w:del w:id="367" w:author="Joseph Stinziano" w:date="2020-03-25T11:52:00Z">
                    <w:rPr>
                      <w:rFonts w:ascii="Cambria Math" w:hAnsi="Cambria Math" w:cstheme="minorHAnsi"/>
                      <w:sz w:val="24"/>
                      <w:szCs w:val="24"/>
                      <w:lang w:val="en-CA"/>
                    </w:rPr>
                    <m:t>e</m:t>
                  </w:del>
                </m:r>
              </m:e>
              <m:sup>
                <m:f>
                  <m:fPr>
                    <m:ctrlPr>
                      <w:del w:id="368" w:author="Joseph Stinziano" w:date="2020-03-25T11:52:00Z">
                        <w:rPr>
                          <w:rFonts w:ascii="Cambria Math" w:hAnsi="Cambria Math" w:cstheme="minorHAnsi"/>
                          <w:i/>
                          <w:sz w:val="24"/>
                          <w:szCs w:val="24"/>
                          <w:lang w:val="en-CA"/>
                        </w:rPr>
                      </w:del>
                    </m:ctrlPr>
                  </m:fPr>
                  <m:num>
                    <m:r>
                      <w:del w:id="369" w:author="Joseph Stinziano" w:date="2020-03-25T11:52:00Z">
                        <w:rPr>
                          <w:rFonts w:ascii="Cambria Math" w:hAnsi="Cambria Math" w:cstheme="minorHAnsi"/>
                          <w:sz w:val="24"/>
                          <w:szCs w:val="24"/>
                          <w:lang w:val="en-CA"/>
                        </w:rPr>
                        <m:t>ΔS</m:t>
                      </w:del>
                    </m:r>
                  </m:num>
                  <m:den>
                    <m:r>
                      <w:del w:id="370" w:author="Joseph Stinziano" w:date="2020-03-25T11:52:00Z">
                        <w:rPr>
                          <w:rFonts w:ascii="Cambria Math" w:hAnsi="Cambria Math" w:cstheme="minorHAnsi"/>
                          <w:sz w:val="24"/>
                          <w:szCs w:val="24"/>
                          <w:lang w:val="en-CA"/>
                        </w:rPr>
                        <m:t>R</m:t>
                      </w:del>
                    </m:r>
                  </m:den>
                </m:f>
              </m:sup>
            </m:sSup>
            <m:sSup>
              <m:sSupPr>
                <m:ctrlPr>
                  <w:del w:id="371" w:author="Joseph Stinziano" w:date="2020-03-25T11:52:00Z">
                    <w:rPr>
                      <w:rFonts w:ascii="Cambria Math" w:hAnsi="Cambria Math" w:cstheme="minorHAnsi"/>
                      <w:i/>
                      <w:sz w:val="24"/>
                      <w:szCs w:val="24"/>
                      <w:lang w:val="en-CA"/>
                    </w:rPr>
                  </w:del>
                </m:ctrlPr>
              </m:sSupPr>
              <m:e>
                <m:r>
                  <w:del w:id="372" w:author="Joseph Stinziano" w:date="2020-03-25T11:52:00Z">
                    <w:rPr>
                      <w:rFonts w:ascii="Cambria Math" w:hAnsi="Cambria Math" w:cstheme="minorHAnsi"/>
                      <w:sz w:val="24"/>
                      <w:szCs w:val="24"/>
                      <w:lang w:val="en-CA"/>
                    </w:rPr>
                    <m:t>e</m:t>
                  </w:del>
                </m:r>
              </m:e>
              <m:sup>
                <m:f>
                  <m:fPr>
                    <m:ctrlPr>
                      <w:del w:id="373" w:author="Joseph Stinziano" w:date="2020-03-25T11:52:00Z">
                        <w:rPr>
                          <w:rFonts w:ascii="Cambria Math" w:hAnsi="Cambria Math" w:cstheme="minorHAnsi"/>
                          <w:i/>
                          <w:sz w:val="24"/>
                          <w:szCs w:val="24"/>
                          <w:lang w:val="en-CA"/>
                        </w:rPr>
                      </w:del>
                    </m:ctrlPr>
                  </m:fPr>
                  <m:num>
                    <m:r>
                      <w:del w:id="374" w:author="Joseph Stinziano" w:date="2020-03-25T11:52:00Z">
                        <w:rPr>
                          <w:rFonts w:ascii="Cambria Math" w:hAnsi="Cambria Math" w:cstheme="minorHAnsi"/>
                          <w:sz w:val="24"/>
                          <w:szCs w:val="24"/>
                          <w:lang w:val="en-CA"/>
                        </w:rPr>
                        <m:t>-ΔH</m:t>
                      </w:del>
                    </m:r>
                  </m:num>
                  <m:den>
                    <m:r>
                      <w:del w:id="375" w:author="Joseph Stinziano" w:date="2020-03-25T11:52:00Z">
                        <w:rPr>
                          <w:rFonts w:ascii="Cambria Math" w:hAnsi="Cambria Math" w:cstheme="minorHAnsi"/>
                          <w:sz w:val="24"/>
                          <w:szCs w:val="24"/>
                          <w:lang w:val="en-CA"/>
                        </w:rPr>
                        <m:t>R298.15</m:t>
                      </w:del>
                    </m:r>
                  </m:den>
                </m:f>
              </m:sup>
            </m:sSup>
          </m:num>
          <m:den>
            <m:r>
              <w:del w:id="376" w:author="Joseph Stinziano" w:date="2020-03-25T11:52:00Z">
                <w:rPr>
                  <w:rFonts w:ascii="Cambria Math" w:hAnsi="Cambria Math" w:cstheme="minorHAnsi"/>
                  <w:sz w:val="24"/>
                  <w:szCs w:val="24"/>
                  <w:lang w:val="en-CA"/>
                </w:rPr>
                <m:t>1+</m:t>
              </w:del>
            </m:r>
            <m:sSup>
              <m:sSupPr>
                <m:ctrlPr>
                  <w:del w:id="377" w:author="Joseph Stinziano" w:date="2020-03-25T11:52:00Z">
                    <w:rPr>
                      <w:rFonts w:ascii="Cambria Math" w:hAnsi="Cambria Math" w:cstheme="minorHAnsi"/>
                      <w:i/>
                      <w:sz w:val="24"/>
                      <w:szCs w:val="24"/>
                      <w:lang w:val="en-CA"/>
                    </w:rPr>
                  </w:del>
                </m:ctrlPr>
              </m:sSupPr>
              <m:e>
                <m:r>
                  <w:del w:id="378" w:author="Joseph Stinziano" w:date="2020-03-25T11:52:00Z">
                    <w:rPr>
                      <w:rFonts w:ascii="Cambria Math" w:hAnsi="Cambria Math" w:cstheme="minorHAnsi"/>
                      <w:sz w:val="24"/>
                      <w:szCs w:val="24"/>
                      <w:lang w:val="en-CA"/>
                    </w:rPr>
                    <m:t>e</m:t>
                  </w:del>
                </m:r>
              </m:e>
              <m:sup>
                <m:f>
                  <m:fPr>
                    <m:ctrlPr>
                      <w:del w:id="379" w:author="Joseph Stinziano" w:date="2020-03-25T11:52:00Z">
                        <w:rPr>
                          <w:rFonts w:ascii="Cambria Math" w:hAnsi="Cambria Math" w:cstheme="minorHAnsi"/>
                          <w:i/>
                          <w:sz w:val="24"/>
                          <w:szCs w:val="24"/>
                          <w:lang w:val="en-CA"/>
                        </w:rPr>
                      </w:del>
                    </m:ctrlPr>
                  </m:fPr>
                  <m:num>
                    <m:r>
                      <w:del w:id="380" w:author="Joseph Stinziano" w:date="2020-03-25T11:52:00Z">
                        <w:rPr>
                          <w:rFonts w:ascii="Cambria Math" w:hAnsi="Cambria Math" w:cstheme="minorHAnsi"/>
                          <w:sz w:val="24"/>
                          <w:szCs w:val="24"/>
                          <w:lang w:val="en-CA"/>
                        </w:rPr>
                        <m:t>ΔS</m:t>
                      </w:del>
                    </m:r>
                  </m:num>
                  <m:den>
                    <m:r>
                      <w:del w:id="381" w:author="Joseph Stinziano" w:date="2020-03-25T11:52:00Z">
                        <w:rPr>
                          <w:rFonts w:ascii="Cambria Math" w:hAnsi="Cambria Math" w:cstheme="minorHAnsi"/>
                          <w:sz w:val="24"/>
                          <w:szCs w:val="24"/>
                          <w:lang w:val="en-CA"/>
                        </w:rPr>
                        <m:t>R</m:t>
                      </w:del>
                    </m:r>
                  </m:den>
                </m:f>
              </m:sup>
            </m:sSup>
            <m:sSup>
              <m:sSupPr>
                <m:ctrlPr>
                  <w:del w:id="382" w:author="Joseph Stinziano" w:date="2020-03-25T11:52:00Z">
                    <w:rPr>
                      <w:rFonts w:ascii="Cambria Math" w:hAnsi="Cambria Math" w:cstheme="minorHAnsi"/>
                      <w:i/>
                      <w:sz w:val="24"/>
                      <w:szCs w:val="24"/>
                      <w:lang w:val="en-CA"/>
                    </w:rPr>
                  </w:del>
                </m:ctrlPr>
              </m:sSupPr>
              <m:e>
                <m:r>
                  <w:del w:id="383" w:author="Joseph Stinziano" w:date="2020-03-25T11:52:00Z">
                    <w:rPr>
                      <w:rFonts w:ascii="Cambria Math" w:hAnsi="Cambria Math" w:cstheme="minorHAnsi"/>
                      <w:sz w:val="24"/>
                      <w:szCs w:val="24"/>
                      <w:lang w:val="en-CA"/>
                    </w:rPr>
                    <m:t>e</m:t>
                  </w:del>
                </m:r>
              </m:e>
              <m:sup>
                <m:f>
                  <m:fPr>
                    <m:ctrlPr>
                      <w:del w:id="384" w:author="Joseph Stinziano" w:date="2020-03-25T11:52:00Z">
                        <w:rPr>
                          <w:rFonts w:ascii="Cambria Math" w:hAnsi="Cambria Math" w:cstheme="minorHAnsi"/>
                          <w:i/>
                          <w:sz w:val="24"/>
                          <w:szCs w:val="24"/>
                          <w:lang w:val="en-CA"/>
                        </w:rPr>
                      </w:del>
                    </m:ctrlPr>
                  </m:fPr>
                  <m:num>
                    <m:r>
                      <w:del w:id="385" w:author="Joseph Stinziano" w:date="2020-03-25T11:52:00Z">
                        <w:rPr>
                          <w:rFonts w:ascii="Cambria Math" w:hAnsi="Cambria Math" w:cstheme="minorHAnsi"/>
                          <w:sz w:val="24"/>
                          <w:szCs w:val="24"/>
                          <w:lang w:val="en-CA"/>
                        </w:rPr>
                        <m:t>-ΔH</m:t>
                      </w:del>
                    </m:r>
                  </m:num>
                  <m:den>
                    <m:r>
                      <w:del w:id="386" w:author="Joseph Stinziano" w:date="2020-03-25T11:52:00Z">
                        <w:rPr>
                          <w:rFonts w:ascii="Cambria Math" w:hAnsi="Cambria Math" w:cstheme="minorHAnsi"/>
                          <w:sz w:val="24"/>
                          <w:szCs w:val="24"/>
                          <w:lang w:val="en-CA"/>
                        </w:rPr>
                        <m:t>RT</m:t>
                      </w:del>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387"/>
      <w:commentRangeStart w:id="388"/>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commentRangeEnd w:id="387"/>
      <w:r w:rsidR="00702843">
        <w:rPr>
          <w:rStyle w:val="CommentReference"/>
        </w:rPr>
        <w:commentReference w:id="387"/>
      </w:r>
      <w:commentRangeEnd w:id="388"/>
      <w:r w:rsidR="00341B05">
        <w:rPr>
          <w:rStyle w:val="CommentReference"/>
        </w:rPr>
        <w:commentReference w:id="388"/>
      </w:r>
    </w:p>
    <w:p w14:paraId="11F4B575" w14:textId="649746EB" w:rsidR="002B0AA8" w:rsidRDefault="002B0AA8" w:rsidP="002B0AA8">
      <w:pPr>
        <w:spacing w:after="0" w:line="360" w:lineRule="auto"/>
        <w:rPr>
          <w:ins w:id="389" w:author="Joseph Stinziano" w:date="2020-03-25T08:06:00Z"/>
          <w:rFonts w:eastAsiaTheme="minorEastAsia" w:cstheme="minorHAnsi"/>
          <w:sz w:val="24"/>
          <w:szCs w:val="24"/>
          <w:lang w:val="en-CA"/>
        </w:rPr>
      </w:pPr>
    </w:p>
    <w:p w14:paraId="1A888C40" w14:textId="0A31EDD7" w:rsidR="00F64D4E" w:rsidRDefault="00F64D4E" w:rsidP="002B0AA8">
      <w:pPr>
        <w:spacing w:after="0" w:line="360" w:lineRule="auto"/>
        <w:rPr>
          <w:ins w:id="390" w:author="Joseph Stinziano" w:date="2020-03-25T08:06:00Z"/>
          <w:rFonts w:eastAsiaTheme="minorEastAsia" w:cstheme="minorHAnsi"/>
          <w:sz w:val="24"/>
          <w:szCs w:val="24"/>
          <w:lang w:val="en-CA"/>
        </w:rPr>
      </w:pPr>
      <w:ins w:id="391" w:author="Joseph Stinziano" w:date="2020-03-25T08:07:00Z">
        <w:r>
          <w:rPr>
            <w:rFonts w:eastAsiaTheme="minorEastAsia" w:cstheme="minorHAnsi"/>
            <w:sz w:val="24"/>
            <w:szCs w:val="24"/>
            <w:lang w:val="en-CA"/>
          </w:rPr>
          <w:t>Cancel out c’’, use exponent rules to simplify:</w:t>
        </w:r>
      </w:ins>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69575FB8" w:rsidR="00006AF9" w:rsidRPr="005C3801" w:rsidRDefault="00B74F2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392" w:author="Joseph Stinziano" w:date="2020-03-25T11:53:00Z">
                <w:rPr>
                  <w:rFonts w:ascii="Cambria Math" w:hAnsi="Cambria Math" w:cstheme="minorHAnsi"/>
                  <w:i/>
                  <w:sz w:val="24"/>
                  <w:szCs w:val="24"/>
                  <w:lang w:val="en-CA"/>
                </w:rPr>
              </w:del>
            </m:ctrlPr>
          </m:sSupPr>
          <m:e>
            <m:r>
              <w:del w:id="393" w:author="Joseph Stinziano" w:date="2020-03-25T11:53:00Z">
                <w:rPr>
                  <w:rFonts w:ascii="Cambria Math" w:hAnsi="Cambria Math" w:cstheme="minorHAnsi"/>
                  <w:sz w:val="24"/>
                  <w:szCs w:val="24"/>
                  <w:lang w:val="en-CA"/>
                </w:rPr>
                <m:t>e</m:t>
              </w:del>
            </m:r>
          </m:e>
          <m:sup>
            <m:f>
              <m:fPr>
                <m:ctrlPr>
                  <w:del w:id="394" w:author="Joseph Stinziano" w:date="2020-03-25T11:53:00Z">
                    <w:rPr>
                      <w:rFonts w:ascii="Cambria Math" w:hAnsi="Cambria Math" w:cstheme="minorHAnsi"/>
                      <w:i/>
                      <w:sz w:val="24"/>
                      <w:szCs w:val="24"/>
                      <w:lang w:val="en-CA"/>
                    </w:rPr>
                  </w:del>
                </m:ctrlPr>
              </m:fPr>
              <m:num>
                <m:r>
                  <w:del w:id="395" w:author="Joseph Stinziano" w:date="2020-03-25T11:53:00Z">
                    <w:rPr>
                      <w:rFonts w:ascii="Cambria Math" w:hAnsi="Cambria Math" w:cstheme="minorHAnsi"/>
                      <w:sz w:val="24"/>
                      <w:szCs w:val="24"/>
                      <w:lang w:val="en-CA"/>
                    </w:rPr>
                    <m:t>-ΔH‡</m:t>
                  </w:del>
                </m:r>
              </m:num>
              <m:den>
                <m:r>
                  <w:del w:id="396" w:author="Joseph Stinziano" w:date="2020-03-25T11:53:00Z">
                    <w:rPr>
                      <w:rFonts w:ascii="Cambria Math" w:hAnsi="Cambria Math" w:cstheme="minorHAnsi"/>
                      <w:sz w:val="24"/>
                      <w:szCs w:val="24"/>
                      <w:lang w:val="en-CA"/>
                    </w:rPr>
                    <m:t>RT</m:t>
                  </w:del>
                </m:r>
              </m:den>
            </m:f>
            <m:r>
              <w:del w:id="397" w:author="Joseph Stinziano" w:date="2020-03-25T11:53:00Z">
                <w:rPr>
                  <w:rFonts w:ascii="Cambria Math" w:hAnsi="Cambria Math" w:cstheme="minorHAnsi"/>
                  <w:sz w:val="24"/>
                  <w:szCs w:val="24"/>
                  <w:lang w:val="en-CA"/>
                </w:rPr>
                <m:t>-</m:t>
              </w:del>
            </m:r>
            <m:f>
              <m:fPr>
                <m:ctrlPr>
                  <w:del w:id="398" w:author="Joseph Stinziano" w:date="2020-03-25T11:53:00Z">
                    <w:rPr>
                      <w:rFonts w:ascii="Cambria Math" w:hAnsi="Cambria Math" w:cstheme="minorHAnsi"/>
                      <w:i/>
                      <w:sz w:val="24"/>
                      <w:szCs w:val="24"/>
                      <w:lang w:val="en-CA"/>
                    </w:rPr>
                  </w:del>
                </m:ctrlPr>
              </m:fPr>
              <m:num>
                <m:r>
                  <w:del w:id="399" w:author="Joseph Stinziano" w:date="2020-03-25T11:53:00Z">
                    <w:rPr>
                      <w:rFonts w:ascii="Cambria Math" w:hAnsi="Cambria Math" w:cstheme="minorHAnsi"/>
                      <w:sz w:val="24"/>
                      <w:szCs w:val="24"/>
                      <w:lang w:val="en-CA"/>
                    </w:rPr>
                    <m:t>-ΔH‡</m:t>
                  </w:del>
                </m:r>
              </m:num>
              <m:den>
                <m:r>
                  <w:del w:id="400" w:author="Joseph Stinziano" w:date="2020-03-25T11:53:00Z">
                    <w:rPr>
                      <w:rFonts w:ascii="Cambria Math" w:hAnsi="Cambria Math" w:cstheme="minorHAnsi"/>
                      <w:sz w:val="24"/>
                      <w:szCs w:val="24"/>
                      <w:lang w:val="en-CA"/>
                    </w:rPr>
                    <m:t>R298.15</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01" w:author="Joseph Stinziano" w:date="2020-03-25T11:53:00Z">
                    <w:rPr>
                      <w:rFonts w:ascii="Cambria Math" w:hAnsi="Cambria Math" w:cstheme="minorHAnsi"/>
                      <w:i/>
                      <w:sz w:val="24"/>
                      <w:szCs w:val="24"/>
                      <w:lang w:val="en-CA"/>
                    </w:rPr>
                  </w:ins>
                </m:ctrlPr>
              </m:dPr>
              <m:e>
                <m:f>
                  <m:fPr>
                    <m:ctrlPr>
                      <w:ins w:id="402" w:author="Joseph Stinziano" w:date="2020-03-25T11:53:00Z">
                        <w:rPr>
                          <w:rFonts w:ascii="Cambria Math" w:hAnsi="Cambria Math" w:cstheme="minorHAnsi"/>
                          <w:i/>
                          <w:sz w:val="24"/>
                          <w:szCs w:val="24"/>
                          <w:lang w:val="en-CA"/>
                        </w:rPr>
                      </w:ins>
                    </m:ctrlPr>
                  </m:fPr>
                  <m:num>
                    <m:r>
                      <w:ins w:id="403" w:author="Joseph Stinziano" w:date="2020-03-25T11:53:00Z">
                        <w:rPr>
                          <w:rFonts w:ascii="Cambria Math" w:hAnsi="Cambria Math" w:cstheme="minorHAnsi"/>
                          <w:sz w:val="24"/>
                          <w:szCs w:val="24"/>
                          <w:lang w:val="en-CA"/>
                        </w:rPr>
                        <m:t>-ΔH‡</m:t>
                      </w:ins>
                    </m:r>
                  </m:num>
                  <m:den>
                    <m:r>
                      <w:ins w:id="404" w:author="Joseph Stinziano" w:date="2020-03-25T11:53:00Z">
                        <w:rPr>
                          <w:rFonts w:ascii="Cambria Math" w:hAnsi="Cambria Math" w:cstheme="minorHAnsi"/>
                          <w:sz w:val="24"/>
                          <w:szCs w:val="24"/>
                          <w:lang w:val="en-CA"/>
                        </w:rPr>
                        <m:t>RT</m:t>
                      </w:ins>
                    </m:r>
                  </m:den>
                </m:f>
                <m:r>
                  <w:ins w:id="405" w:author="Joseph Stinziano" w:date="2020-03-25T11:53:00Z">
                    <w:rPr>
                      <w:rFonts w:ascii="Cambria Math" w:hAnsi="Cambria Math" w:cstheme="minorHAnsi"/>
                      <w:sz w:val="24"/>
                      <w:szCs w:val="24"/>
                      <w:lang w:val="en-CA"/>
                    </w:rPr>
                    <m:t>-</m:t>
                  </w:ins>
                </m:r>
                <m:f>
                  <m:fPr>
                    <m:ctrlPr>
                      <w:ins w:id="406" w:author="Joseph Stinziano" w:date="2020-03-25T11:53:00Z">
                        <w:rPr>
                          <w:rFonts w:ascii="Cambria Math" w:hAnsi="Cambria Math" w:cstheme="minorHAnsi"/>
                          <w:i/>
                          <w:sz w:val="24"/>
                          <w:szCs w:val="24"/>
                          <w:lang w:val="en-CA"/>
                        </w:rPr>
                      </w:ins>
                    </m:ctrlPr>
                  </m:fPr>
                  <m:num>
                    <m:r>
                      <w:ins w:id="407" w:author="Joseph Stinziano" w:date="2020-03-25T11:53:00Z">
                        <w:rPr>
                          <w:rFonts w:ascii="Cambria Math" w:hAnsi="Cambria Math" w:cstheme="minorHAnsi"/>
                          <w:sz w:val="24"/>
                          <w:szCs w:val="24"/>
                          <w:lang w:val="en-CA"/>
                        </w:rPr>
                        <m:t>-ΔH‡</m:t>
                      </w:ins>
                    </m:r>
                  </m:num>
                  <m:den>
                    <m:r>
                      <w:ins w:id="408" w:author="Joseph Stinziano" w:date="2020-03-25T11:53:00Z">
                        <w:rPr>
                          <w:rFonts w:ascii="Cambria Math" w:hAnsi="Cambria Math" w:cstheme="minorHAnsi"/>
                          <w:sz w:val="24"/>
                          <w:szCs w:val="24"/>
                          <w:lang w:val="en-CA"/>
                        </w:rPr>
                        <m:t>R298.15</m:t>
                      </w:ins>
                    </m:r>
                  </m:den>
                </m:f>
              </m:e>
            </m:d>
          </m:e>
        </m:func>
        <m:d>
          <m:dPr>
            <m:begChr m:val="["/>
            <m:endChr m:val="]"/>
            <m:ctrlPr>
              <w:ins w:id="409" w:author="Joseph Stinziano" w:date="2020-03-25T12:00:00Z">
                <w:rPr>
                  <w:rFonts w:ascii="Cambria Math" w:hAnsi="Cambria Math" w:cstheme="minorHAnsi"/>
                  <w:i/>
                  <w:sz w:val="24"/>
                  <w:szCs w:val="24"/>
                  <w:lang w:val="en-CA"/>
                </w:rPr>
              </w:ins>
            </m:ctrlPr>
          </m:dPr>
          <m:e>
            <m:f>
              <m:fPr>
                <m:ctrlPr>
                  <w:ins w:id="410" w:author="Joseph Stinziano" w:date="2020-03-25T12:00:00Z">
                    <w:rPr>
                      <w:rFonts w:ascii="Cambria Math" w:hAnsi="Cambria Math" w:cstheme="minorHAnsi"/>
                      <w:i/>
                      <w:sz w:val="24"/>
                      <w:szCs w:val="24"/>
                      <w:lang w:val="en-CA"/>
                    </w:rPr>
                  </w:ins>
                </m:ctrlPr>
              </m:fPr>
              <m:num>
                <m:r>
                  <w:ins w:id="411" w:author="Joseph Stinziano" w:date="2020-03-25T12:00:00Z">
                    <w:rPr>
                      <w:rFonts w:ascii="Cambria Math" w:hAnsi="Cambria Math" w:cstheme="minorHAnsi"/>
                      <w:sz w:val="24"/>
                      <w:szCs w:val="24"/>
                      <w:lang w:val="en-CA"/>
                    </w:rPr>
                    <m:t>1+</m:t>
                  </w:ins>
                </m:r>
                <m:sSup>
                  <m:sSupPr>
                    <m:ctrlPr>
                      <w:ins w:id="412" w:author="Joseph Stinziano" w:date="2020-03-25T12:00:00Z">
                        <w:rPr>
                          <w:rFonts w:ascii="Cambria Math" w:hAnsi="Cambria Math" w:cstheme="minorHAnsi"/>
                          <w:i/>
                          <w:sz w:val="24"/>
                          <w:szCs w:val="24"/>
                          <w:lang w:val="en-CA"/>
                        </w:rPr>
                      </w:ins>
                    </m:ctrlPr>
                  </m:sSupPr>
                  <m:e>
                    <m:r>
                      <w:ins w:id="413" w:author="Joseph Stinziano" w:date="2020-03-25T12:00:00Z">
                        <w:rPr>
                          <w:rFonts w:ascii="Cambria Math" w:hAnsi="Cambria Math" w:cstheme="minorHAnsi"/>
                          <w:sz w:val="24"/>
                          <w:szCs w:val="24"/>
                          <w:lang w:val="en-CA"/>
                        </w:rPr>
                        <m:t>e</m:t>
                      </w:ins>
                    </m:r>
                  </m:e>
                  <m:sup>
                    <m:f>
                      <m:fPr>
                        <m:ctrlPr>
                          <w:ins w:id="414" w:author="Joseph Stinziano" w:date="2020-03-25T12:00:00Z">
                            <w:rPr>
                              <w:rFonts w:ascii="Cambria Math" w:hAnsi="Cambria Math" w:cstheme="minorHAnsi"/>
                              <w:i/>
                              <w:sz w:val="24"/>
                              <w:szCs w:val="24"/>
                              <w:lang w:val="en-CA"/>
                            </w:rPr>
                          </w:ins>
                        </m:ctrlPr>
                      </m:fPr>
                      <m:num>
                        <m:r>
                          <w:ins w:id="415" w:author="Joseph Stinziano" w:date="2020-03-25T12:00:00Z">
                            <w:rPr>
                              <w:rFonts w:ascii="Cambria Math" w:hAnsi="Cambria Math" w:cstheme="minorHAnsi"/>
                              <w:sz w:val="24"/>
                              <w:szCs w:val="24"/>
                              <w:lang w:val="en-CA"/>
                            </w:rPr>
                            <m:t>ΔS</m:t>
                          </w:ins>
                        </m:r>
                      </m:num>
                      <m:den>
                        <m:r>
                          <w:ins w:id="416" w:author="Joseph Stinziano" w:date="2020-03-25T12:00:00Z">
                            <w:rPr>
                              <w:rFonts w:ascii="Cambria Math" w:hAnsi="Cambria Math" w:cstheme="minorHAnsi"/>
                              <w:sz w:val="24"/>
                              <w:szCs w:val="24"/>
                              <w:lang w:val="en-CA"/>
                            </w:rPr>
                            <m:t>R</m:t>
                          </w:ins>
                        </m:r>
                      </m:den>
                    </m:f>
                    <m:r>
                      <w:ins w:id="417" w:author="Joseph Stinziano" w:date="2020-03-25T12:00:00Z">
                        <w:rPr>
                          <w:rFonts w:ascii="Cambria Math" w:hAnsi="Cambria Math" w:cstheme="minorHAnsi"/>
                          <w:sz w:val="24"/>
                          <w:szCs w:val="24"/>
                          <w:lang w:val="en-CA"/>
                        </w:rPr>
                        <m:t>+</m:t>
                      </w:ins>
                    </m:r>
                    <m:f>
                      <m:fPr>
                        <m:ctrlPr>
                          <w:ins w:id="418" w:author="Joseph Stinziano" w:date="2020-03-25T12:00:00Z">
                            <w:rPr>
                              <w:rFonts w:ascii="Cambria Math" w:hAnsi="Cambria Math" w:cstheme="minorHAnsi"/>
                              <w:i/>
                              <w:sz w:val="24"/>
                              <w:szCs w:val="24"/>
                              <w:lang w:val="en-CA"/>
                            </w:rPr>
                          </w:ins>
                        </m:ctrlPr>
                      </m:fPr>
                      <m:num>
                        <m:r>
                          <w:ins w:id="419" w:author="Joseph Stinziano" w:date="2020-03-25T12:00:00Z">
                            <w:rPr>
                              <w:rFonts w:ascii="Cambria Math" w:hAnsi="Cambria Math" w:cstheme="minorHAnsi"/>
                              <w:sz w:val="24"/>
                              <w:szCs w:val="24"/>
                              <w:lang w:val="en-CA"/>
                            </w:rPr>
                            <m:t>-ΔH</m:t>
                          </w:ins>
                        </m:r>
                      </m:num>
                      <m:den>
                        <m:r>
                          <w:ins w:id="420" w:author="Joseph Stinziano" w:date="2020-03-25T12:00:00Z">
                            <w:rPr>
                              <w:rFonts w:ascii="Cambria Math" w:hAnsi="Cambria Math" w:cstheme="minorHAnsi"/>
                              <w:sz w:val="24"/>
                              <w:szCs w:val="24"/>
                              <w:lang w:val="en-CA"/>
                            </w:rPr>
                            <m:t>R298.15</m:t>
                          </w:ins>
                        </m:r>
                      </m:den>
                    </m:f>
                  </m:sup>
                </m:sSup>
                <m:func>
                  <m:funcPr>
                    <m:ctrlPr>
                      <w:ins w:id="421" w:author="Joseph Stinziano" w:date="2020-03-25T12:00:00Z">
                        <w:rPr>
                          <w:rFonts w:ascii="Cambria Math" w:hAnsi="Cambria Math" w:cstheme="minorHAnsi"/>
                          <w:i/>
                          <w:sz w:val="24"/>
                          <w:szCs w:val="24"/>
                          <w:lang w:val="en-CA"/>
                        </w:rPr>
                      </w:ins>
                    </m:ctrlPr>
                  </m:funcPr>
                  <m:fName>
                    <m:r>
                      <w:ins w:id="422" w:author="Joseph Stinziano" w:date="2020-03-25T12:00:00Z">
                        <m:rPr>
                          <m:sty m:val="p"/>
                        </m:rPr>
                        <w:rPr>
                          <w:rFonts w:ascii="Cambria Math" w:hAnsi="Cambria Math" w:cstheme="minorHAnsi"/>
                          <w:sz w:val="24"/>
                          <w:szCs w:val="24"/>
                          <w:lang w:val="en-CA"/>
                        </w:rPr>
                        <m:t>exp</m:t>
                      </w:ins>
                    </m:r>
                  </m:fName>
                  <m:e>
                    <m:d>
                      <m:dPr>
                        <m:ctrlPr>
                          <w:ins w:id="423" w:author="Joseph Stinziano" w:date="2020-03-25T12:00:00Z">
                            <w:rPr>
                              <w:rFonts w:ascii="Cambria Math" w:hAnsi="Cambria Math" w:cstheme="minorHAnsi"/>
                              <w:i/>
                              <w:sz w:val="24"/>
                              <w:szCs w:val="24"/>
                              <w:lang w:val="en-CA"/>
                            </w:rPr>
                          </w:ins>
                        </m:ctrlPr>
                      </m:dPr>
                      <m:e>
                        <m:f>
                          <m:fPr>
                            <m:ctrlPr>
                              <w:ins w:id="424" w:author="Joseph Stinziano" w:date="2020-03-25T12:00:00Z">
                                <w:rPr>
                                  <w:rFonts w:ascii="Cambria Math" w:hAnsi="Cambria Math" w:cstheme="minorHAnsi"/>
                                  <w:i/>
                                  <w:sz w:val="24"/>
                                  <w:szCs w:val="24"/>
                                  <w:lang w:val="en-CA"/>
                                </w:rPr>
                              </w:ins>
                            </m:ctrlPr>
                          </m:fPr>
                          <m:num>
                            <m:r>
                              <w:ins w:id="425" w:author="Joseph Stinziano" w:date="2020-03-25T12:00:00Z">
                                <w:rPr>
                                  <w:rFonts w:ascii="Cambria Math" w:hAnsi="Cambria Math" w:cstheme="minorHAnsi"/>
                                  <w:sz w:val="24"/>
                                  <w:szCs w:val="24"/>
                                  <w:lang w:val="en-CA"/>
                                </w:rPr>
                                <m:t>ΔS</m:t>
                              </w:ins>
                            </m:r>
                          </m:num>
                          <m:den>
                            <m:r>
                              <w:ins w:id="426" w:author="Joseph Stinziano" w:date="2020-03-25T12:00:00Z">
                                <w:rPr>
                                  <w:rFonts w:ascii="Cambria Math" w:hAnsi="Cambria Math" w:cstheme="minorHAnsi"/>
                                  <w:sz w:val="24"/>
                                  <w:szCs w:val="24"/>
                                  <w:lang w:val="en-CA"/>
                                </w:rPr>
                                <m:t>R</m:t>
                              </w:ins>
                            </m:r>
                          </m:den>
                        </m:f>
                        <m:r>
                          <w:ins w:id="427" w:author="Joseph Stinziano" w:date="2020-03-25T12:00:00Z">
                            <w:rPr>
                              <w:rFonts w:ascii="Cambria Math" w:hAnsi="Cambria Math" w:cstheme="minorHAnsi"/>
                              <w:sz w:val="24"/>
                              <w:szCs w:val="24"/>
                              <w:lang w:val="en-CA"/>
                            </w:rPr>
                            <m:t>+</m:t>
                          </w:ins>
                        </m:r>
                        <m:f>
                          <m:fPr>
                            <m:ctrlPr>
                              <w:ins w:id="428" w:author="Joseph Stinziano" w:date="2020-03-25T12:00:00Z">
                                <w:rPr>
                                  <w:rFonts w:ascii="Cambria Math" w:hAnsi="Cambria Math" w:cstheme="minorHAnsi"/>
                                  <w:i/>
                                  <w:sz w:val="24"/>
                                  <w:szCs w:val="24"/>
                                  <w:lang w:val="en-CA"/>
                                </w:rPr>
                              </w:ins>
                            </m:ctrlPr>
                          </m:fPr>
                          <m:num>
                            <m:r>
                              <w:ins w:id="429" w:author="Joseph Stinziano" w:date="2020-03-25T12:00:00Z">
                                <w:rPr>
                                  <w:rFonts w:ascii="Cambria Math" w:hAnsi="Cambria Math" w:cstheme="minorHAnsi"/>
                                  <w:sz w:val="24"/>
                                  <w:szCs w:val="24"/>
                                  <w:lang w:val="en-CA"/>
                                </w:rPr>
                                <m:t>-ΔH</m:t>
                              </w:ins>
                            </m:r>
                          </m:num>
                          <m:den>
                            <m:r>
                              <w:ins w:id="430" w:author="Joseph Stinziano" w:date="2020-03-25T12:00:00Z">
                                <w:rPr>
                                  <w:rFonts w:ascii="Cambria Math" w:hAnsi="Cambria Math" w:cstheme="minorHAnsi"/>
                                  <w:sz w:val="24"/>
                                  <w:szCs w:val="24"/>
                                  <w:lang w:val="en-CA"/>
                                </w:rPr>
                                <m:t>R298.15</m:t>
                              </w:ins>
                            </m:r>
                          </m:den>
                        </m:f>
                      </m:e>
                    </m:d>
                  </m:e>
                </m:func>
              </m:num>
              <m:den>
                <m:r>
                  <w:ins w:id="431" w:author="Joseph Stinziano" w:date="2020-03-25T12:00:00Z">
                    <w:rPr>
                      <w:rFonts w:ascii="Cambria Math" w:hAnsi="Cambria Math" w:cstheme="minorHAnsi"/>
                      <w:sz w:val="24"/>
                      <w:szCs w:val="24"/>
                      <w:lang w:val="en-CA"/>
                    </w:rPr>
                    <m:t>1+</m:t>
                  </w:ins>
                </m:r>
                <m:sSup>
                  <m:sSupPr>
                    <m:ctrlPr>
                      <w:ins w:id="432" w:author="Joseph Stinziano" w:date="2020-03-25T12:00:00Z">
                        <w:rPr>
                          <w:rFonts w:ascii="Cambria Math" w:hAnsi="Cambria Math" w:cstheme="minorHAnsi"/>
                          <w:i/>
                          <w:sz w:val="24"/>
                          <w:szCs w:val="24"/>
                          <w:lang w:val="en-CA"/>
                        </w:rPr>
                      </w:ins>
                    </m:ctrlPr>
                  </m:sSupPr>
                  <m:e>
                    <m:r>
                      <w:ins w:id="433" w:author="Joseph Stinziano" w:date="2020-03-25T12:00:00Z">
                        <w:rPr>
                          <w:rFonts w:ascii="Cambria Math" w:hAnsi="Cambria Math" w:cstheme="minorHAnsi"/>
                          <w:sz w:val="24"/>
                          <w:szCs w:val="24"/>
                          <w:lang w:val="en-CA"/>
                        </w:rPr>
                        <m:t>e</m:t>
                      </w:ins>
                    </m:r>
                  </m:e>
                  <m:sup>
                    <m:f>
                      <m:fPr>
                        <m:ctrlPr>
                          <w:ins w:id="434" w:author="Joseph Stinziano" w:date="2020-03-25T12:00:00Z">
                            <w:rPr>
                              <w:rFonts w:ascii="Cambria Math" w:hAnsi="Cambria Math" w:cstheme="minorHAnsi"/>
                              <w:i/>
                              <w:sz w:val="24"/>
                              <w:szCs w:val="24"/>
                              <w:lang w:val="en-CA"/>
                            </w:rPr>
                          </w:ins>
                        </m:ctrlPr>
                      </m:fPr>
                      <m:num>
                        <m:r>
                          <w:ins w:id="435" w:author="Joseph Stinziano" w:date="2020-03-25T12:00:00Z">
                            <w:rPr>
                              <w:rFonts w:ascii="Cambria Math" w:hAnsi="Cambria Math" w:cstheme="minorHAnsi"/>
                              <w:sz w:val="24"/>
                              <w:szCs w:val="24"/>
                              <w:lang w:val="en-CA"/>
                            </w:rPr>
                            <m:t>ΔS</m:t>
                          </w:ins>
                        </m:r>
                      </m:num>
                      <m:den>
                        <m:r>
                          <w:ins w:id="436" w:author="Joseph Stinziano" w:date="2020-03-25T12:00:00Z">
                            <w:rPr>
                              <w:rFonts w:ascii="Cambria Math" w:hAnsi="Cambria Math" w:cstheme="minorHAnsi"/>
                              <w:sz w:val="24"/>
                              <w:szCs w:val="24"/>
                              <w:lang w:val="en-CA"/>
                            </w:rPr>
                            <m:t>R</m:t>
                          </w:ins>
                        </m:r>
                      </m:den>
                    </m:f>
                    <m:r>
                      <w:ins w:id="437" w:author="Joseph Stinziano" w:date="2020-03-25T12:00:00Z">
                        <w:rPr>
                          <w:rFonts w:ascii="Cambria Math" w:hAnsi="Cambria Math" w:cstheme="minorHAnsi"/>
                          <w:sz w:val="24"/>
                          <w:szCs w:val="24"/>
                          <w:lang w:val="en-CA"/>
                        </w:rPr>
                        <m:t>+</m:t>
                      </w:ins>
                    </m:r>
                    <m:f>
                      <m:fPr>
                        <m:ctrlPr>
                          <w:ins w:id="438" w:author="Joseph Stinziano" w:date="2020-03-25T12:00:00Z">
                            <w:rPr>
                              <w:rFonts w:ascii="Cambria Math" w:hAnsi="Cambria Math" w:cstheme="minorHAnsi"/>
                              <w:i/>
                              <w:sz w:val="24"/>
                              <w:szCs w:val="24"/>
                              <w:lang w:val="en-CA"/>
                            </w:rPr>
                          </w:ins>
                        </m:ctrlPr>
                      </m:fPr>
                      <m:num>
                        <m:r>
                          <w:ins w:id="439" w:author="Joseph Stinziano" w:date="2020-03-25T12:00:00Z">
                            <w:rPr>
                              <w:rFonts w:ascii="Cambria Math" w:hAnsi="Cambria Math" w:cstheme="minorHAnsi"/>
                              <w:sz w:val="24"/>
                              <w:szCs w:val="24"/>
                              <w:lang w:val="en-CA"/>
                            </w:rPr>
                            <m:t>-ΔH</m:t>
                          </w:ins>
                        </m:r>
                      </m:num>
                      <m:den>
                        <m:r>
                          <w:ins w:id="440" w:author="Joseph Stinziano" w:date="2020-03-25T12:00:00Z">
                            <w:rPr>
                              <w:rFonts w:ascii="Cambria Math" w:hAnsi="Cambria Math" w:cstheme="minorHAnsi"/>
                              <w:sz w:val="24"/>
                              <w:szCs w:val="24"/>
                              <w:lang w:val="en-CA"/>
                            </w:rPr>
                            <m:t>RT</m:t>
                          </w:ins>
                        </m:r>
                      </m:den>
                    </m:f>
                  </m:sup>
                </m:sSup>
                <m:func>
                  <m:funcPr>
                    <m:ctrlPr>
                      <w:ins w:id="441" w:author="Joseph Stinziano" w:date="2020-03-25T12:00:00Z">
                        <w:rPr>
                          <w:rFonts w:ascii="Cambria Math" w:hAnsi="Cambria Math" w:cstheme="minorHAnsi"/>
                          <w:i/>
                          <w:sz w:val="24"/>
                          <w:szCs w:val="24"/>
                          <w:lang w:val="en-CA"/>
                        </w:rPr>
                      </w:ins>
                    </m:ctrlPr>
                  </m:funcPr>
                  <m:fName>
                    <m:r>
                      <w:ins w:id="442" w:author="Joseph Stinziano" w:date="2020-03-25T12:00:00Z">
                        <m:rPr>
                          <m:sty m:val="p"/>
                        </m:rPr>
                        <w:rPr>
                          <w:rFonts w:ascii="Cambria Math" w:hAnsi="Cambria Math" w:cstheme="minorHAnsi"/>
                          <w:sz w:val="24"/>
                          <w:szCs w:val="24"/>
                          <w:lang w:val="en-CA"/>
                        </w:rPr>
                        <m:t>exp</m:t>
                      </w:ins>
                    </m:r>
                  </m:fName>
                  <m:e>
                    <m:d>
                      <m:dPr>
                        <m:ctrlPr>
                          <w:ins w:id="443" w:author="Joseph Stinziano" w:date="2020-03-25T12:00:00Z">
                            <w:rPr>
                              <w:rFonts w:ascii="Cambria Math" w:hAnsi="Cambria Math" w:cstheme="minorHAnsi"/>
                              <w:i/>
                              <w:sz w:val="24"/>
                              <w:szCs w:val="24"/>
                              <w:lang w:val="en-CA"/>
                            </w:rPr>
                          </w:ins>
                        </m:ctrlPr>
                      </m:dPr>
                      <m:e>
                        <m:f>
                          <m:fPr>
                            <m:ctrlPr>
                              <w:ins w:id="444" w:author="Joseph Stinziano" w:date="2020-03-25T12:00:00Z">
                                <w:rPr>
                                  <w:rFonts w:ascii="Cambria Math" w:hAnsi="Cambria Math" w:cstheme="minorHAnsi"/>
                                  <w:i/>
                                  <w:sz w:val="24"/>
                                  <w:szCs w:val="24"/>
                                  <w:lang w:val="en-CA"/>
                                </w:rPr>
                              </w:ins>
                            </m:ctrlPr>
                          </m:fPr>
                          <m:num>
                            <m:r>
                              <w:ins w:id="445" w:author="Joseph Stinziano" w:date="2020-03-25T12:00:00Z">
                                <w:rPr>
                                  <w:rFonts w:ascii="Cambria Math" w:hAnsi="Cambria Math" w:cstheme="minorHAnsi"/>
                                  <w:sz w:val="24"/>
                                  <w:szCs w:val="24"/>
                                  <w:lang w:val="en-CA"/>
                                </w:rPr>
                                <m:t>ΔS</m:t>
                              </w:ins>
                            </m:r>
                          </m:num>
                          <m:den>
                            <m:r>
                              <w:ins w:id="446" w:author="Joseph Stinziano" w:date="2020-03-25T12:00:00Z">
                                <w:rPr>
                                  <w:rFonts w:ascii="Cambria Math" w:hAnsi="Cambria Math" w:cstheme="minorHAnsi"/>
                                  <w:sz w:val="24"/>
                                  <w:szCs w:val="24"/>
                                  <w:lang w:val="en-CA"/>
                                </w:rPr>
                                <m:t>R</m:t>
                              </w:ins>
                            </m:r>
                          </m:den>
                        </m:f>
                        <m:r>
                          <w:ins w:id="447" w:author="Joseph Stinziano" w:date="2020-03-25T12:00:00Z">
                            <w:rPr>
                              <w:rFonts w:ascii="Cambria Math" w:hAnsi="Cambria Math" w:cstheme="minorHAnsi"/>
                              <w:sz w:val="24"/>
                              <w:szCs w:val="24"/>
                              <w:lang w:val="en-CA"/>
                            </w:rPr>
                            <m:t>+</m:t>
                          </w:ins>
                        </m:r>
                        <m:f>
                          <m:fPr>
                            <m:ctrlPr>
                              <w:ins w:id="448" w:author="Joseph Stinziano" w:date="2020-03-25T12:00:00Z">
                                <w:rPr>
                                  <w:rFonts w:ascii="Cambria Math" w:hAnsi="Cambria Math" w:cstheme="minorHAnsi"/>
                                  <w:i/>
                                  <w:sz w:val="24"/>
                                  <w:szCs w:val="24"/>
                                  <w:lang w:val="en-CA"/>
                                </w:rPr>
                              </w:ins>
                            </m:ctrlPr>
                          </m:fPr>
                          <m:num>
                            <m:r>
                              <w:ins w:id="449" w:author="Joseph Stinziano" w:date="2020-03-25T12:00:00Z">
                                <w:rPr>
                                  <w:rFonts w:ascii="Cambria Math" w:hAnsi="Cambria Math" w:cstheme="minorHAnsi"/>
                                  <w:sz w:val="24"/>
                                  <w:szCs w:val="24"/>
                                  <w:lang w:val="en-CA"/>
                                </w:rPr>
                                <m:t>-ΔH</m:t>
                              </w:ins>
                            </m:r>
                          </m:num>
                          <m:den>
                            <m:r>
                              <w:ins w:id="450" w:author="Joseph Stinziano" w:date="2020-03-25T12:00:00Z">
                                <w:rPr>
                                  <w:rFonts w:ascii="Cambria Math" w:hAnsi="Cambria Math" w:cstheme="minorHAnsi"/>
                                  <w:sz w:val="24"/>
                                  <w:szCs w:val="24"/>
                                  <w:lang w:val="en-CA"/>
                                </w:rPr>
                                <m:t>RT</m:t>
                              </w:ins>
                            </m:r>
                          </m:den>
                        </m:f>
                      </m:e>
                    </m:d>
                  </m:e>
                </m:func>
              </m:den>
            </m:f>
          </m:e>
        </m:d>
        <m:f>
          <m:fPr>
            <m:ctrlPr>
              <w:del w:id="451" w:author="Joseph Stinziano" w:date="2020-03-25T12:00:00Z">
                <w:rPr>
                  <w:rFonts w:ascii="Cambria Math" w:hAnsi="Cambria Math" w:cstheme="minorHAnsi"/>
                  <w:i/>
                  <w:sz w:val="24"/>
                  <w:szCs w:val="24"/>
                  <w:lang w:val="en-CA"/>
                </w:rPr>
              </w:del>
            </m:ctrlPr>
          </m:fPr>
          <m:num>
            <m:r>
              <w:del w:id="452" w:author="Joseph Stinziano" w:date="2020-03-25T12:00:00Z">
                <w:rPr>
                  <w:rFonts w:ascii="Cambria Math" w:hAnsi="Cambria Math" w:cstheme="minorHAnsi"/>
                  <w:sz w:val="24"/>
                  <w:szCs w:val="24"/>
                  <w:lang w:val="en-CA"/>
                </w:rPr>
                <m:t>1+</m:t>
              </w:del>
            </m:r>
            <m:sSup>
              <m:sSupPr>
                <m:ctrlPr>
                  <w:del w:id="453" w:author="Joseph Stinziano" w:date="2020-03-25T11:54:00Z">
                    <w:rPr>
                      <w:rFonts w:ascii="Cambria Math" w:hAnsi="Cambria Math" w:cstheme="minorHAnsi"/>
                      <w:i/>
                      <w:sz w:val="24"/>
                      <w:szCs w:val="24"/>
                      <w:lang w:val="en-CA"/>
                    </w:rPr>
                  </w:del>
                </m:ctrlPr>
              </m:sSupPr>
              <m:e>
                <m:r>
                  <w:del w:id="454" w:author="Joseph Stinziano" w:date="2020-03-25T11:54:00Z">
                    <w:rPr>
                      <w:rFonts w:ascii="Cambria Math" w:hAnsi="Cambria Math" w:cstheme="minorHAnsi"/>
                      <w:sz w:val="24"/>
                      <w:szCs w:val="24"/>
                      <w:lang w:val="en-CA"/>
                    </w:rPr>
                    <m:t>e</m:t>
                  </w:del>
                </m:r>
              </m:e>
              <m:sup>
                <m:f>
                  <m:fPr>
                    <m:ctrlPr>
                      <w:del w:id="455" w:author="Joseph Stinziano" w:date="2020-03-25T11:54:00Z">
                        <w:rPr>
                          <w:rFonts w:ascii="Cambria Math" w:hAnsi="Cambria Math" w:cstheme="minorHAnsi"/>
                          <w:i/>
                          <w:sz w:val="24"/>
                          <w:szCs w:val="24"/>
                          <w:lang w:val="en-CA"/>
                        </w:rPr>
                      </w:del>
                    </m:ctrlPr>
                  </m:fPr>
                  <m:num>
                    <m:r>
                      <w:del w:id="456" w:author="Joseph Stinziano" w:date="2020-03-25T11:54:00Z">
                        <w:rPr>
                          <w:rFonts w:ascii="Cambria Math" w:hAnsi="Cambria Math" w:cstheme="minorHAnsi"/>
                          <w:sz w:val="24"/>
                          <w:szCs w:val="24"/>
                          <w:lang w:val="en-CA"/>
                        </w:rPr>
                        <m:t>ΔS</m:t>
                      </w:del>
                    </m:r>
                  </m:num>
                  <m:den>
                    <m:r>
                      <w:del w:id="457" w:author="Joseph Stinziano" w:date="2020-03-25T11:54:00Z">
                        <w:rPr>
                          <w:rFonts w:ascii="Cambria Math" w:hAnsi="Cambria Math" w:cstheme="minorHAnsi"/>
                          <w:sz w:val="24"/>
                          <w:szCs w:val="24"/>
                          <w:lang w:val="en-CA"/>
                        </w:rPr>
                        <m:t>R</m:t>
                      </w:del>
                    </m:r>
                  </m:den>
                </m:f>
                <m:r>
                  <w:del w:id="458" w:author="Joseph Stinziano" w:date="2020-03-25T11:54:00Z">
                    <w:rPr>
                      <w:rFonts w:ascii="Cambria Math" w:hAnsi="Cambria Math" w:cstheme="minorHAnsi"/>
                      <w:sz w:val="24"/>
                      <w:szCs w:val="24"/>
                      <w:lang w:val="en-CA"/>
                    </w:rPr>
                    <m:t>+</m:t>
                  </w:del>
                </m:r>
                <m:f>
                  <m:fPr>
                    <m:ctrlPr>
                      <w:del w:id="459" w:author="Joseph Stinziano" w:date="2020-03-25T11:54:00Z">
                        <w:rPr>
                          <w:rFonts w:ascii="Cambria Math" w:hAnsi="Cambria Math" w:cstheme="minorHAnsi"/>
                          <w:i/>
                          <w:sz w:val="24"/>
                          <w:szCs w:val="24"/>
                          <w:lang w:val="en-CA"/>
                        </w:rPr>
                      </w:del>
                    </m:ctrlPr>
                  </m:fPr>
                  <m:num>
                    <m:r>
                      <w:del w:id="460" w:author="Joseph Stinziano" w:date="2020-03-25T11:54:00Z">
                        <w:rPr>
                          <w:rFonts w:ascii="Cambria Math" w:hAnsi="Cambria Math" w:cstheme="minorHAnsi"/>
                          <w:sz w:val="24"/>
                          <w:szCs w:val="24"/>
                          <w:lang w:val="en-CA"/>
                        </w:rPr>
                        <m:t>-ΔH</m:t>
                      </w:del>
                    </m:r>
                  </m:num>
                  <m:den>
                    <m:r>
                      <w:del w:id="461" w:author="Joseph Stinziano" w:date="2020-03-25T11:54:00Z">
                        <w:rPr>
                          <w:rFonts w:ascii="Cambria Math" w:hAnsi="Cambria Math" w:cstheme="minorHAnsi"/>
                          <w:sz w:val="24"/>
                          <w:szCs w:val="24"/>
                          <w:lang w:val="en-CA"/>
                        </w:rPr>
                        <m:t>R298.15</m:t>
                      </w:del>
                    </m:r>
                  </m:den>
                </m:f>
              </m:sup>
            </m:sSup>
            <m:func>
              <m:funcPr>
                <m:ctrlPr>
                  <w:del w:id="462" w:author="Joseph Stinziano" w:date="2020-03-25T12:00:00Z">
                    <w:rPr>
                      <w:rFonts w:ascii="Cambria Math" w:hAnsi="Cambria Math" w:cstheme="minorHAnsi"/>
                      <w:i/>
                      <w:sz w:val="24"/>
                      <w:szCs w:val="24"/>
                      <w:lang w:val="en-CA"/>
                    </w:rPr>
                  </w:del>
                </m:ctrlPr>
              </m:funcPr>
              <m:fName>
                <m:r>
                  <w:del w:id="463" w:author="Joseph Stinziano" w:date="2020-03-25T12:00:00Z">
                    <m:rPr>
                      <m:sty m:val="p"/>
                    </m:rPr>
                    <w:rPr>
                      <w:rFonts w:ascii="Cambria Math" w:hAnsi="Cambria Math" w:cstheme="minorHAnsi"/>
                      <w:sz w:val="24"/>
                      <w:szCs w:val="24"/>
                      <w:lang w:val="en-CA"/>
                    </w:rPr>
                    <m:t>exp</m:t>
                  </w:del>
                </m:r>
              </m:fName>
              <m:e/>
            </m:func>
          </m:num>
          <m:den>
            <m:r>
              <w:del w:id="464" w:author="Joseph Stinziano" w:date="2020-03-25T12:00:00Z">
                <w:rPr>
                  <w:rFonts w:ascii="Cambria Math" w:hAnsi="Cambria Math" w:cstheme="minorHAnsi"/>
                  <w:sz w:val="24"/>
                  <w:szCs w:val="24"/>
                  <w:lang w:val="en-CA"/>
                </w:rPr>
                <m:t>1+</m:t>
              </w:del>
            </m:r>
            <m:sSup>
              <m:sSupPr>
                <m:ctrlPr>
                  <w:del w:id="465" w:author="Joseph Stinziano" w:date="2020-03-25T11:54:00Z">
                    <w:rPr>
                      <w:rFonts w:ascii="Cambria Math" w:hAnsi="Cambria Math" w:cstheme="minorHAnsi"/>
                      <w:i/>
                      <w:sz w:val="24"/>
                      <w:szCs w:val="24"/>
                      <w:lang w:val="en-CA"/>
                    </w:rPr>
                  </w:del>
                </m:ctrlPr>
              </m:sSupPr>
              <m:e>
                <m:r>
                  <w:del w:id="466" w:author="Joseph Stinziano" w:date="2020-03-25T11:54:00Z">
                    <w:rPr>
                      <w:rFonts w:ascii="Cambria Math" w:hAnsi="Cambria Math" w:cstheme="minorHAnsi"/>
                      <w:sz w:val="24"/>
                      <w:szCs w:val="24"/>
                      <w:lang w:val="en-CA"/>
                    </w:rPr>
                    <m:t>e</m:t>
                  </w:del>
                </m:r>
              </m:e>
              <m:sup>
                <m:f>
                  <m:fPr>
                    <m:ctrlPr>
                      <w:del w:id="467" w:author="Joseph Stinziano" w:date="2020-03-25T11:54:00Z">
                        <w:rPr>
                          <w:rFonts w:ascii="Cambria Math" w:hAnsi="Cambria Math" w:cstheme="minorHAnsi"/>
                          <w:i/>
                          <w:sz w:val="24"/>
                          <w:szCs w:val="24"/>
                          <w:lang w:val="en-CA"/>
                        </w:rPr>
                      </w:del>
                    </m:ctrlPr>
                  </m:fPr>
                  <m:num>
                    <m:r>
                      <w:del w:id="468" w:author="Joseph Stinziano" w:date="2020-03-25T11:54:00Z">
                        <w:rPr>
                          <w:rFonts w:ascii="Cambria Math" w:hAnsi="Cambria Math" w:cstheme="minorHAnsi"/>
                          <w:sz w:val="24"/>
                          <w:szCs w:val="24"/>
                          <w:lang w:val="en-CA"/>
                        </w:rPr>
                        <m:t>ΔS</m:t>
                      </w:del>
                    </m:r>
                  </m:num>
                  <m:den>
                    <m:r>
                      <w:del w:id="469" w:author="Joseph Stinziano" w:date="2020-03-25T11:54:00Z">
                        <w:rPr>
                          <w:rFonts w:ascii="Cambria Math" w:hAnsi="Cambria Math" w:cstheme="minorHAnsi"/>
                          <w:sz w:val="24"/>
                          <w:szCs w:val="24"/>
                          <w:lang w:val="en-CA"/>
                        </w:rPr>
                        <m:t>R</m:t>
                      </w:del>
                    </m:r>
                  </m:den>
                </m:f>
                <m:r>
                  <w:del w:id="470" w:author="Joseph Stinziano" w:date="2020-03-25T11:54:00Z">
                    <w:rPr>
                      <w:rFonts w:ascii="Cambria Math" w:hAnsi="Cambria Math" w:cstheme="minorHAnsi"/>
                      <w:sz w:val="24"/>
                      <w:szCs w:val="24"/>
                      <w:lang w:val="en-CA"/>
                    </w:rPr>
                    <m:t>+</m:t>
                  </w:del>
                </m:r>
                <m:f>
                  <m:fPr>
                    <m:ctrlPr>
                      <w:del w:id="471" w:author="Joseph Stinziano" w:date="2020-03-25T11:54:00Z">
                        <w:rPr>
                          <w:rFonts w:ascii="Cambria Math" w:hAnsi="Cambria Math" w:cstheme="minorHAnsi"/>
                          <w:i/>
                          <w:sz w:val="24"/>
                          <w:szCs w:val="24"/>
                          <w:lang w:val="en-CA"/>
                        </w:rPr>
                      </w:del>
                    </m:ctrlPr>
                  </m:fPr>
                  <m:num>
                    <m:r>
                      <w:del w:id="472" w:author="Joseph Stinziano" w:date="2020-03-25T11:54:00Z">
                        <w:rPr>
                          <w:rFonts w:ascii="Cambria Math" w:hAnsi="Cambria Math" w:cstheme="minorHAnsi"/>
                          <w:sz w:val="24"/>
                          <w:szCs w:val="24"/>
                          <w:lang w:val="en-CA"/>
                        </w:rPr>
                        <m:t>-ΔH</m:t>
                      </w:del>
                    </m:r>
                  </m:num>
                  <m:den>
                    <m:r>
                      <w:del w:id="473" w:author="Joseph Stinziano" w:date="2020-03-25T11:54:00Z">
                        <w:rPr>
                          <w:rFonts w:ascii="Cambria Math" w:hAnsi="Cambria Math" w:cstheme="minorHAnsi"/>
                          <w:sz w:val="24"/>
                          <w:szCs w:val="24"/>
                          <w:lang w:val="en-CA"/>
                        </w:rPr>
                        <m:t>RT</m:t>
                      </w:del>
                    </m:r>
                  </m:den>
                </m:f>
              </m:sup>
            </m:sSup>
            <m:func>
              <m:funcPr>
                <m:ctrlPr>
                  <w:del w:id="474" w:author="Joseph Stinziano" w:date="2020-03-25T12:00:00Z">
                    <w:rPr>
                      <w:rFonts w:ascii="Cambria Math" w:hAnsi="Cambria Math" w:cstheme="minorHAnsi"/>
                      <w:i/>
                      <w:sz w:val="24"/>
                      <w:szCs w:val="24"/>
                      <w:lang w:val="en-CA"/>
                    </w:rPr>
                  </w:del>
                </m:ctrlPr>
              </m:funcPr>
              <m:fName>
                <m:r>
                  <w:del w:id="475" w:author="Joseph Stinziano" w:date="2020-03-25T12:00:00Z">
                    <m:rPr>
                      <m:sty m:val="p"/>
                    </m:rPr>
                    <w:rPr>
                      <w:rFonts w:ascii="Cambria Math" w:hAnsi="Cambria Math" w:cstheme="minorHAnsi"/>
                      <w:sz w:val="24"/>
                      <w:szCs w:val="24"/>
                      <w:lang w:val="en-CA"/>
                    </w:rPr>
                    <m:t>exp</m:t>
                  </w:del>
                </m:r>
              </m:fName>
              <m:e/>
            </m:func>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476"/>
      <w:commentRangeStart w:id="477"/>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commentRangeEnd w:id="476"/>
      <w:r w:rsidR="00E40AA8">
        <w:rPr>
          <w:rStyle w:val="CommentReference"/>
        </w:rPr>
        <w:commentReference w:id="476"/>
      </w:r>
      <w:commentRangeEnd w:id="477"/>
      <w:r w:rsidR="00262220">
        <w:rPr>
          <w:rStyle w:val="CommentReference"/>
        </w:rPr>
        <w:commentReference w:id="477"/>
      </w:r>
    </w:p>
    <w:p w14:paraId="3FF52EE2" w14:textId="59B3574D" w:rsidR="002B0AA8" w:rsidRDefault="002B0AA8" w:rsidP="002B0AA8">
      <w:pPr>
        <w:spacing w:after="0" w:line="360" w:lineRule="auto"/>
        <w:rPr>
          <w:ins w:id="478" w:author="Joseph Stinziano" w:date="2020-03-25T08:07:00Z"/>
          <w:rFonts w:eastAsiaTheme="minorEastAsia" w:cstheme="minorHAnsi"/>
          <w:sz w:val="24"/>
          <w:szCs w:val="24"/>
          <w:lang w:val="en-CA"/>
        </w:rPr>
      </w:pPr>
    </w:p>
    <w:p w14:paraId="50290D32" w14:textId="2217D905" w:rsidR="00F64D4E" w:rsidRDefault="00A30E6B" w:rsidP="002B0AA8">
      <w:pPr>
        <w:spacing w:after="0" w:line="360" w:lineRule="auto"/>
        <w:rPr>
          <w:ins w:id="479" w:author="Joseph Stinziano" w:date="2020-03-25T08:07:00Z"/>
          <w:rFonts w:eastAsiaTheme="minorEastAsia" w:cstheme="minorHAnsi"/>
          <w:sz w:val="24"/>
          <w:szCs w:val="24"/>
          <w:lang w:val="en-CA"/>
        </w:rPr>
      </w:pPr>
      <w:ins w:id="480" w:author="Joseph Stinziano" w:date="2020-03-25T08:08:00Z">
        <w:r>
          <w:rPr>
            <w:rFonts w:eastAsiaTheme="minorEastAsia" w:cstheme="minorHAnsi"/>
            <w:sz w:val="24"/>
            <w:szCs w:val="24"/>
            <w:lang w:val="en-CA"/>
          </w:rPr>
          <w:t>Simplify further by setting a common</w:t>
        </w:r>
      </w:ins>
      <w:ins w:id="481" w:author="Joseph Stinziano" w:date="2020-03-25T08:09:00Z">
        <w:r>
          <w:rPr>
            <w:rFonts w:eastAsiaTheme="minorEastAsia" w:cstheme="minorHAnsi"/>
            <w:sz w:val="24"/>
            <w:szCs w:val="24"/>
            <w:lang w:val="en-CA"/>
          </w:rPr>
          <w:t xml:space="preserve"> denominator within exponential terms:</w:t>
        </w:r>
      </w:ins>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4F855415"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w:lastRenderedPageBreak/>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482" w:author="Joseph Stinziano" w:date="2020-03-25T11:54:00Z">
                <w:rPr>
                  <w:rFonts w:ascii="Cambria Math" w:hAnsi="Cambria Math" w:cstheme="minorHAnsi"/>
                  <w:i/>
                  <w:sz w:val="24"/>
                  <w:szCs w:val="24"/>
                  <w:lang w:val="en-CA"/>
                </w:rPr>
              </w:del>
            </m:ctrlPr>
          </m:sSupPr>
          <m:e>
            <m:r>
              <w:del w:id="483" w:author="Joseph Stinziano" w:date="2020-03-25T11:54:00Z">
                <w:rPr>
                  <w:rFonts w:ascii="Cambria Math" w:hAnsi="Cambria Math" w:cstheme="minorHAnsi"/>
                  <w:sz w:val="24"/>
                  <w:szCs w:val="24"/>
                  <w:lang w:val="en-CA"/>
                </w:rPr>
                <m:t>e</m:t>
              </w:del>
            </m:r>
          </m:e>
          <m:sup>
            <m:d>
              <m:dPr>
                <m:begChr m:val="["/>
                <m:endChr m:val="]"/>
                <m:ctrlPr>
                  <w:del w:id="484" w:author="Joseph Stinziano" w:date="2020-03-25T11:54:00Z">
                    <w:rPr>
                      <w:rFonts w:ascii="Cambria Math" w:hAnsi="Cambria Math" w:cstheme="minorHAnsi"/>
                      <w:i/>
                      <w:sz w:val="24"/>
                      <w:szCs w:val="24"/>
                      <w:lang w:val="en-CA"/>
                    </w:rPr>
                  </w:del>
                </m:ctrlPr>
              </m:dPr>
              <m:e>
                <m:f>
                  <m:fPr>
                    <m:ctrlPr>
                      <w:del w:id="485" w:author="Joseph Stinziano" w:date="2020-03-25T11:54:00Z">
                        <w:rPr>
                          <w:rFonts w:ascii="Cambria Math" w:hAnsi="Cambria Math" w:cstheme="minorHAnsi"/>
                          <w:i/>
                          <w:sz w:val="24"/>
                          <w:szCs w:val="24"/>
                          <w:lang w:val="en-CA"/>
                        </w:rPr>
                      </w:del>
                    </m:ctrlPr>
                  </m:fPr>
                  <m:num>
                    <m:r>
                      <w:del w:id="486" w:author="Joseph Stinziano" w:date="2020-03-25T11:54:00Z">
                        <w:rPr>
                          <w:rFonts w:ascii="Cambria Math" w:hAnsi="Cambria Math" w:cstheme="minorHAnsi"/>
                          <w:sz w:val="24"/>
                          <w:szCs w:val="24"/>
                          <w:lang w:val="en-CA"/>
                        </w:rPr>
                        <m:t>-ΔH‡298.15</m:t>
                      </w:del>
                    </m:r>
                    <m:r>
                      <w:del w:id="487" w:author="Joseph Stinziano" w:date="2020-03-25T08:07:00Z">
                        <w:rPr>
                          <w:rFonts w:ascii="Cambria Math" w:hAnsi="Cambria Math" w:cstheme="minorHAnsi"/>
                          <w:sz w:val="24"/>
                          <w:szCs w:val="24"/>
                          <w:lang w:val="en-CA"/>
                        </w:rPr>
                        <m:t>--</m:t>
                      </w:del>
                    </m:r>
                    <m:r>
                      <w:del w:id="488" w:author="Joseph Stinziano" w:date="2020-03-25T11:54:00Z">
                        <w:rPr>
                          <w:rFonts w:ascii="Cambria Math" w:hAnsi="Cambria Math" w:cstheme="minorHAnsi"/>
                          <w:sz w:val="24"/>
                          <w:szCs w:val="24"/>
                          <w:lang w:val="en-CA"/>
                        </w:rPr>
                        <m:t>ΔH‡T</m:t>
                      </w:del>
                    </m:r>
                  </m:num>
                  <m:den>
                    <m:r>
                      <w:del w:id="489" w:author="Joseph Stinziano" w:date="2020-03-25T11:54: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90" w:author="Joseph Stinziano" w:date="2020-03-25T11:54:00Z">
                    <w:rPr>
                      <w:rFonts w:ascii="Cambria Math" w:hAnsi="Cambria Math" w:cstheme="minorHAnsi"/>
                      <w:i/>
                      <w:sz w:val="24"/>
                      <w:szCs w:val="24"/>
                      <w:lang w:val="en-CA"/>
                    </w:rPr>
                  </w:ins>
                </m:ctrlPr>
              </m:dPr>
              <m:e>
                <m:f>
                  <m:fPr>
                    <m:ctrlPr>
                      <w:ins w:id="491" w:author="Joseph Stinziano" w:date="2020-03-25T11:54:00Z">
                        <w:rPr>
                          <w:rFonts w:ascii="Cambria Math" w:hAnsi="Cambria Math" w:cstheme="minorHAnsi"/>
                          <w:i/>
                          <w:sz w:val="24"/>
                          <w:szCs w:val="24"/>
                          <w:lang w:val="en-CA"/>
                        </w:rPr>
                      </w:ins>
                    </m:ctrlPr>
                  </m:fPr>
                  <m:num>
                    <m:r>
                      <w:ins w:id="492" w:author="Joseph Stinziano" w:date="2020-03-25T11:54:00Z">
                        <w:rPr>
                          <w:rFonts w:ascii="Cambria Math" w:hAnsi="Cambria Math" w:cstheme="minorHAnsi"/>
                          <w:sz w:val="24"/>
                          <w:szCs w:val="24"/>
                          <w:lang w:val="en-CA"/>
                        </w:rPr>
                        <m:t>-ΔH‡298.15∓ΔH‡T</m:t>
                      </w:ins>
                    </m:r>
                  </m:num>
                  <m:den>
                    <m:r>
                      <w:ins w:id="493" w:author="Joseph Stinziano" w:date="2020-03-25T11:54: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494" w:author="Joseph Stinziano" w:date="2020-03-25T11:56:00Z">
                        <w:rPr>
                          <w:rFonts w:ascii="Cambria Math" w:hAnsi="Cambria Math" w:cstheme="minorHAnsi"/>
                          <w:i/>
                          <w:sz w:val="24"/>
                          <w:szCs w:val="24"/>
                          <w:lang w:val="en-CA"/>
                        </w:rPr>
                      </w:del>
                    </m:ctrlPr>
                  </m:sSupPr>
                  <m:e>
                    <m:r>
                      <w:del w:id="495" w:author="Joseph Stinziano" w:date="2020-03-25T11:56:00Z">
                        <w:rPr>
                          <w:rFonts w:ascii="Cambria Math" w:hAnsi="Cambria Math" w:cstheme="minorHAnsi"/>
                          <w:sz w:val="24"/>
                          <w:szCs w:val="24"/>
                          <w:lang w:val="en-CA"/>
                        </w:rPr>
                        <m:t>e</m:t>
                      </w:del>
                    </m:r>
                  </m:e>
                  <m:sup>
                    <m:f>
                      <m:fPr>
                        <m:ctrlPr>
                          <w:del w:id="496" w:author="Joseph Stinziano" w:date="2020-03-25T11:56:00Z">
                            <w:rPr>
                              <w:rFonts w:ascii="Cambria Math" w:hAnsi="Cambria Math" w:cstheme="minorHAnsi"/>
                              <w:i/>
                              <w:sz w:val="24"/>
                              <w:szCs w:val="24"/>
                              <w:lang w:val="en-CA"/>
                            </w:rPr>
                          </w:del>
                        </m:ctrlPr>
                      </m:fPr>
                      <m:num>
                        <m:r>
                          <w:del w:id="497" w:author="Joseph Stinziano" w:date="2020-03-25T11:56:00Z">
                            <w:rPr>
                              <w:rFonts w:ascii="Cambria Math" w:hAnsi="Cambria Math" w:cstheme="minorHAnsi"/>
                              <w:sz w:val="24"/>
                              <w:szCs w:val="24"/>
                              <w:lang w:val="en-CA"/>
                            </w:rPr>
                            <m:t>298.15ΔS</m:t>
                          </w:del>
                        </m:r>
                        <m:r>
                          <w:del w:id="498" w:author="Joseph Stinziano" w:date="2020-03-25T08:07:00Z">
                            <w:rPr>
                              <w:rFonts w:ascii="Cambria Math" w:hAnsi="Cambria Math" w:cstheme="minorHAnsi"/>
                              <w:sz w:val="24"/>
                              <w:szCs w:val="24"/>
                              <w:lang w:val="en-CA"/>
                            </w:rPr>
                            <m:t>+-</m:t>
                          </w:del>
                        </m:r>
                        <m:r>
                          <w:del w:id="499" w:author="Joseph Stinziano" w:date="2020-03-25T11:56:00Z">
                            <w:rPr>
                              <w:rFonts w:ascii="Cambria Math" w:hAnsi="Cambria Math" w:cstheme="minorHAnsi"/>
                              <w:sz w:val="24"/>
                              <w:szCs w:val="24"/>
                              <w:lang w:val="en-CA"/>
                            </w:rPr>
                            <m:t>ΔH</m:t>
                          </w:del>
                        </m:r>
                      </m:num>
                      <m:den>
                        <m:r>
                          <w:del w:id="500" w:author="Joseph Stinziano" w:date="2020-03-25T11:56: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01" w:author="Joseph Stinziano" w:date="2020-03-25T11:55:00Z">
                            <w:rPr>
                              <w:rFonts w:ascii="Cambria Math" w:hAnsi="Cambria Math" w:cstheme="minorHAnsi"/>
                              <w:i/>
                              <w:sz w:val="24"/>
                              <w:szCs w:val="24"/>
                              <w:lang w:val="en-CA"/>
                            </w:rPr>
                          </w:ins>
                        </m:ctrlPr>
                      </m:dPr>
                      <m:e>
                        <m:f>
                          <m:fPr>
                            <m:ctrlPr>
                              <w:ins w:id="502" w:author="Joseph Stinziano" w:date="2020-03-25T11:55:00Z">
                                <w:rPr>
                                  <w:rFonts w:ascii="Cambria Math" w:hAnsi="Cambria Math" w:cstheme="minorHAnsi"/>
                                  <w:i/>
                                  <w:sz w:val="24"/>
                                  <w:szCs w:val="24"/>
                                  <w:lang w:val="en-CA"/>
                                </w:rPr>
                              </w:ins>
                            </m:ctrlPr>
                          </m:fPr>
                          <m:num>
                            <m:r>
                              <w:ins w:id="503" w:author="Joseph Stinziano" w:date="2020-03-25T11:55:00Z">
                                <w:rPr>
                                  <w:rFonts w:ascii="Cambria Math" w:hAnsi="Cambria Math" w:cstheme="minorHAnsi"/>
                                  <w:sz w:val="24"/>
                                  <w:szCs w:val="24"/>
                                  <w:lang w:val="en-CA"/>
                                </w:rPr>
                                <m:t>298.15ΔS-ΔH</m:t>
                              </w:ins>
                            </m:r>
                          </m:num>
                          <m:den>
                            <m:r>
                              <w:ins w:id="504" w:author="Joseph Stinziano" w:date="2020-03-25T11:55: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505" w:author="Joseph Stinziano" w:date="2020-03-25T11:56:00Z">
                        <w:rPr>
                          <w:rFonts w:ascii="Cambria Math" w:hAnsi="Cambria Math" w:cstheme="minorHAnsi"/>
                          <w:i/>
                          <w:sz w:val="24"/>
                          <w:szCs w:val="24"/>
                          <w:lang w:val="en-CA"/>
                        </w:rPr>
                      </w:del>
                    </m:ctrlPr>
                  </m:sSupPr>
                  <m:e>
                    <m:r>
                      <w:del w:id="506" w:author="Joseph Stinziano" w:date="2020-03-25T11:56:00Z">
                        <w:rPr>
                          <w:rFonts w:ascii="Cambria Math" w:hAnsi="Cambria Math" w:cstheme="minorHAnsi"/>
                          <w:sz w:val="24"/>
                          <w:szCs w:val="24"/>
                          <w:lang w:val="en-CA"/>
                        </w:rPr>
                        <m:t>e</m:t>
                      </w:del>
                    </m:r>
                  </m:e>
                  <m:sup>
                    <m:f>
                      <m:fPr>
                        <m:ctrlPr>
                          <w:del w:id="507" w:author="Joseph Stinziano" w:date="2020-03-25T11:56:00Z">
                            <w:rPr>
                              <w:rFonts w:ascii="Cambria Math" w:hAnsi="Cambria Math" w:cstheme="minorHAnsi"/>
                              <w:i/>
                              <w:sz w:val="24"/>
                              <w:szCs w:val="24"/>
                              <w:lang w:val="en-CA"/>
                            </w:rPr>
                          </w:del>
                        </m:ctrlPr>
                      </m:fPr>
                      <m:num>
                        <m:r>
                          <w:del w:id="508" w:author="Joseph Stinziano" w:date="2020-03-25T11:56:00Z">
                            <w:rPr>
                              <w:rFonts w:ascii="Cambria Math" w:hAnsi="Cambria Math" w:cstheme="minorHAnsi"/>
                              <w:sz w:val="24"/>
                              <w:szCs w:val="24"/>
                              <w:lang w:val="en-CA"/>
                            </w:rPr>
                            <m:t>TΔS</m:t>
                          </w:del>
                        </m:r>
                        <m:r>
                          <w:del w:id="509" w:author="Joseph Stinziano" w:date="2020-03-25T08:07:00Z">
                            <w:rPr>
                              <w:rFonts w:ascii="Cambria Math" w:hAnsi="Cambria Math" w:cstheme="minorHAnsi"/>
                              <w:sz w:val="24"/>
                              <w:szCs w:val="24"/>
                              <w:lang w:val="en-CA"/>
                            </w:rPr>
                            <m:t>+-</m:t>
                          </w:del>
                        </m:r>
                        <m:r>
                          <w:del w:id="510" w:author="Joseph Stinziano" w:date="2020-03-25T11:56:00Z">
                            <w:rPr>
                              <w:rFonts w:ascii="Cambria Math" w:hAnsi="Cambria Math" w:cstheme="minorHAnsi"/>
                              <w:sz w:val="24"/>
                              <w:szCs w:val="24"/>
                              <w:lang w:val="en-CA"/>
                            </w:rPr>
                            <m:t>ΔH</m:t>
                          </w:del>
                        </m:r>
                      </m:num>
                      <m:den>
                        <m:r>
                          <w:del w:id="511" w:author="Joseph Stinziano" w:date="2020-03-25T11:56: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12" w:author="Joseph Stinziano" w:date="2020-03-25T11:55:00Z">
                            <w:rPr>
                              <w:rFonts w:ascii="Cambria Math" w:hAnsi="Cambria Math" w:cstheme="minorHAnsi"/>
                              <w:i/>
                              <w:sz w:val="24"/>
                              <w:szCs w:val="24"/>
                              <w:lang w:val="en-CA"/>
                            </w:rPr>
                          </w:ins>
                        </m:ctrlPr>
                      </m:dPr>
                      <m:e>
                        <m:f>
                          <m:fPr>
                            <m:ctrlPr>
                              <w:ins w:id="513" w:author="Joseph Stinziano" w:date="2020-03-25T11:55:00Z">
                                <w:rPr>
                                  <w:rFonts w:ascii="Cambria Math" w:hAnsi="Cambria Math" w:cstheme="minorHAnsi"/>
                                  <w:i/>
                                  <w:sz w:val="24"/>
                                  <w:szCs w:val="24"/>
                                  <w:lang w:val="en-CA"/>
                                </w:rPr>
                              </w:ins>
                            </m:ctrlPr>
                          </m:fPr>
                          <m:num>
                            <m:r>
                              <w:ins w:id="514" w:author="Joseph Stinziano" w:date="2020-03-25T11:55:00Z">
                                <w:rPr>
                                  <w:rFonts w:ascii="Cambria Math" w:hAnsi="Cambria Math" w:cstheme="minorHAnsi"/>
                                  <w:sz w:val="24"/>
                                  <w:szCs w:val="24"/>
                                  <w:lang w:val="en-CA"/>
                                </w:rPr>
                                <m:t>TΔS-ΔH</m:t>
                              </w:ins>
                            </m:r>
                          </m:num>
                          <m:den>
                            <m:r>
                              <w:ins w:id="515" w:author="Joseph Stinziano" w:date="2020-03-25T11:55: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ins w:id="516" w:author="Joseph Stinziano" w:date="2020-03-25T08:09:00Z"/>
          <w:rFonts w:eastAsiaTheme="minorEastAsia" w:cstheme="minorHAnsi"/>
          <w:sz w:val="24"/>
          <w:szCs w:val="24"/>
          <w:lang w:val="en-CA"/>
        </w:rPr>
      </w:pPr>
    </w:p>
    <w:p w14:paraId="2854A34F" w14:textId="352E8145" w:rsidR="00A30E6B" w:rsidRDefault="00A30E6B" w:rsidP="002B0AA8">
      <w:pPr>
        <w:spacing w:after="0" w:line="360" w:lineRule="auto"/>
        <w:rPr>
          <w:ins w:id="517" w:author="Joseph Stinziano" w:date="2020-03-25T08:09:00Z"/>
          <w:rFonts w:eastAsiaTheme="minorEastAsia" w:cstheme="minorHAnsi"/>
          <w:sz w:val="24"/>
          <w:szCs w:val="24"/>
          <w:lang w:val="en-CA"/>
        </w:rPr>
      </w:pPr>
      <w:ins w:id="518" w:author="Joseph Stinziano" w:date="2020-03-25T08:09:00Z">
        <w:r>
          <w:rPr>
            <w:rFonts w:eastAsiaTheme="minorEastAsia" w:cstheme="minorHAnsi"/>
            <w:sz w:val="24"/>
            <w:szCs w:val="24"/>
            <w:lang w:val="en-CA"/>
          </w:rPr>
          <w:t>Simplify exponential terms further:</w:t>
        </w:r>
      </w:ins>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BD0D6FB"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19" w:author="Joseph Stinziano" w:date="2020-03-25T11:57:00Z">
                <w:rPr>
                  <w:rFonts w:ascii="Cambria Math" w:hAnsi="Cambria Math" w:cstheme="minorHAnsi"/>
                  <w:i/>
                  <w:sz w:val="24"/>
                  <w:szCs w:val="24"/>
                  <w:lang w:val="en-CA"/>
                </w:rPr>
              </w:del>
            </m:ctrlPr>
          </m:sSupPr>
          <m:e>
            <m:r>
              <w:del w:id="520" w:author="Joseph Stinziano" w:date="2020-03-25T11:57:00Z">
                <w:rPr>
                  <w:rFonts w:ascii="Cambria Math" w:hAnsi="Cambria Math" w:cstheme="minorHAnsi"/>
                  <w:sz w:val="24"/>
                  <w:szCs w:val="24"/>
                  <w:lang w:val="en-CA"/>
                </w:rPr>
                <m:t>e</m:t>
              </w:del>
            </m:r>
          </m:e>
          <m:sup>
            <m:d>
              <m:dPr>
                <m:begChr m:val="["/>
                <m:endChr m:val="]"/>
                <m:ctrlPr>
                  <w:del w:id="521" w:author="Joseph Stinziano" w:date="2020-03-25T11:57:00Z">
                    <w:rPr>
                      <w:rFonts w:ascii="Cambria Math" w:hAnsi="Cambria Math" w:cstheme="minorHAnsi"/>
                      <w:i/>
                      <w:sz w:val="24"/>
                      <w:szCs w:val="24"/>
                      <w:lang w:val="en-CA"/>
                    </w:rPr>
                  </w:del>
                </m:ctrlPr>
              </m:dPr>
              <m:e>
                <m:f>
                  <m:fPr>
                    <m:ctrlPr>
                      <w:del w:id="522" w:author="Joseph Stinziano" w:date="2020-03-25T11:57:00Z">
                        <w:rPr>
                          <w:rFonts w:ascii="Cambria Math" w:hAnsi="Cambria Math" w:cstheme="minorHAnsi"/>
                          <w:i/>
                          <w:sz w:val="24"/>
                          <w:szCs w:val="24"/>
                          <w:lang w:val="en-CA"/>
                        </w:rPr>
                      </w:del>
                    </m:ctrlPr>
                  </m:fPr>
                  <m:num>
                    <m:r>
                      <w:del w:id="523" w:author="Joseph Stinziano" w:date="2020-03-25T11:57:00Z">
                        <w:rPr>
                          <w:rFonts w:ascii="Cambria Math" w:hAnsi="Cambria Math" w:cstheme="minorHAnsi"/>
                          <w:sz w:val="24"/>
                          <w:szCs w:val="24"/>
                          <w:lang w:val="en-CA"/>
                        </w:rPr>
                        <m:t>ΔH‡(T-298.15)</m:t>
                      </w:del>
                    </m:r>
                  </m:num>
                  <m:den>
                    <m:r>
                      <w:del w:id="524" w:author="Joseph Stinziano" w:date="2020-03-25T11:57:00Z">
                        <w:rPr>
                          <w:rFonts w:ascii="Cambria Math" w:hAnsi="Cambria Math" w:cstheme="minorHAnsi"/>
                          <w:sz w:val="24"/>
                          <w:szCs w:val="24"/>
                          <w:lang w:val="en-CA"/>
                        </w:rPr>
                        <m:t>RT298.15</m:t>
                      </w:del>
                    </m:r>
                  </m:den>
                </m:f>
              </m:e>
            </m:d>
          </m:sup>
        </m:sSup>
        <m:func>
          <m:funcPr>
            <m:ctrlPr>
              <w:ins w:id="525" w:author="Joseph Stinziano" w:date="2020-03-25T11:56:00Z">
                <w:rPr>
                  <w:rFonts w:ascii="Cambria Math" w:hAnsi="Cambria Math" w:cstheme="minorHAnsi"/>
                  <w:i/>
                  <w:sz w:val="24"/>
                  <w:szCs w:val="24"/>
                  <w:lang w:val="en-CA"/>
                </w:rPr>
              </w:ins>
            </m:ctrlPr>
          </m:funcPr>
          <m:fName>
            <m:r>
              <w:ins w:id="526" w:author="Joseph Stinziano" w:date="2020-03-25T11:56:00Z">
                <m:rPr>
                  <m:sty m:val="p"/>
                </m:rPr>
                <w:rPr>
                  <w:rFonts w:ascii="Cambria Math" w:hAnsi="Cambria Math" w:cstheme="minorHAnsi"/>
                  <w:sz w:val="24"/>
                  <w:szCs w:val="24"/>
                  <w:lang w:val="en-CA"/>
                </w:rPr>
                <m:t>exp</m:t>
              </w:ins>
            </m:r>
          </m:fName>
          <m:e>
            <m:d>
              <m:dPr>
                <m:ctrlPr>
                  <w:ins w:id="527" w:author="Joseph Stinziano" w:date="2020-03-25T11:56:00Z">
                    <w:rPr>
                      <w:rFonts w:ascii="Cambria Math" w:hAnsi="Cambria Math" w:cstheme="minorHAnsi"/>
                      <w:i/>
                      <w:sz w:val="24"/>
                      <w:szCs w:val="24"/>
                      <w:lang w:val="en-CA"/>
                    </w:rPr>
                  </w:ins>
                </m:ctrlPr>
              </m:dPr>
              <m:e>
                <m:f>
                  <m:fPr>
                    <m:ctrlPr>
                      <w:ins w:id="528" w:author="Joseph Stinziano" w:date="2020-03-25T11:56:00Z">
                        <w:rPr>
                          <w:rFonts w:ascii="Cambria Math" w:hAnsi="Cambria Math" w:cstheme="minorHAnsi"/>
                          <w:i/>
                          <w:sz w:val="24"/>
                          <w:szCs w:val="24"/>
                          <w:lang w:val="en-CA"/>
                        </w:rPr>
                      </w:ins>
                    </m:ctrlPr>
                  </m:fPr>
                  <m:num>
                    <m:r>
                      <w:ins w:id="529" w:author="Joseph Stinziano" w:date="2020-03-25T11:56:00Z">
                        <w:rPr>
                          <w:rFonts w:ascii="Cambria Math" w:hAnsi="Cambria Math" w:cstheme="minorHAnsi"/>
                          <w:sz w:val="24"/>
                          <w:szCs w:val="24"/>
                          <w:lang w:val="en-CA"/>
                        </w:rPr>
                        <m:t>ΔH‡(T-298.15)</m:t>
                      </w:ins>
                    </m:r>
                  </m:num>
                  <m:den>
                    <m:r>
                      <w:ins w:id="530" w:author="Joseph Stinziano" w:date="2020-03-25T11:56:00Z">
                        <w:rPr>
                          <w:rFonts w:ascii="Cambria Math" w:hAnsi="Cambria Math" w:cstheme="minorHAnsi"/>
                          <w:sz w:val="24"/>
                          <w:szCs w:val="24"/>
                          <w:lang w:val="en-CA"/>
                        </w:rPr>
                        <m:t>RT298.15</m:t>
                      </w:ins>
                    </m:r>
                  </m:den>
                </m:f>
              </m:e>
            </m:d>
          </m:e>
        </m:func>
        <m:d>
          <m:dPr>
            <m:begChr m:val="["/>
            <m:endChr m:val="]"/>
            <m:ctrlPr>
              <w:ins w:id="531" w:author="Joseph Stinziano" w:date="2020-03-25T11:56:00Z">
                <w:rPr>
                  <w:rFonts w:ascii="Cambria Math" w:hAnsi="Cambria Math" w:cstheme="minorHAnsi"/>
                  <w:i/>
                  <w:sz w:val="24"/>
                  <w:szCs w:val="24"/>
                  <w:lang w:val="en-CA"/>
                </w:rPr>
              </w:ins>
            </m:ctrlPr>
          </m:dPr>
          <m:e>
            <m:f>
              <m:fPr>
                <m:ctrlPr>
                  <w:ins w:id="532" w:author="Joseph Stinziano" w:date="2020-03-25T11:56:00Z">
                    <w:rPr>
                      <w:rFonts w:ascii="Cambria Math" w:hAnsi="Cambria Math" w:cstheme="minorHAnsi"/>
                      <w:i/>
                      <w:sz w:val="24"/>
                      <w:szCs w:val="24"/>
                      <w:lang w:val="en-CA"/>
                    </w:rPr>
                  </w:ins>
                </m:ctrlPr>
              </m:fPr>
              <m:num>
                <m:r>
                  <w:ins w:id="533" w:author="Joseph Stinziano" w:date="2020-03-25T11:56:00Z">
                    <w:rPr>
                      <w:rFonts w:ascii="Cambria Math" w:hAnsi="Cambria Math" w:cstheme="minorHAnsi"/>
                      <w:sz w:val="24"/>
                      <w:szCs w:val="24"/>
                      <w:lang w:val="en-CA"/>
                    </w:rPr>
                    <m:t>1+</m:t>
                  </w:ins>
                </m:r>
                <m:func>
                  <m:funcPr>
                    <m:ctrlPr>
                      <w:ins w:id="534" w:author="Joseph Stinziano" w:date="2020-03-25T11:56:00Z">
                        <w:rPr>
                          <w:rFonts w:ascii="Cambria Math" w:hAnsi="Cambria Math" w:cstheme="minorHAnsi"/>
                          <w:i/>
                          <w:sz w:val="24"/>
                          <w:szCs w:val="24"/>
                          <w:lang w:val="en-CA"/>
                        </w:rPr>
                      </w:ins>
                    </m:ctrlPr>
                  </m:funcPr>
                  <m:fName>
                    <m:r>
                      <w:ins w:id="535" w:author="Joseph Stinziano" w:date="2020-03-25T11:56:00Z">
                        <m:rPr>
                          <m:sty m:val="p"/>
                        </m:rPr>
                        <w:rPr>
                          <w:rFonts w:ascii="Cambria Math" w:hAnsi="Cambria Math" w:cstheme="minorHAnsi"/>
                          <w:sz w:val="24"/>
                          <w:szCs w:val="24"/>
                          <w:lang w:val="en-CA"/>
                        </w:rPr>
                        <m:t>exp</m:t>
                      </w:ins>
                    </m:r>
                  </m:fName>
                  <m:e>
                    <m:d>
                      <m:dPr>
                        <m:ctrlPr>
                          <w:ins w:id="536" w:author="Joseph Stinziano" w:date="2020-03-25T11:56:00Z">
                            <w:rPr>
                              <w:rFonts w:ascii="Cambria Math" w:hAnsi="Cambria Math" w:cstheme="minorHAnsi"/>
                              <w:i/>
                              <w:sz w:val="24"/>
                              <w:szCs w:val="24"/>
                              <w:lang w:val="en-CA"/>
                            </w:rPr>
                          </w:ins>
                        </m:ctrlPr>
                      </m:dPr>
                      <m:e>
                        <m:f>
                          <m:fPr>
                            <m:ctrlPr>
                              <w:ins w:id="537" w:author="Joseph Stinziano" w:date="2020-03-25T11:56:00Z">
                                <w:rPr>
                                  <w:rFonts w:ascii="Cambria Math" w:hAnsi="Cambria Math" w:cstheme="minorHAnsi"/>
                                  <w:i/>
                                  <w:sz w:val="24"/>
                                  <w:szCs w:val="24"/>
                                  <w:lang w:val="en-CA"/>
                                </w:rPr>
                              </w:ins>
                            </m:ctrlPr>
                          </m:fPr>
                          <m:num>
                            <m:r>
                              <w:ins w:id="538" w:author="Joseph Stinziano" w:date="2020-03-25T11:56:00Z">
                                <w:rPr>
                                  <w:rFonts w:ascii="Cambria Math" w:hAnsi="Cambria Math" w:cstheme="minorHAnsi"/>
                                  <w:sz w:val="24"/>
                                  <w:szCs w:val="24"/>
                                  <w:lang w:val="en-CA"/>
                                </w:rPr>
                                <m:t>298.15ΔS-ΔH</m:t>
                              </w:ins>
                            </m:r>
                          </m:num>
                          <m:den>
                            <m:r>
                              <w:ins w:id="539" w:author="Joseph Stinziano" w:date="2020-03-25T11:56:00Z">
                                <w:rPr>
                                  <w:rFonts w:ascii="Cambria Math" w:hAnsi="Cambria Math" w:cstheme="minorHAnsi"/>
                                  <w:sz w:val="24"/>
                                  <w:szCs w:val="24"/>
                                  <w:lang w:val="en-CA"/>
                                </w:rPr>
                                <m:t>298.15R</m:t>
                              </w:ins>
                            </m:r>
                          </m:den>
                        </m:f>
                      </m:e>
                    </m:d>
                  </m:e>
                </m:func>
              </m:num>
              <m:den>
                <m:r>
                  <w:ins w:id="540" w:author="Joseph Stinziano" w:date="2020-03-25T11:56:00Z">
                    <w:rPr>
                      <w:rFonts w:ascii="Cambria Math" w:hAnsi="Cambria Math" w:cstheme="minorHAnsi"/>
                      <w:sz w:val="24"/>
                      <w:szCs w:val="24"/>
                      <w:lang w:val="en-CA"/>
                    </w:rPr>
                    <m:t>1+</m:t>
                  </w:ins>
                </m:r>
                <m:func>
                  <m:funcPr>
                    <m:ctrlPr>
                      <w:ins w:id="541" w:author="Joseph Stinziano" w:date="2020-03-25T11:56:00Z">
                        <w:rPr>
                          <w:rFonts w:ascii="Cambria Math" w:hAnsi="Cambria Math" w:cstheme="minorHAnsi"/>
                          <w:i/>
                          <w:sz w:val="24"/>
                          <w:szCs w:val="24"/>
                          <w:lang w:val="en-CA"/>
                        </w:rPr>
                      </w:ins>
                    </m:ctrlPr>
                  </m:funcPr>
                  <m:fName>
                    <m:r>
                      <w:ins w:id="542" w:author="Joseph Stinziano" w:date="2020-03-25T11:56:00Z">
                        <m:rPr>
                          <m:sty m:val="p"/>
                        </m:rPr>
                        <w:rPr>
                          <w:rFonts w:ascii="Cambria Math" w:hAnsi="Cambria Math" w:cstheme="minorHAnsi"/>
                          <w:sz w:val="24"/>
                          <w:szCs w:val="24"/>
                          <w:lang w:val="en-CA"/>
                        </w:rPr>
                        <m:t>exp</m:t>
                      </w:ins>
                    </m:r>
                  </m:fName>
                  <m:e>
                    <m:d>
                      <m:dPr>
                        <m:ctrlPr>
                          <w:ins w:id="543" w:author="Joseph Stinziano" w:date="2020-03-25T11:56:00Z">
                            <w:rPr>
                              <w:rFonts w:ascii="Cambria Math" w:hAnsi="Cambria Math" w:cstheme="minorHAnsi"/>
                              <w:i/>
                              <w:sz w:val="24"/>
                              <w:szCs w:val="24"/>
                              <w:lang w:val="en-CA"/>
                            </w:rPr>
                          </w:ins>
                        </m:ctrlPr>
                      </m:dPr>
                      <m:e>
                        <m:f>
                          <m:fPr>
                            <m:ctrlPr>
                              <w:ins w:id="544" w:author="Joseph Stinziano" w:date="2020-03-25T11:56:00Z">
                                <w:rPr>
                                  <w:rFonts w:ascii="Cambria Math" w:hAnsi="Cambria Math" w:cstheme="minorHAnsi"/>
                                  <w:i/>
                                  <w:sz w:val="24"/>
                                  <w:szCs w:val="24"/>
                                  <w:lang w:val="en-CA"/>
                                </w:rPr>
                              </w:ins>
                            </m:ctrlPr>
                          </m:fPr>
                          <m:num>
                            <m:r>
                              <w:ins w:id="545" w:author="Joseph Stinziano" w:date="2020-03-25T11:56:00Z">
                                <w:rPr>
                                  <w:rFonts w:ascii="Cambria Math" w:hAnsi="Cambria Math" w:cstheme="minorHAnsi"/>
                                  <w:sz w:val="24"/>
                                  <w:szCs w:val="24"/>
                                  <w:lang w:val="en-CA"/>
                                </w:rPr>
                                <m:t>TΔS-ΔH</m:t>
                              </w:ins>
                            </m:r>
                          </m:num>
                          <m:den>
                            <m:r>
                              <w:ins w:id="546" w:author="Joseph Stinziano" w:date="2020-03-25T11:56:00Z">
                                <w:rPr>
                                  <w:rFonts w:ascii="Cambria Math" w:hAnsi="Cambria Math" w:cstheme="minorHAnsi"/>
                                  <w:sz w:val="24"/>
                                  <w:szCs w:val="24"/>
                                  <w:lang w:val="en-CA"/>
                                </w:rPr>
                                <m:t>TR</m:t>
                              </w:ins>
                            </m:r>
                          </m:den>
                        </m:f>
                      </m:e>
                    </m:d>
                  </m:e>
                </m:func>
              </m:den>
            </m:f>
          </m:e>
        </m:d>
        <m:d>
          <m:dPr>
            <m:begChr m:val="["/>
            <m:endChr m:val="]"/>
            <m:ctrlPr>
              <w:del w:id="547" w:author="Joseph Stinziano" w:date="2020-03-25T11:56:00Z">
                <w:rPr>
                  <w:rFonts w:ascii="Cambria Math" w:hAnsi="Cambria Math" w:cstheme="minorHAnsi"/>
                  <w:i/>
                  <w:sz w:val="24"/>
                  <w:szCs w:val="24"/>
                  <w:lang w:val="en-CA"/>
                </w:rPr>
              </w:del>
            </m:ctrlPr>
          </m:dPr>
          <m:e>
            <m:f>
              <m:fPr>
                <m:ctrlPr>
                  <w:del w:id="548" w:author="Joseph Stinziano" w:date="2020-03-25T11:56:00Z">
                    <w:rPr>
                      <w:rFonts w:ascii="Cambria Math" w:hAnsi="Cambria Math" w:cstheme="minorHAnsi"/>
                      <w:i/>
                      <w:sz w:val="24"/>
                      <w:szCs w:val="24"/>
                      <w:lang w:val="en-CA"/>
                    </w:rPr>
                  </w:del>
                </m:ctrlPr>
              </m:fPr>
              <m:num>
                <m:r>
                  <w:del w:id="549" w:author="Joseph Stinziano" w:date="2020-03-25T11:56:00Z">
                    <w:rPr>
                      <w:rFonts w:ascii="Cambria Math" w:hAnsi="Cambria Math" w:cstheme="minorHAnsi"/>
                      <w:sz w:val="24"/>
                      <w:szCs w:val="24"/>
                      <w:lang w:val="en-CA"/>
                    </w:rPr>
                    <m:t>1+</m:t>
                  </w:del>
                </m:r>
                <m:sSup>
                  <m:sSupPr>
                    <m:ctrlPr>
                      <w:del w:id="550" w:author="Joseph Stinziano" w:date="2020-03-25T11:56:00Z">
                        <w:rPr>
                          <w:rFonts w:ascii="Cambria Math" w:hAnsi="Cambria Math" w:cstheme="minorHAnsi"/>
                          <w:i/>
                          <w:sz w:val="24"/>
                          <w:szCs w:val="24"/>
                          <w:lang w:val="en-CA"/>
                        </w:rPr>
                      </w:del>
                    </m:ctrlPr>
                  </m:sSupPr>
                  <m:e>
                    <m:r>
                      <w:del w:id="551" w:author="Joseph Stinziano" w:date="2020-03-25T11:56:00Z">
                        <w:rPr>
                          <w:rFonts w:ascii="Cambria Math" w:hAnsi="Cambria Math" w:cstheme="minorHAnsi"/>
                          <w:sz w:val="24"/>
                          <w:szCs w:val="24"/>
                          <w:lang w:val="en-CA"/>
                        </w:rPr>
                        <m:t>e</m:t>
                      </w:del>
                    </m:r>
                  </m:e>
                  <m:sup>
                    <m:f>
                      <m:fPr>
                        <m:ctrlPr>
                          <w:del w:id="552" w:author="Joseph Stinziano" w:date="2020-03-25T11:56:00Z">
                            <w:rPr>
                              <w:rFonts w:ascii="Cambria Math" w:hAnsi="Cambria Math" w:cstheme="minorHAnsi"/>
                              <w:i/>
                              <w:sz w:val="24"/>
                              <w:szCs w:val="24"/>
                              <w:lang w:val="en-CA"/>
                            </w:rPr>
                          </w:del>
                        </m:ctrlPr>
                      </m:fPr>
                      <m:num>
                        <m:r>
                          <w:del w:id="553" w:author="Joseph Stinziano" w:date="2020-03-25T11:56:00Z">
                            <w:rPr>
                              <w:rFonts w:ascii="Cambria Math" w:hAnsi="Cambria Math" w:cstheme="minorHAnsi"/>
                              <w:sz w:val="24"/>
                              <w:szCs w:val="24"/>
                              <w:lang w:val="en-CA"/>
                            </w:rPr>
                            <m:t>298.15ΔS-ΔH</m:t>
                          </w:del>
                        </m:r>
                      </m:num>
                      <m:den>
                        <m:r>
                          <w:del w:id="554" w:author="Joseph Stinziano" w:date="2020-03-25T11:56:00Z">
                            <w:rPr>
                              <w:rFonts w:ascii="Cambria Math" w:hAnsi="Cambria Math" w:cstheme="minorHAnsi"/>
                              <w:sz w:val="24"/>
                              <w:szCs w:val="24"/>
                              <w:lang w:val="en-CA"/>
                            </w:rPr>
                            <m:t>298.15R</m:t>
                          </w:del>
                        </m:r>
                      </m:den>
                    </m:f>
                  </m:sup>
                </m:sSup>
              </m:num>
              <m:den>
                <m:r>
                  <w:del w:id="555" w:author="Joseph Stinziano" w:date="2020-03-25T11:56:00Z">
                    <w:rPr>
                      <w:rFonts w:ascii="Cambria Math" w:hAnsi="Cambria Math" w:cstheme="minorHAnsi"/>
                      <w:sz w:val="24"/>
                      <w:szCs w:val="24"/>
                      <w:lang w:val="en-CA"/>
                    </w:rPr>
                    <m:t>1+</m:t>
                  </w:del>
                </m:r>
                <m:sSup>
                  <m:sSupPr>
                    <m:ctrlPr>
                      <w:del w:id="556" w:author="Joseph Stinziano" w:date="2020-03-25T11:56:00Z">
                        <w:rPr>
                          <w:rFonts w:ascii="Cambria Math" w:hAnsi="Cambria Math" w:cstheme="minorHAnsi"/>
                          <w:i/>
                          <w:sz w:val="24"/>
                          <w:szCs w:val="24"/>
                          <w:lang w:val="en-CA"/>
                        </w:rPr>
                      </w:del>
                    </m:ctrlPr>
                  </m:sSupPr>
                  <m:e>
                    <m:r>
                      <w:del w:id="557" w:author="Joseph Stinziano" w:date="2020-03-25T11:56:00Z">
                        <w:rPr>
                          <w:rFonts w:ascii="Cambria Math" w:hAnsi="Cambria Math" w:cstheme="minorHAnsi"/>
                          <w:sz w:val="24"/>
                          <w:szCs w:val="24"/>
                          <w:lang w:val="en-CA"/>
                        </w:rPr>
                        <m:t>e</m:t>
                      </w:del>
                    </m:r>
                  </m:e>
                  <m:sup>
                    <m:f>
                      <m:fPr>
                        <m:ctrlPr>
                          <w:del w:id="558" w:author="Joseph Stinziano" w:date="2020-03-25T11:56:00Z">
                            <w:rPr>
                              <w:rFonts w:ascii="Cambria Math" w:hAnsi="Cambria Math" w:cstheme="minorHAnsi"/>
                              <w:i/>
                              <w:sz w:val="24"/>
                              <w:szCs w:val="24"/>
                              <w:lang w:val="en-CA"/>
                            </w:rPr>
                          </w:del>
                        </m:ctrlPr>
                      </m:fPr>
                      <m:num>
                        <m:r>
                          <w:del w:id="559" w:author="Joseph Stinziano" w:date="2020-03-25T11:56:00Z">
                            <w:rPr>
                              <w:rFonts w:ascii="Cambria Math" w:hAnsi="Cambria Math" w:cstheme="minorHAnsi"/>
                              <w:sz w:val="24"/>
                              <w:szCs w:val="24"/>
                              <w:lang w:val="en-CA"/>
                            </w:rPr>
                            <m:t>TΔS-ΔH</m:t>
                          </w:del>
                        </m:r>
                      </m:num>
                      <m:den>
                        <m:r>
                          <w:del w:id="560" w:author="Joseph Stinziano" w:date="2020-03-25T11:56:00Z">
                            <w:rPr>
                              <w:rFonts w:ascii="Cambria Math" w:hAnsi="Cambria Math" w:cstheme="minorHAnsi"/>
                              <w:sz w:val="24"/>
                              <w:szCs w:val="24"/>
                              <w:lang w:val="en-CA"/>
                            </w:rPr>
                            <m:t>TR</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6D9833D"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61" w:author="Joseph Stinziano" w:date="2020-03-25T11:58:00Z">
                <w:rPr>
                  <w:rFonts w:ascii="Cambria Math" w:hAnsi="Cambria Math" w:cstheme="minorHAnsi"/>
                  <w:i/>
                  <w:sz w:val="24"/>
                  <w:szCs w:val="24"/>
                  <w:lang w:val="en-CA"/>
                </w:rPr>
              </w:del>
            </m:ctrlPr>
          </m:sSupPr>
          <m:e>
            <m:r>
              <w:del w:id="562" w:author="Joseph Stinziano" w:date="2020-03-25T11:58:00Z">
                <w:rPr>
                  <w:rFonts w:ascii="Cambria Math" w:hAnsi="Cambria Math" w:cstheme="minorHAnsi"/>
                  <w:sz w:val="24"/>
                  <w:szCs w:val="24"/>
                  <w:lang w:val="en-CA"/>
                </w:rPr>
                <m:t>e</m:t>
              </w:del>
            </m:r>
          </m:e>
          <m:sup>
            <m:d>
              <m:dPr>
                <m:begChr m:val="["/>
                <m:endChr m:val="]"/>
                <m:ctrlPr>
                  <w:del w:id="563" w:author="Joseph Stinziano" w:date="2020-03-25T11:58:00Z">
                    <w:rPr>
                      <w:rFonts w:ascii="Cambria Math" w:hAnsi="Cambria Math" w:cstheme="minorHAnsi"/>
                      <w:i/>
                      <w:sz w:val="24"/>
                      <w:szCs w:val="24"/>
                      <w:lang w:val="en-CA"/>
                    </w:rPr>
                  </w:del>
                </m:ctrlPr>
              </m:dPr>
              <m:e>
                <m:f>
                  <m:fPr>
                    <m:ctrlPr>
                      <w:del w:id="564" w:author="Joseph Stinziano" w:date="2020-03-25T11:58:00Z">
                        <w:rPr>
                          <w:rFonts w:ascii="Cambria Math" w:hAnsi="Cambria Math" w:cstheme="minorHAnsi"/>
                          <w:i/>
                          <w:sz w:val="24"/>
                          <w:szCs w:val="24"/>
                          <w:lang w:val="en-CA"/>
                        </w:rPr>
                      </w:del>
                    </m:ctrlPr>
                  </m:fPr>
                  <m:num>
                    <m:sSub>
                      <m:sSubPr>
                        <m:ctrlPr>
                          <w:del w:id="565" w:author="Joseph Stinziano" w:date="2020-03-25T11:58:00Z">
                            <w:rPr>
                              <w:rFonts w:ascii="Cambria Math" w:hAnsi="Cambria Math" w:cstheme="minorHAnsi"/>
                              <w:i/>
                              <w:sz w:val="24"/>
                              <w:szCs w:val="24"/>
                              <w:lang w:val="en-CA"/>
                            </w:rPr>
                          </w:del>
                        </m:ctrlPr>
                      </m:sSubPr>
                      <m:e>
                        <m:r>
                          <w:del w:id="566" w:author="Joseph Stinziano" w:date="2020-03-25T11:58:00Z">
                            <w:rPr>
                              <w:rFonts w:ascii="Cambria Math" w:hAnsi="Cambria Math" w:cstheme="minorHAnsi"/>
                              <w:sz w:val="24"/>
                              <w:szCs w:val="24"/>
                              <w:lang w:val="en-CA"/>
                            </w:rPr>
                            <m:t>E</m:t>
                          </w:del>
                        </m:r>
                      </m:e>
                      <m:sub>
                        <m:r>
                          <w:del w:id="567" w:author="Joseph Stinziano" w:date="2020-03-25T11:58:00Z">
                            <w:rPr>
                              <w:rFonts w:ascii="Cambria Math" w:hAnsi="Cambria Math" w:cstheme="minorHAnsi"/>
                              <w:sz w:val="24"/>
                              <w:szCs w:val="24"/>
                              <w:lang w:val="en-CA"/>
                            </w:rPr>
                            <m:t>a</m:t>
                          </w:del>
                        </m:r>
                      </m:sub>
                    </m:sSub>
                    <m:r>
                      <w:del w:id="568" w:author="Joseph Stinziano" w:date="2020-03-25T11:58:00Z">
                        <w:rPr>
                          <w:rFonts w:ascii="Cambria Math" w:hAnsi="Cambria Math" w:cstheme="minorHAnsi"/>
                          <w:sz w:val="24"/>
                          <w:szCs w:val="24"/>
                          <w:lang w:val="en-CA"/>
                        </w:rPr>
                        <m:t>(T-298.15)</m:t>
                      </w:del>
                    </m:r>
                  </m:num>
                  <m:den>
                    <m:r>
                      <w:del w:id="569" w:author="Joseph Stinziano" w:date="2020-03-25T11:58:00Z">
                        <w:rPr>
                          <w:rFonts w:ascii="Cambria Math" w:hAnsi="Cambria Math" w:cstheme="minorHAnsi"/>
                          <w:sz w:val="24"/>
                          <w:szCs w:val="24"/>
                          <w:lang w:val="en-CA"/>
                        </w:rPr>
                        <m:t>RT298.15</m:t>
                      </w:del>
                    </m:r>
                  </m:den>
                </m:f>
              </m:e>
            </m:d>
          </m:sup>
        </m:sSup>
        <m:d>
          <m:dPr>
            <m:begChr m:val="["/>
            <m:endChr m:val="]"/>
            <m:ctrlPr>
              <w:del w:id="570" w:author="Joseph Stinziano" w:date="2020-03-25T11:58:00Z">
                <w:rPr>
                  <w:rFonts w:ascii="Cambria Math" w:hAnsi="Cambria Math" w:cstheme="minorHAnsi"/>
                  <w:i/>
                  <w:sz w:val="24"/>
                  <w:szCs w:val="24"/>
                  <w:lang w:val="en-CA"/>
                </w:rPr>
              </w:del>
            </m:ctrlPr>
          </m:dPr>
          <m:e>
            <m:f>
              <m:fPr>
                <m:ctrlPr>
                  <w:del w:id="571" w:author="Joseph Stinziano" w:date="2020-03-25T11:58:00Z">
                    <w:rPr>
                      <w:rFonts w:ascii="Cambria Math" w:hAnsi="Cambria Math" w:cstheme="minorHAnsi"/>
                      <w:i/>
                      <w:sz w:val="24"/>
                      <w:szCs w:val="24"/>
                      <w:lang w:val="en-CA"/>
                    </w:rPr>
                  </w:del>
                </m:ctrlPr>
              </m:fPr>
              <m:num>
                <m:r>
                  <w:del w:id="572" w:author="Joseph Stinziano" w:date="2020-03-25T11:58:00Z">
                    <w:rPr>
                      <w:rFonts w:ascii="Cambria Math" w:hAnsi="Cambria Math" w:cstheme="minorHAnsi"/>
                      <w:sz w:val="24"/>
                      <w:szCs w:val="24"/>
                      <w:lang w:val="en-CA"/>
                    </w:rPr>
                    <m:t>1+</m:t>
                  </w:del>
                </m:r>
                <m:sSup>
                  <m:sSupPr>
                    <m:ctrlPr>
                      <w:del w:id="573" w:author="Joseph Stinziano" w:date="2020-03-25T11:58:00Z">
                        <w:rPr>
                          <w:rFonts w:ascii="Cambria Math" w:hAnsi="Cambria Math" w:cstheme="minorHAnsi"/>
                          <w:i/>
                          <w:sz w:val="24"/>
                          <w:szCs w:val="24"/>
                          <w:lang w:val="en-CA"/>
                        </w:rPr>
                      </w:del>
                    </m:ctrlPr>
                  </m:sSupPr>
                  <m:e>
                    <m:r>
                      <w:del w:id="574" w:author="Joseph Stinziano" w:date="2020-03-25T11:58:00Z">
                        <w:rPr>
                          <w:rFonts w:ascii="Cambria Math" w:hAnsi="Cambria Math" w:cstheme="minorHAnsi"/>
                          <w:sz w:val="24"/>
                          <w:szCs w:val="24"/>
                          <w:lang w:val="en-CA"/>
                        </w:rPr>
                        <m:t>e</m:t>
                      </w:del>
                    </m:r>
                  </m:e>
                  <m:sup>
                    <m:f>
                      <m:fPr>
                        <m:ctrlPr>
                          <w:del w:id="575" w:author="Joseph Stinziano" w:date="2020-03-25T11:58:00Z">
                            <w:rPr>
                              <w:rFonts w:ascii="Cambria Math" w:hAnsi="Cambria Math" w:cstheme="minorHAnsi"/>
                              <w:i/>
                              <w:sz w:val="24"/>
                              <w:szCs w:val="24"/>
                              <w:lang w:val="en-CA"/>
                            </w:rPr>
                          </w:del>
                        </m:ctrlPr>
                      </m:fPr>
                      <m:num>
                        <m:r>
                          <w:del w:id="576" w:author="Joseph Stinziano" w:date="2020-03-25T11:58:00Z">
                            <w:rPr>
                              <w:rFonts w:ascii="Cambria Math" w:hAnsi="Cambria Math" w:cstheme="minorHAnsi"/>
                              <w:sz w:val="24"/>
                              <w:szCs w:val="24"/>
                              <w:lang w:val="en-CA"/>
                            </w:rPr>
                            <m:t>298.15ΔS-</m:t>
                          </w:del>
                        </m:r>
                        <m:sSub>
                          <m:sSubPr>
                            <m:ctrlPr>
                              <w:del w:id="577" w:author="Joseph Stinziano" w:date="2020-03-25T11:58:00Z">
                                <w:rPr>
                                  <w:rFonts w:ascii="Cambria Math" w:hAnsi="Cambria Math" w:cstheme="minorHAnsi"/>
                                  <w:i/>
                                  <w:sz w:val="24"/>
                                  <w:szCs w:val="24"/>
                                  <w:lang w:val="en-CA"/>
                                </w:rPr>
                              </w:del>
                            </m:ctrlPr>
                          </m:sSubPr>
                          <m:e>
                            <m:r>
                              <w:del w:id="578" w:author="Joseph Stinziano" w:date="2020-03-25T11:58:00Z">
                                <w:rPr>
                                  <w:rFonts w:ascii="Cambria Math" w:hAnsi="Cambria Math" w:cstheme="minorHAnsi"/>
                                  <w:sz w:val="24"/>
                                  <w:szCs w:val="24"/>
                                  <w:lang w:val="en-CA"/>
                                </w:rPr>
                                <m:t>H</m:t>
                              </w:del>
                            </m:r>
                          </m:e>
                          <m:sub>
                            <m:r>
                              <w:del w:id="579" w:author="Joseph Stinziano" w:date="2020-03-25T11:58:00Z">
                                <w:rPr>
                                  <w:rFonts w:ascii="Cambria Math" w:hAnsi="Cambria Math" w:cstheme="minorHAnsi"/>
                                  <w:sz w:val="24"/>
                                  <w:szCs w:val="24"/>
                                  <w:lang w:val="en-CA"/>
                                </w:rPr>
                                <m:t>d</m:t>
                              </w:del>
                            </m:r>
                          </m:sub>
                        </m:sSub>
                      </m:num>
                      <m:den>
                        <m:r>
                          <w:del w:id="580" w:author="Joseph Stinziano" w:date="2020-03-25T11:58:00Z">
                            <w:rPr>
                              <w:rFonts w:ascii="Cambria Math" w:hAnsi="Cambria Math" w:cstheme="minorHAnsi"/>
                              <w:sz w:val="24"/>
                              <w:szCs w:val="24"/>
                              <w:lang w:val="en-CA"/>
                            </w:rPr>
                            <m:t>298.15R</m:t>
                          </w:del>
                        </m:r>
                      </m:den>
                    </m:f>
                  </m:sup>
                </m:sSup>
              </m:num>
              <m:den>
                <m:r>
                  <w:del w:id="581" w:author="Joseph Stinziano" w:date="2020-03-25T11:58:00Z">
                    <w:rPr>
                      <w:rFonts w:ascii="Cambria Math" w:hAnsi="Cambria Math" w:cstheme="minorHAnsi"/>
                      <w:sz w:val="24"/>
                      <w:szCs w:val="24"/>
                      <w:lang w:val="en-CA"/>
                    </w:rPr>
                    <m:t>1+</m:t>
                  </w:del>
                </m:r>
                <m:sSup>
                  <m:sSupPr>
                    <m:ctrlPr>
                      <w:del w:id="582" w:author="Joseph Stinziano" w:date="2020-03-25T11:58:00Z">
                        <w:rPr>
                          <w:rFonts w:ascii="Cambria Math" w:hAnsi="Cambria Math" w:cstheme="minorHAnsi"/>
                          <w:i/>
                          <w:sz w:val="24"/>
                          <w:szCs w:val="24"/>
                          <w:lang w:val="en-CA"/>
                        </w:rPr>
                      </w:del>
                    </m:ctrlPr>
                  </m:sSupPr>
                  <m:e>
                    <m:r>
                      <w:del w:id="583" w:author="Joseph Stinziano" w:date="2020-03-25T11:58:00Z">
                        <w:rPr>
                          <w:rFonts w:ascii="Cambria Math" w:hAnsi="Cambria Math" w:cstheme="minorHAnsi"/>
                          <w:sz w:val="24"/>
                          <w:szCs w:val="24"/>
                          <w:lang w:val="en-CA"/>
                        </w:rPr>
                        <m:t>e</m:t>
                      </w:del>
                    </m:r>
                  </m:e>
                  <m:sup>
                    <m:f>
                      <m:fPr>
                        <m:ctrlPr>
                          <w:del w:id="584" w:author="Joseph Stinziano" w:date="2020-03-25T11:58:00Z">
                            <w:rPr>
                              <w:rFonts w:ascii="Cambria Math" w:hAnsi="Cambria Math" w:cstheme="minorHAnsi"/>
                              <w:i/>
                              <w:sz w:val="24"/>
                              <w:szCs w:val="24"/>
                              <w:lang w:val="en-CA"/>
                            </w:rPr>
                          </w:del>
                        </m:ctrlPr>
                      </m:fPr>
                      <m:num>
                        <m:r>
                          <w:del w:id="585" w:author="Joseph Stinziano" w:date="2020-03-25T11:58:00Z">
                            <w:rPr>
                              <w:rFonts w:ascii="Cambria Math" w:hAnsi="Cambria Math" w:cstheme="minorHAnsi"/>
                              <w:sz w:val="24"/>
                              <w:szCs w:val="24"/>
                              <w:lang w:val="en-CA"/>
                            </w:rPr>
                            <m:t>TΔS-</m:t>
                          </w:del>
                        </m:r>
                        <m:sSub>
                          <m:sSubPr>
                            <m:ctrlPr>
                              <w:del w:id="586" w:author="Joseph Stinziano" w:date="2020-03-25T11:58:00Z">
                                <w:rPr>
                                  <w:rFonts w:ascii="Cambria Math" w:hAnsi="Cambria Math" w:cstheme="minorHAnsi"/>
                                  <w:i/>
                                  <w:sz w:val="24"/>
                                  <w:szCs w:val="24"/>
                                  <w:lang w:val="en-CA"/>
                                </w:rPr>
                              </w:del>
                            </m:ctrlPr>
                          </m:sSubPr>
                          <m:e>
                            <m:r>
                              <w:del w:id="587" w:author="Joseph Stinziano" w:date="2020-03-25T11:58:00Z">
                                <w:rPr>
                                  <w:rFonts w:ascii="Cambria Math" w:hAnsi="Cambria Math" w:cstheme="minorHAnsi"/>
                                  <w:sz w:val="24"/>
                                  <w:szCs w:val="24"/>
                                  <w:lang w:val="en-CA"/>
                                </w:rPr>
                                <m:t>H</m:t>
                              </w:del>
                            </m:r>
                          </m:e>
                          <m:sub>
                            <m:r>
                              <w:del w:id="588" w:author="Joseph Stinziano" w:date="2020-03-25T11:58:00Z">
                                <w:rPr>
                                  <w:rFonts w:ascii="Cambria Math" w:hAnsi="Cambria Math" w:cstheme="minorHAnsi"/>
                                  <w:sz w:val="24"/>
                                  <w:szCs w:val="24"/>
                                  <w:lang w:val="en-CA"/>
                                </w:rPr>
                                <m:t>d</m:t>
                              </w:del>
                            </m:r>
                          </m:sub>
                        </m:sSub>
                      </m:num>
                      <m:den>
                        <m:r>
                          <w:del w:id="589" w:author="Joseph Stinziano" w:date="2020-03-25T11:58:00Z">
                            <w:rPr>
                              <w:rFonts w:ascii="Cambria Math" w:hAnsi="Cambria Math" w:cstheme="minorHAnsi"/>
                              <w:sz w:val="24"/>
                              <w:szCs w:val="24"/>
                              <w:lang w:val="en-CA"/>
                            </w:rPr>
                            <m:t>TR</m:t>
                          </w:del>
                        </m:r>
                      </m:den>
                    </m:f>
                  </m:sup>
                </m:sSup>
              </m:den>
            </m:f>
          </m:e>
        </m:d>
        <m:func>
          <m:funcPr>
            <m:ctrlPr>
              <w:ins w:id="590" w:author="Joseph Stinziano" w:date="2020-03-25T11:57:00Z">
                <w:rPr>
                  <w:rFonts w:ascii="Cambria Math" w:hAnsi="Cambria Math" w:cstheme="minorHAnsi"/>
                  <w:i/>
                  <w:sz w:val="24"/>
                  <w:szCs w:val="24"/>
                  <w:lang w:val="en-CA"/>
                </w:rPr>
              </w:ins>
            </m:ctrlPr>
          </m:funcPr>
          <m:fName>
            <m:r>
              <w:ins w:id="591" w:author="Joseph Stinziano" w:date="2020-03-25T11:57:00Z">
                <m:rPr>
                  <m:sty m:val="p"/>
                </m:rPr>
                <w:rPr>
                  <w:rFonts w:ascii="Cambria Math" w:hAnsi="Cambria Math" w:cstheme="minorHAnsi"/>
                  <w:sz w:val="24"/>
                  <w:szCs w:val="24"/>
                  <w:lang w:val="en-CA"/>
                </w:rPr>
                <m:t>exp</m:t>
              </w:ins>
            </m:r>
          </m:fName>
          <m:e>
            <m:d>
              <m:dPr>
                <m:ctrlPr>
                  <w:ins w:id="592" w:author="Joseph Stinziano" w:date="2020-03-25T11:57:00Z">
                    <w:rPr>
                      <w:rFonts w:ascii="Cambria Math" w:hAnsi="Cambria Math" w:cstheme="minorHAnsi"/>
                      <w:i/>
                      <w:sz w:val="24"/>
                      <w:szCs w:val="24"/>
                      <w:lang w:val="en-CA"/>
                    </w:rPr>
                  </w:ins>
                </m:ctrlPr>
              </m:dPr>
              <m:e>
                <m:f>
                  <m:fPr>
                    <m:ctrlPr>
                      <w:ins w:id="593" w:author="Joseph Stinziano" w:date="2020-03-25T11:57:00Z">
                        <w:rPr>
                          <w:rFonts w:ascii="Cambria Math" w:hAnsi="Cambria Math" w:cstheme="minorHAnsi"/>
                          <w:i/>
                          <w:sz w:val="24"/>
                          <w:szCs w:val="24"/>
                          <w:lang w:val="en-CA"/>
                        </w:rPr>
                      </w:ins>
                    </m:ctrlPr>
                  </m:fPr>
                  <m:num>
                    <m:sSub>
                      <m:sSubPr>
                        <m:ctrlPr>
                          <w:ins w:id="594" w:author="Joseph Stinziano" w:date="2020-03-25T11:57:00Z">
                            <w:rPr>
                              <w:rFonts w:ascii="Cambria Math" w:hAnsi="Cambria Math" w:cstheme="minorHAnsi"/>
                              <w:i/>
                              <w:sz w:val="24"/>
                              <w:szCs w:val="24"/>
                              <w:lang w:val="en-CA"/>
                            </w:rPr>
                          </w:ins>
                        </m:ctrlPr>
                      </m:sSubPr>
                      <m:e>
                        <m:r>
                          <w:ins w:id="595" w:author="Joseph Stinziano" w:date="2020-03-25T11:57:00Z">
                            <w:rPr>
                              <w:rFonts w:ascii="Cambria Math" w:hAnsi="Cambria Math" w:cstheme="minorHAnsi"/>
                              <w:sz w:val="24"/>
                              <w:szCs w:val="24"/>
                              <w:lang w:val="en-CA"/>
                            </w:rPr>
                            <m:t>E</m:t>
                          </w:ins>
                        </m:r>
                      </m:e>
                      <m:sub>
                        <m:r>
                          <w:ins w:id="596" w:author="Joseph Stinziano" w:date="2020-03-25T11:57:00Z">
                            <w:rPr>
                              <w:rFonts w:ascii="Cambria Math" w:hAnsi="Cambria Math" w:cstheme="minorHAnsi"/>
                              <w:sz w:val="24"/>
                              <w:szCs w:val="24"/>
                              <w:lang w:val="en-CA"/>
                            </w:rPr>
                            <m:t>a</m:t>
                          </w:ins>
                        </m:r>
                      </m:sub>
                    </m:sSub>
                    <m:r>
                      <w:ins w:id="597" w:author="Joseph Stinziano" w:date="2020-03-25T11:57:00Z">
                        <w:rPr>
                          <w:rFonts w:ascii="Cambria Math" w:hAnsi="Cambria Math" w:cstheme="minorHAnsi"/>
                          <w:sz w:val="24"/>
                          <w:szCs w:val="24"/>
                          <w:lang w:val="en-CA"/>
                        </w:rPr>
                        <m:t>(T-298.15)</m:t>
                      </w:ins>
                    </m:r>
                  </m:num>
                  <m:den>
                    <m:r>
                      <w:ins w:id="598" w:author="Joseph Stinziano" w:date="2020-03-25T11:57:00Z">
                        <w:rPr>
                          <w:rFonts w:ascii="Cambria Math" w:hAnsi="Cambria Math" w:cstheme="minorHAnsi"/>
                          <w:sz w:val="24"/>
                          <w:szCs w:val="24"/>
                          <w:lang w:val="en-CA"/>
                        </w:rPr>
                        <m:t>RT298.15</m:t>
                      </w:ins>
                    </m:r>
                  </m:den>
                </m:f>
              </m:e>
            </m:d>
          </m:e>
        </m:func>
        <m:d>
          <m:dPr>
            <m:begChr m:val="["/>
            <m:endChr m:val="]"/>
            <m:ctrlPr>
              <w:ins w:id="599" w:author="Joseph Stinziano" w:date="2020-03-25T11:57:00Z">
                <w:rPr>
                  <w:rFonts w:ascii="Cambria Math" w:hAnsi="Cambria Math" w:cstheme="minorHAnsi"/>
                  <w:i/>
                  <w:sz w:val="24"/>
                  <w:szCs w:val="24"/>
                  <w:lang w:val="en-CA"/>
                </w:rPr>
              </w:ins>
            </m:ctrlPr>
          </m:dPr>
          <m:e>
            <m:f>
              <m:fPr>
                <m:ctrlPr>
                  <w:ins w:id="600" w:author="Joseph Stinziano" w:date="2020-03-25T11:57:00Z">
                    <w:rPr>
                      <w:rFonts w:ascii="Cambria Math" w:hAnsi="Cambria Math" w:cstheme="minorHAnsi"/>
                      <w:i/>
                      <w:sz w:val="24"/>
                      <w:szCs w:val="24"/>
                      <w:lang w:val="en-CA"/>
                    </w:rPr>
                  </w:ins>
                </m:ctrlPr>
              </m:fPr>
              <m:num>
                <m:r>
                  <w:ins w:id="601" w:author="Joseph Stinziano" w:date="2020-03-25T11:57:00Z">
                    <w:rPr>
                      <w:rFonts w:ascii="Cambria Math" w:hAnsi="Cambria Math" w:cstheme="minorHAnsi"/>
                      <w:sz w:val="24"/>
                      <w:szCs w:val="24"/>
                      <w:lang w:val="en-CA"/>
                    </w:rPr>
                    <m:t>1+</m:t>
                  </w:ins>
                </m:r>
                <m:func>
                  <m:funcPr>
                    <m:ctrlPr>
                      <w:ins w:id="602" w:author="Joseph Stinziano" w:date="2020-03-25T11:57:00Z">
                        <w:rPr>
                          <w:rFonts w:ascii="Cambria Math" w:hAnsi="Cambria Math" w:cstheme="minorHAnsi"/>
                          <w:i/>
                          <w:sz w:val="24"/>
                          <w:szCs w:val="24"/>
                          <w:lang w:val="en-CA"/>
                        </w:rPr>
                      </w:ins>
                    </m:ctrlPr>
                  </m:funcPr>
                  <m:fName>
                    <m:r>
                      <w:ins w:id="603" w:author="Joseph Stinziano" w:date="2020-03-25T11:57:00Z">
                        <m:rPr>
                          <m:sty m:val="p"/>
                        </m:rPr>
                        <w:rPr>
                          <w:rFonts w:ascii="Cambria Math" w:hAnsi="Cambria Math" w:cstheme="minorHAnsi"/>
                          <w:sz w:val="24"/>
                          <w:szCs w:val="24"/>
                          <w:lang w:val="en-CA"/>
                        </w:rPr>
                        <m:t>exp</m:t>
                      </w:ins>
                    </m:r>
                  </m:fName>
                  <m:e>
                    <m:d>
                      <m:dPr>
                        <m:ctrlPr>
                          <w:ins w:id="604" w:author="Joseph Stinziano" w:date="2020-03-25T11:57:00Z">
                            <w:rPr>
                              <w:rFonts w:ascii="Cambria Math" w:hAnsi="Cambria Math" w:cstheme="minorHAnsi"/>
                              <w:i/>
                              <w:sz w:val="24"/>
                              <w:szCs w:val="24"/>
                              <w:lang w:val="en-CA"/>
                            </w:rPr>
                          </w:ins>
                        </m:ctrlPr>
                      </m:dPr>
                      <m:e>
                        <m:f>
                          <m:fPr>
                            <m:ctrlPr>
                              <w:ins w:id="605" w:author="Joseph Stinziano" w:date="2020-03-25T11:57:00Z">
                                <w:rPr>
                                  <w:rFonts w:ascii="Cambria Math" w:hAnsi="Cambria Math" w:cstheme="minorHAnsi"/>
                                  <w:i/>
                                  <w:sz w:val="24"/>
                                  <w:szCs w:val="24"/>
                                  <w:lang w:val="en-CA"/>
                                </w:rPr>
                              </w:ins>
                            </m:ctrlPr>
                          </m:fPr>
                          <m:num>
                            <m:r>
                              <w:ins w:id="606" w:author="Joseph Stinziano" w:date="2020-03-25T11:57:00Z">
                                <w:rPr>
                                  <w:rFonts w:ascii="Cambria Math" w:hAnsi="Cambria Math" w:cstheme="minorHAnsi"/>
                                  <w:sz w:val="24"/>
                                  <w:szCs w:val="24"/>
                                  <w:lang w:val="en-CA"/>
                                </w:rPr>
                                <m:t>298.15ΔS-</m:t>
                              </w:ins>
                            </m:r>
                            <m:sSub>
                              <m:sSubPr>
                                <m:ctrlPr>
                                  <w:ins w:id="607" w:author="Joseph Stinziano" w:date="2020-03-25T11:57:00Z">
                                    <w:rPr>
                                      <w:rFonts w:ascii="Cambria Math" w:hAnsi="Cambria Math" w:cstheme="minorHAnsi"/>
                                      <w:i/>
                                      <w:sz w:val="24"/>
                                      <w:szCs w:val="24"/>
                                      <w:lang w:val="en-CA"/>
                                    </w:rPr>
                                  </w:ins>
                                </m:ctrlPr>
                              </m:sSubPr>
                              <m:e>
                                <m:r>
                                  <w:ins w:id="608" w:author="Joseph Stinziano" w:date="2020-03-25T11:57:00Z">
                                    <w:rPr>
                                      <w:rFonts w:ascii="Cambria Math" w:hAnsi="Cambria Math" w:cstheme="minorHAnsi"/>
                                      <w:sz w:val="24"/>
                                      <w:szCs w:val="24"/>
                                      <w:lang w:val="en-CA"/>
                                    </w:rPr>
                                    <m:t>H</m:t>
                                  </w:ins>
                                </m:r>
                              </m:e>
                              <m:sub>
                                <m:r>
                                  <w:ins w:id="609" w:author="Joseph Stinziano" w:date="2020-03-25T11:57:00Z">
                                    <w:rPr>
                                      <w:rFonts w:ascii="Cambria Math" w:hAnsi="Cambria Math" w:cstheme="minorHAnsi"/>
                                      <w:sz w:val="24"/>
                                      <w:szCs w:val="24"/>
                                      <w:lang w:val="en-CA"/>
                                    </w:rPr>
                                    <m:t>d</m:t>
                                  </w:ins>
                                </m:r>
                              </m:sub>
                            </m:sSub>
                          </m:num>
                          <m:den>
                            <m:r>
                              <w:ins w:id="610" w:author="Joseph Stinziano" w:date="2020-03-25T11:57:00Z">
                                <w:rPr>
                                  <w:rFonts w:ascii="Cambria Math" w:hAnsi="Cambria Math" w:cstheme="minorHAnsi"/>
                                  <w:sz w:val="24"/>
                                  <w:szCs w:val="24"/>
                                  <w:lang w:val="en-CA"/>
                                </w:rPr>
                                <m:t>298.15R</m:t>
                              </w:ins>
                            </m:r>
                          </m:den>
                        </m:f>
                      </m:e>
                    </m:d>
                  </m:e>
                </m:func>
              </m:num>
              <m:den>
                <m:r>
                  <w:ins w:id="611" w:author="Joseph Stinziano" w:date="2020-03-25T11:57:00Z">
                    <w:rPr>
                      <w:rFonts w:ascii="Cambria Math" w:hAnsi="Cambria Math" w:cstheme="minorHAnsi"/>
                      <w:sz w:val="24"/>
                      <w:szCs w:val="24"/>
                      <w:lang w:val="en-CA"/>
                    </w:rPr>
                    <m:t>1+</m:t>
                  </w:ins>
                </m:r>
                <m:func>
                  <m:funcPr>
                    <m:ctrlPr>
                      <w:ins w:id="612" w:author="Joseph Stinziano" w:date="2020-03-25T11:57:00Z">
                        <w:rPr>
                          <w:rFonts w:ascii="Cambria Math" w:hAnsi="Cambria Math" w:cstheme="minorHAnsi"/>
                          <w:i/>
                          <w:sz w:val="24"/>
                          <w:szCs w:val="24"/>
                          <w:lang w:val="en-CA"/>
                        </w:rPr>
                      </w:ins>
                    </m:ctrlPr>
                  </m:funcPr>
                  <m:fName>
                    <m:r>
                      <w:ins w:id="613" w:author="Joseph Stinziano" w:date="2020-03-25T11:57:00Z">
                        <m:rPr>
                          <m:sty m:val="p"/>
                        </m:rPr>
                        <w:rPr>
                          <w:rFonts w:ascii="Cambria Math" w:hAnsi="Cambria Math" w:cstheme="minorHAnsi"/>
                          <w:sz w:val="24"/>
                          <w:szCs w:val="24"/>
                          <w:lang w:val="en-CA"/>
                        </w:rPr>
                        <m:t>exp</m:t>
                      </w:ins>
                    </m:r>
                  </m:fName>
                  <m:e>
                    <m:d>
                      <m:dPr>
                        <m:ctrlPr>
                          <w:ins w:id="614" w:author="Joseph Stinziano" w:date="2020-03-25T11:57:00Z">
                            <w:rPr>
                              <w:rFonts w:ascii="Cambria Math" w:hAnsi="Cambria Math" w:cstheme="minorHAnsi"/>
                              <w:i/>
                              <w:sz w:val="24"/>
                              <w:szCs w:val="24"/>
                              <w:lang w:val="en-CA"/>
                            </w:rPr>
                          </w:ins>
                        </m:ctrlPr>
                      </m:dPr>
                      <m:e>
                        <m:f>
                          <m:fPr>
                            <m:ctrlPr>
                              <w:ins w:id="615" w:author="Joseph Stinziano" w:date="2020-03-25T11:57:00Z">
                                <w:rPr>
                                  <w:rFonts w:ascii="Cambria Math" w:hAnsi="Cambria Math" w:cstheme="minorHAnsi"/>
                                  <w:i/>
                                  <w:sz w:val="24"/>
                                  <w:szCs w:val="24"/>
                                  <w:lang w:val="en-CA"/>
                                </w:rPr>
                              </w:ins>
                            </m:ctrlPr>
                          </m:fPr>
                          <m:num>
                            <m:r>
                              <w:ins w:id="616" w:author="Joseph Stinziano" w:date="2020-03-25T11:57:00Z">
                                <w:rPr>
                                  <w:rFonts w:ascii="Cambria Math" w:hAnsi="Cambria Math" w:cstheme="minorHAnsi"/>
                                  <w:sz w:val="24"/>
                                  <w:szCs w:val="24"/>
                                  <w:lang w:val="en-CA"/>
                                </w:rPr>
                                <m:t>TΔS-</m:t>
                              </w:ins>
                            </m:r>
                            <m:sSub>
                              <m:sSubPr>
                                <m:ctrlPr>
                                  <w:ins w:id="617" w:author="Joseph Stinziano" w:date="2020-03-25T11:57:00Z">
                                    <w:rPr>
                                      <w:rFonts w:ascii="Cambria Math" w:hAnsi="Cambria Math" w:cstheme="minorHAnsi"/>
                                      <w:i/>
                                      <w:sz w:val="24"/>
                                      <w:szCs w:val="24"/>
                                      <w:lang w:val="en-CA"/>
                                    </w:rPr>
                                  </w:ins>
                                </m:ctrlPr>
                              </m:sSubPr>
                              <m:e>
                                <m:r>
                                  <w:ins w:id="618" w:author="Joseph Stinziano" w:date="2020-03-25T11:57:00Z">
                                    <w:rPr>
                                      <w:rFonts w:ascii="Cambria Math" w:hAnsi="Cambria Math" w:cstheme="minorHAnsi"/>
                                      <w:sz w:val="24"/>
                                      <w:szCs w:val="24"/>
                                      <w:lang w:val="en-CA"/>
                                    </w:rPr>
                                    <m:t>H</m:t>
                                  </w:ins>
                                </m:r>
                              </m:e>
                              <m:sub>
                                <m:r>
                                  <w:ins w:id="619" w:author="Joseph Stinziano" w:date="2020-03-25T11:57:00Z">
                                    <w:rPr>
                                      <w:rFonts w:ascii="Cambria Math" w:hAnsi="Cambria Math" w:cstheme="minorHAnsi"/>
                                      <w:sz w:val="24"/>
                                      <w:szCs w:val="24"/>
                                      <w:lang w:val="en-CA"/>
                                    </w:rPr>
                                    <m:t>d</m:t>
                                  </w:ins>
                                </m:r>
                              </m:sub>
                            </m:sSub>
                          </m:num>
                          <m:den>
                            <m:r>
                              <w:ins w:id="620" w:author="Joseph Stinziano" w:date="2020-03-25T11:57: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15275BBE" w:rsidR="004512A9" w:rsidRPr="005C3801" w:rsidDel="00F14A5C" w:rsidRDefault="00C13A0E" w:rsidP="00F14A5C">
      <w:pPr>
        <w:spacing w:after="0" w:line="360" w:lineRule="auto"/>
        <w:rPr>
          <w:del w:id="621" w:author="Joseph Stinziano" w:date="2020-03-26T08:47:00Z"/>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ins w:id="622" w:author="Joseph Stinziano" w:date="2020-03-26T08:51:00Z">
        <w:r w:rsidR="00C13563">
          <w:rPr>
            <w:rFonts w:eastAsiaTheme="minorEastAsia" w:cstheme="minorHAnsi"/>
            <w:sz w:val="24"/>
            <w:szCs w:val="24"/>
            <w:lang w:val="en-CA"/>
          </w:rPr>
          <w:t xml:space="preserve"> There are several alternative expressions of Equation </w:t>
        </w:r>
      </w:ins>
      <w:ins w:id="623" w:author="Joseph Stinziano" w:date="2020-03-26T08:52:00Z">
        <w:r w:rsidR="00C13563">
          <w:rPr>
            <w:rFonts w:eastAsiaTheme="minorEastAsia" w:cstheme="minorHAnsi"/>
            <w:sz w:val="24"/>
            <w:szCs w:val="24"/>
            <w:lang w:val="en-CA"/>
          </w:rPr>
          <w:t>4 (e.g. Harley et al., 1986; Harley et al., 1992; Harley &amp; Baldocchi, 1995; Lloyd, 1995), h</w:t>
        </w:r>
      </w:ins>
      <w:ins w:id="624" w:author="Joseph Stinziano" w:date="2020-03-26T08:53:00Z">
        <w:r w:rsidR="00C13563">
          <w:rPr>
            <w:rFonts w:eastAsiaTheme="minorEastAsia" w:cstheme="minorHAnsi"/>
            <w:sz w:val="24"/>
            <w:szCs w:val="24"/>
            <w:lang w:val="en-CA"/>
          </w:rPr>
          <w:t xml:space="preserve">owever when relativized to a common temperature, the </w:t>
        </w:r>
      </w:ins>
      <w:r w:rsidR="002C483E" w:rsidRPr="005C3801">
        <w:rPr>
          <w:rFonts w:eastAsiaTheme="minorEastAsia" w:cstheme="minorHAnsi"/>
          <w:sz w:val="24"/>
          <w:szCs w:val="24"/>
          <w:lang w:val="en-CA"/>
        </w:rPr>
        <w:t xml:space="preserve"> This introduces multiple systematic errors</w:t>
      </w:r>
      <w:ins w:id="625" w:author="Joseph Stinziano" w:date="2020-03-26T08:44:00Z">
        <w:r w:rsidR="00A90CAB">
          <w:rPr>
            <w:rFonts w:eastAsiaTheme="minorEastAsia" w:cstheme="minorHAnsi"/>
            <w:sz w:val="24"/>
            <w:szCs w:val="24"/>
            <w:lang w:val="en-CA"/>
          </w:rPr>
          <w:t xml:space="preserve">. First, </w:t>
        </w:r>
      </w:ins>
      <w:ins w:id="626" w:author="Joseph Stinziano" w:date="2020-03-26T08:45:00Z">
        <w:r w:rsidR="00F14A5C">
          <w:rPr>
            <w:rFonts w:eastAsiaTheme="minorEastAsia" w:cstheme="minorHAnsi"/>
            <w:sz w:val="24"/>
            <w:szCs w:val="24"/>
            <w:lang w:val="en-CA"/>
          </w:rPr>
          <w:t>errors are introduced into the fitted parameters E</w:t>
        </w:r>
        <w:r w:rsidR="00F14A5C">
          <w:rPr>
            <w:rFonts w:eastAsiaTheme="minorEastAsia" w:cstheme="minorHAnsi"/>
            <w:sz w:val="24"/>
            <w:szCs w:val="24"/>
            <w:vertAlign w:val="subscript"/>
            <w:lang w:val="en-CA"/>
          </w:rPr>
          <w:t>a</w:t>
        </w:r>
        <w:r w:rsidR="00F14A5C">
          <w:rPr>
            <w:rFonts w:eastAsiaTheme="minorEastAsia" w:cstheme="minorHAnsi"/>
            <w:sz w:val="24"/>
            <w:szCs w:val="24"/>
            <w:lang w:val="en-CA"/>
          </w:rPr>
          <w:t>, H</w:t>
        </w:r>
        <w:r w:rsidR="00F14A5C">
          <w:rPr>
            <w:rFonts w:eastAsiaTheme="minorEastAsia" w:cstheme="minorHAnsi"/>
            <w:sz w:val="24"/>
            <w:szCs w:val="24"/>
            <w:vertAlign w:val="subscript"/>
            <w:lang w:val="en-CA"/>
          </w:rPr>
          <w:t>d</w:t>
        </w:r>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ins>
      <w:ins w:id="627" w:author="Joseph Stinziano" w:date="2020-03-26T08:46:00Z">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w:t>
        </w:r>
      </w:ins>
      <w:ins w:id="628" w:author="Joseph Stinziano" w:date="2020-03-26T08:47:00Z">
        <w:r w:rsidR="00F14A5C">
          <w:rPr>
            <w:rFonts w:eastAsiaTheme="minorEastAsia" w:cstheme="minorHAnsi"/>
            <w:sz w:val="24"/>
            <w:szCs w:val="24"/>
            <w:lang w:val="en-CA"/>
          </w:rPr>
          <w:t>quations describing E</w:t>
        </w:r>
        <w:r w:rsidR="00F14A5C">
          <w:rPr>
            <w:rFonts w:eastAsiaTheme="minorEastAsia" w:cstheme="minorHAnsi"/>
            <w:sz w:val="24"/>
            <w:szCs w:val="24"/>
            <w:vertAlign w:val="subscript"/>
            <w:lang w:val="en-CA"/>
          </w:rPr>
          <w:t>a</w:t>
        </w:r>
        <w:r w:rsidR="00F14A5C">
          <w:rPr>
            <w:rFonts w:eastAsiaTheme="minorEastAsia" w:cstheme="minorHAnsi"/>
            <w:sz w:val="24"/>
            <w:szCs w:val="24"/>
            <w:lang w:val="en-CA"/>
          </w:rPr>
          <w:t>, H</w:t>
        </w:r>
        <w:r w:rsidR="00F14A5C">
          <w:rPr>
            <w:rFonts w:eastAsiaTheme="minorEastAsia" w:cstheme="minorHAnsi"/>
            <w:sz w:val="24"/>
            <w:szCs w:val="24"/>
            <w:vertAlign w:val="subscript"/>
            <w:lang w:val="en-CA"/>
          </w:rPr>
          <w:t>d</w:t>
        </w:r>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ins>
      <w:del w:id="629" w:author="Joseph Stinziano" w:date="2020-03-26T08:44:00Z">
        <w:r w:rsidR="002C483E" w:rsidRPr="005C3801" w:rsidDel="00A90CAB">
          <w:rPr>
            <w:rFonts w:eastAsiaTheme="minorEastAsia" w:cstheme="minorHAnsi"/>
            <w:sz w:val="24"/>
            <w:szCs w:val="24"/>
            <w:lang w:val="en-CA"/>
          </w:rPr>
          <w:delText xml:space="preserve">: </w:delText>
        </w:r>
      </w:del>
    </w:p>
    <w:p w14:paraId="267E302B" w14:textId="63931191" w:rsidR="004512A9" w:rsidRPr="005C3801" w:rsidDel="00F14A5C" w:rsidRDefault="002C483E">
      <w:pPr>
        <w:spacing w:after="0" w:line="360" w:lineRule="auto"/>
        <w:rPr>
          <w:del w:id="630" w:author="Joseph Stinziano" w:date="2020-03-26T08:47:00Z"/>
          <w:rFonts w:eastAsiaTheme="minorEastAsia" w:cstheme="minorHAnsi"/>
          <w:sz w:val="24"/>
          <w:szCs w:val="24"/>
          <w:lang w:val="en-CA"/>
        </w:rPr>
        <w:pPrChange w:id="631" w:author="Joseph Stinziano" w:date="2020-03-26T08:47:00Z">
          <w:pPr>
            <w:pStyle w:val="ListParagraph"/>
            <w:numPr>
              <w:numId w:val="2"/>
            </w:numPr>
            <w:spacing w:after="0" w:line="360" w:lineRule="auto"/>
            <w:ind w:hanging="360"/>
          </w:pPr>
        </w:pPrChange>
      </w:pPr>
      <w:commentRangeStart w:id="632"/>
      <w:commentRangeStart w:id="633"/>
      <w:del w:id="634" w:author="Joseph Stinziano" w:date="2020-03-26T08:47:00Z">
        <w:r w:rsidRPr="005C3801" w:rsidDel="00F14A5C">
          <w:rPr>
            <w:rFonts w:eastAsiaTheme="minorEastAsia" w:cstheme="minorHAnsi"/>
            <w:sz w:val="24"/>
            <w:szCs w:val="24"/>
            <w:lang w:val="en-CA"/>
          </w:rPr>
          <w:delText>fitted parameters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xml:space="preserve">, and ΔS; </w:delText>
        </w:r>
      </w:del>
    </w:p>
    <w:p w14:paraId="520ABADC" w14:textId="0D70AB4E" w:rsidR="004512A9" w:rsidRPr="005C3801" w:rsidDel="00F14A5C" w:rsidRDefault="004512A9">
      <w:pPr>
        <w:spacing w:after="0" w:line="360" w:lineRule="auto"/>
        <w:rPr>
          <w:del w:id="635" w:author="Joseph Stinziano" w:date="2020-03-26T08:47:00Z"/>
          <w:rFonts w:eastAsiaTheme="minorEastAsia" w:cstheme="minorHAnsi"/>
          <w:sz w:val="24"/>
          <w:szCs w:val="24"/>
          <w:lang w:val="en-CA"/>
        </w:rPr>
        <w:pPrChange w:id="636" w:author="Joseph Stinziano" w:date="2020-03-26T08:47:00Z">
          <w:pPr>
            <w:pStyle w:val="ListParagraph"/>
            <w:numPr>
              <w:numId w:val="2"/>
            </w:numPr>
            <w:spacing w:after="0" w:line="360" w:lineRule="auto"/>
            <w:ind w:hanging="360"/>
          </w:pPr>
        </w:pPrChange>
      </w:pPr>
      <w:del w:id="637" w:author="Joseph Stinziano" w:date="2020-03-26T08:47:00Z">
        <w:r w:rsidRPr="005C3801" w:rsidDel="00F14A5C">
          <w:rPr>
            <w:rFonts w:eastAsiaTheme="minorEastAsia" w:cstheme="minorHAnsi"/>
            <w:sz w:val="24"/>
            <w:szCs w:val="24"/>
            <w:lang w:val="en-CA"/>
          </w:rPr>
          <w:delText xml:space="preserve">scaling the rate variable using the wrong equation; </w:delText>
        </w:r>
      </w:del>
    </w:p>
    <w:p w14:paraId="00AF7094" w14:textId="7DF41278" w:rsidR="00C13A0E" w:rsidRPr="005C3801" w:rsidRDefault="004512A9">
      <w:pPr>
        <w:spacing w:after="0" w:line="360" w:lineRule="auto"/>
        <w:rPr>
          <w:rFonts w:eastAsiaTheme="minorEastAsia" w:cstheme="minorHAnsi"/>
          <w:sz w:val="24"/>
          <w:szCs w:val="24"/>
          <w:lang w:val="en-CA"/>
        </w:rPr>
        <w:pPrChange w:id="638" w:author="Joseph Stinziano" w:date="2020-03-26T08:47:00Z">
          <w:pPr>
            <w:pStyle w:val="ListParagraph"/>
            <w:numPr>
              <w:numId w:val="2"/>
            </w:numPr>
            <w:spacing w:after="0" w:line="360" w:lineRule="auto"/>
            <w:ind w:hanging="360"/>
          </w:pPr>
        </w:pPrChange>
      </w:pPr>
      <w:del w:id="639" w:author="Joseph Stinziano" w:date="2020-03-26T08:47:00Z">
        <w:r w:rsidRPr="005C3801" w:rsidDel="00F14A5C">
          <w:rPr>
            <w:rFonts w:eastAsiaTheme="minorEastAsia" w:cstheme="minorHAnsi"/>
            <w:sz w:val="24"/>
            <w:szCs w:val="24"/>
            <w:lang w:val="en-CA"/>
          </w:rPr>
          <w:delText>acclimation of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and/or ΔS as errors due to 1) at each acclimation temperature.</w:delText>
        </w:r>
        <w:commentRangeEnd w:id="632"/>
        <w:r w:rsidR="005B6359" w:rsidDel="00F14A5C">
          <w:rPr>
            <w:rStyle w:val="CommentReference"/>
          </w:rPr>
          <w:commentReference w:id="632"/>
        </w:r>
      </w:del>
      <w:commentRangeEnd w:id="633"/>
      <w:r w:rsidR="00F14A5C">
        <w:rPr>
          <w:rStyle w:val="CommentReference"/>
        </w:rPr>
        <w:commentReference w:id="633"/>
      </w:r>
    </w:p>
    <w:p w14:paraId="657E8B65" w14:textId="131297B9" w:rsidR="002B0AA8" w:rsidRPr="00590C14" w:rsidRDefault="00590C14" w:rsidP="002B0AA8">
      <w:pPr>
        <w:spacing w:after="0" w:line="360" w:lineRule="auto"/>
        <w:rPr>
          <w:rFonts w:eastAsiaTheme="minorEastAsia" w:cstheme="minorHAnsi"/>
          <w:bCs/>
          <w:sz w:val="24"/>
          <w:szCs w:val="24"/>
          <w:lang w:val="en-CA"/>
        </w:rPr>
      </w:pPr>
      <w:r>
        <w:rPr>
          <w:rFonts w:eastAsiaTheme="minorEastAsia" w:cstheme="minorHAnsi"/>
          <w:bCs/>
          <w:sz w:val="24"/>
          <w:szCs w:val="24"/>
          <w:lang w:val="en-CA"/>
        </w:rPr>
        <w:t>Here we focus on the impact of 1 and 2 on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01245BDF" w:rsidR="00444F06" w:rsidRDefault="00C43FB6" w:rsidP="002B0AA8">
      <w:pPr>
        <w:spacing w:after="0" w:line="360" w:lineRule="auto"/>
        <w:rPr>
          <w:rFonts w:eastAsiaTheme="minorEastAsia" w:cstheme="minorHAnsi"/>
          <w:sz w:val="24"/>
          <w:szCs w:val="24"/>
          <w:lang w:val="en-CA"/>
        </w:rPr>
      </w:pPr>
      <w:commentRangeStart w:id="640"/>
      <w:commentRangeStart w:id="641"/>
      <w:r w:rsidRPr="005C3801">
        <w:rPr>
          <w:rFonts w:eastAsiaTheme="minorEastAsia" w:cstheme="minorHAnsi"/>
          <w:sz w:val="24"/>
          <w:szCs w:val="24"/>
          <w:lang w:val="en-CA"/>
        </w:rPr>
        <w:lastRenderedPageBreak/>
        <w:t>Using</w:t>
      </w:r>
      <w:ins w:id="642" w:author="Joseph Stinziano" w:date="2020-03-25T08:13:00Z">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ins>
      <w:r w:rsidRPr="005C3801">
        <w:rPr>
          <w:rFonts w:eastAsiaTheme="minorEastAsia" w:cstheme="minorHAnsi"/>
          <w:sz w:val="24"/>
          <w:szCs w:val="24"/>
          <w:lang w:val="en-CA"/>
        </w:rPr>
        <w:t xml:space="preserve"> </w:t>
      </w:r>
      <w:commentRangeStart w:id="643"/>
      <w:commentRangeStart w:id="644"/>
      <w:r w:rsidRPr="005C3801">
        <w:rPr>
          <w:rFonts w:eastAsiaTheme="minorEastAsia" w:cstheme="minorHAnsi"/>
          <w:sz w:val="24"/>
          <w:szCs w:val="24"/>
          <w:lang w:val="en-CA"/>
        </w:rPr>
        <w:t>data</w:t>
      </w:r>
      <w:commentRangeEnd w:id="643"/>
      <w:commentRangeEnd w:id="644"/>
      <w:ins w:id="645" w:author="Joseph Stinziano" w:date="2020-03-25T08:13:00Z">
        <w:r w:rsidR="00A30E6B">
          <w:rPr>
            <w:rFonts w:eastAsiaTheme="minorEastAsia" w:cstheme="minorHAnsi"/>
            <w:sz w:val="24"/>
            <w:szCs w:val="24"/>
            <w:lang w:val="en-CA"/>
          </w:rPr>
          <w:t xml:space="preserve"> compiled</w:t>
        </w:r>
      </w:ins>
      <w:r w:rsidR="00096252">
        <w:rPr>
          <w:rStyle w:val="CommentReference"/>
        </w:rPr>
        <w:commentReference w:id="643"/>
      </w:r>
      <w:r w:rsidR="00A30E6B">
        <w:rPr>
          <w:rStyle w:val="CommentReference"/>
        </w:rPr>
        <w:commentReference w:id="644"/>
      </w:r>
      <w:r w:rsidRPr="005C3801">
        <w:rPr>
          <w:rFonts w:eastAsiaTheme="minorEastAsia" w:cstheme="minorHAnsi"/>
          <w:sz w:val="24"/>
          <w:szCs w:val="24"/>
          <w:lang w:val="en-CA"/>
        </w:rPr>
        <w:t xml:space="preserve"> </w:t>
      </w:r>
      <w:del w:id="646" w:author="Joseph Stinziano" w:date="2020-03-25T08:13:00Z">
        <w:r w:rsidRPr="005C3801" w:rsidDel="00A30E6B">
          <w:rPr>
            <w:rFonts w:eastAsiaTheme="minorEastAsia" w:cstheme="minorHAnsi"/>
            <w:sz w:val="24"/>
            <w:szCs w:val="24"/>
            <w:lang w:val="en-CA"/>
          </w:rPr>
          <w:delText xml:space="preserve">from </w:delText>
        </w:r>
      </w:del>
      <w:commentRangeEnd w:id="640"/>
      <w:commentRangeEnd w:id="641"/>
      <w:ins w:id="647" w:author="Joseph Stinziano" w:date="2020-03-25T08:13:00Z">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ins>
      <w:r w:rsidR="00096252">
        <w:rPr>
          <w:rStyle w:val="CommentReference"/>
        </w:rPr>
        <w:commentReference w:id="640"/>
      </w:r>
      <w:r w:rsidR="00A30E6B">
        <w:rPr>
          <w:rStyle w:val="CommentReference"/>
        </w:rPr>
        <w:commentReference w:id="641"/>
      </w:r>
      <w:r w:rsidRPr="005C3801">
        <w:rPr>
          <w:rFonts w:eastAsiaTheme="minorEastAsia" w:cstheme="minorHAnsi"/>
          <w:sz w:val="24"/>
          <w:szCs w:val="24"/>
          <w:lang w:val="en-CA"/>
        </w:rPr>
        <w:t>Kumarathunge et al. (2019), available from</w:t>
      </w:r>
      <w:ins w:id="648" w:author="Joseph Stinziano" w:date="2020-03-25T08:14:00Z">
        <w:r w:rsidR="00A30E6B">
          <w:rPr>
            <w:rFonts w:eastAsiaTheme="minorEastAsia" w:cstheme="minorHAnsi"/>
            <w:sz w:val="24"/>
            <w:szCs w:val="24"/>
            <w:lang w:val="en-CA"/>
          </w:rPr>
          <w:t xml:space="preserve"> the</w:t>
        </w:r>
      </w:ins>
      <w:r w:rsidRPr="005C3801">
        <w:rPr>
          <w:rFonts w:eastAsiaTheme="minorEastAsia" w:cstheme="minorHAnsi"/>
          <w:sz w:val="24"/>
          <w:szCs w:val="24"/>
          <w:lang w:val="en-CA"/>
        </w:rPr>
        <w:t xml:space="preserve"> Kumarathunge et al. (2018)</w:t>
      </w:r>
      <w:ins w:id="649" w:author="Joseph Stinziano" w:date="2020-03-25T08:14:00Z">
        <w:r w:rsidR="00A30E6B">
          <w:rPr>
            <w:rFonts w:eastAsiaTheme="minorEastAsia" w:cstheme="minorHAnsi"/>
            <w:sz w:val="24"/>
            <w:szCs w:val="24"/>
            <w:lang w:val="en-CA"/>
          </w:rPr>
          <w:t xml:space="preserve"> repository</w:t>
        </w:r>
      </w:ins>
      <w:r w:rsidR="00444F06" w:rsidRPr="005C3801">
        <w:rPr>
          <w:rFonts w:eastAsiaTheme="minorEastAsia" w:cstheme="minorHAnsi"/>
          <w:sz w:val="24"/>
          <w:szCs w:val="24"/>
          <w:lang w:val="en-CA"/>
        </w:rPr>
        <w:t>,</w:t>
      </w:r>
      <w:ins w:id="650" w:author="Joseph Stinziano" w:date="2020-03-25T08:14:00Z">
        <w:r w:rsidR="00A30E6B">
          <w:rPr>
            <w:rFonts w:eastAsiaTheme="minorEastAsia" w:cstheme="minorHAnsi"/>
            <w:sz w:val="24"/>
            <w:szCs w:val="24"/>
            <w:lang w:val="en-CA"/>
          </w:rPr>
          <w:t xml:space="preserve"> we used the {fitacis} function from the R p</w:t>
        </w:r>
      </w:ins>
      <w:ins w:id="651" w:author="Joseph Stinziano" w:date="2020-03-25T08:15:00Z">
        <w:r w:rsidR="00A30E6B">
          <w:rPr>
            <w:rFonts w:eastAsiaTheme="minorEastAsia" w:cstheme="minorHAnsi"/>
            <w:sz w:val="24"/>
            <w:szCs w:val="24"/>
            <w:lang w:val="en-CA"/>
          </w:rPr>
          <w:t>ackage {plantecophys}</w:t>
        </w:r>
      </w:ins>
      <w:ins w:id="652" w:author="Joseph Stinziano" w:date="2020-03-25T08:28:00Z">
        <w:r w:rsidR="002F4467">
          <w:rPr>
            <w:rFonts w:eastAsiaTheme="minorEastAsia" w:cstheme="minorHAnsi"/>
            <w:sz w:val="24"/>
            <w:szCs w:val="24"/>
            <w:lang w:val="en-CA"/>
          </w:rPr>
          <w:t xml:space="preserve"> (Duursma, 2015)</w:t>
        </w:r>
      </w:ins>
      <w:ins w:id="653" w:author="Joseph Stinziano" w:date="2020-03-25T08:16:00Z">
        <w:r w:rsidR="00A30E6B">
          <w:rPr>
            <w:rFonts w:eastAsiaTheme="minorEastAsia" w:cstheme="minorHAnsi"/>
            <w:sz w:val="24"/>
            <w:szCs w:val="24"/>
            <w:lang w:val="en-CA"/>
          </w:rPr>
          <w:t>,</w:t>
        </w:r>
      </w:ins>
      <w:ins w:id="654" w:author="Joseph Stinziano" w:date="2020-03-25T08:15:00Z">
        <w:r w:rsidR="00A30E6B">
          <w:rPr>
            <w:rFonts w:eastAsiaTheme="minorEastAsia" w:cstheme="minorHAnsi"/>
            <w:sz w:val="24"/>
            <w:szCs w:val="24"/>
            <w:lang w:val="en-CA"/>
          </w:rPr>
          <w:t xml:space="preserve"> setting fitmethod = “bilinear”, Tcorrect = FALSE, and fitTPU = TRUE</w:t>
        </w:r>
      </w:ins>
      <w:ins w:id="655" w:author="Joseph Stinziano" w:date="2020-03-25T08:16:00Z">
        <w:r w:rsidR="00A30E6B">
          <w:rPr>
            <w:rFonts w:eastAsiaTheme="minorEastAsia" w:cstheme="minorHAnsi"/>
            <w:sz w:val="24"/>
            <w:szCs w:val="24"/>
            <w:lang w:val="en-CA"/>
          </w:rPr>
          <w:t>, to obtain V</w:t>
        </w:r>
        <w:r w:rsidR="00A30E6B">
          <w:rPr>
            <w:rFonts w:eastAsiaTheme="minorEastAsia" w:cstheme="minorHAnsi"/>
            <w:sz w:val="24"/>
            <w:szCs w:val="24"/>
            <w:vertAlign w:val="subscript"/>
            <w:lang w:val="en-CA"/>
          </w:rPr>
          <w:t>cmax</w:t>
        </w:r>
        <w:r w:rsidR="00A30E6B">
          <w:rPr>
            <w:rFonts w:eastAsiaTheme="minorEastAsia" w:cstheme="minorHAnsi"/>
            <w:sz w:val="24"/>
            <w:szCs w:val="24"/>
            <w:lang w:val="en-CA"/>
          </w:rPr>
          <w:t xml:space="preserve"> and J</w:t>
        </w:r>
        <w:r w:rsidR="00A30E6B">
          <w:rPr>
            <w:rFonts w:eastAsiaTheme="minorEastAsia" w:cstheme="minorHAnsi"/>
            <w:sz w:val="24"/>
            <w:szCs w:val="24"/>
            <w:vertAlign w:val="subscript"/>
            <w:lang w:val="en-CA"/>
          </w:rPr>
          <w:t>max</w:t>
        </w:r>
      </w:ins>
      <w:ins w:id="656" w:author="Joseph Stinziano" w:date="2020-03-25T08:15:00Z">
        <w:r w:rsidR="00A30E6B">
          <w:rPr>
            <w:rFonts w:eastAsiaTheme="minorEastAsia" w:cstheme="minorHAnsi"/>
            <w:sz w:val="24"/>
            <w:szCs w:val="24"/>
            <w:lang w:val="en-CA"/>
          </w:rPr>
          <w:t>.</w:t>
        </w:r>
      </w:ins>
      <w:r w:rsidR="00444F06" w:rsidRPr="005C3801">
        <w:rPr>
          <w:rFonts w:eastAsiaTheme="minorEastAsia" w:cstheme="minorHAnsi"/>
          <w:sz w:val="24"/>
          <w:szCs w:val="24"/>
          <w:lang w:val="en-CA"/>
        </w:rPr>
        <w:t xml:space="preserve"> </w:t>
      </w:r>
      <w:del w:id="657" w:author="Joseph Stinziano" w:date="2020-03-25T08:16:00Z">
        <w:r w:rsidR="00444F06" w:rsidRPr="005C3801" w:rsidDel="00A30E6B">
          <w:rPr>
            <w:rFonts w:eastAsiaTheme="minorEastAsia" w:cstheme="minorHAnsi"/>
            <w:sz w:val="24"/>
            <w:szCs w:val="24"/>
            <w:lang w:val="en-CA"/>
          </w:rPr>
          <w:delText xml:space="preserve">we </w:delText>
        </w:r>
      </w:del>
      <w:ins w:id="658" w:author="Joseph Stinziano" w:date="2020-03-25T08:16:00Z">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ins>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w:t>
      </w:r>
      <w:del w:id="659" w:author="Joseph Stinziano" w:date="2020-03-25T08:28:00Z">
        <w:r w:rsidR="00444F06" w:rsidRPr="005C3801" w:rsidDel="002F4467">
          <w:rPr>
            <w:rFonts w:eastAsiaTheme="minorEastAsia" w:cstheme="minorHAnsi"/>
            <w:sz w:val="24"/>
            <w:szCs w:val="24"/>
            <w:lang w:val="en-CA"/>
          </w:rPr>
          <w:delText>both setting H</w:delText>
        </w:r>
        <w:r w:rsidR="00444F06" w:rsidRPr="005C3801" w:rsidDel="002F4467">
          <w:rPr>
            <w:rFonts w:eastAsiaTheme="minorEastAsia" w:cstheme="minorHAnsi"/>
            <w:sz w:val="24"/>
            <w:szCs w:val="24"/>
            <w:vertAlign w:val="subscript"/>
            <w:lang w:val="en-CA"/>
          </w:rPr>
          <w:delText>d</w:delText>
        </w:r>
        <w:r w:rsidR="00444F06" w:rsidRPr="005C3801" w:rsidDel="002F4467">
          <w:rPr>
            <w:rFonts w:eastAsiaTheme="minorEastAsia" w:cstheme="minorHAnsi"/>
            <w:sz w:val="24"/>
            <w:szCs w:val="24"/>
            <w:lang w:val="en-CA"/>
          </w:rPr>
          <w:delText xml:space="preserve"> to 200 </w:delText>
        </w:r>
        <w:r w:rsidR="00B12740" w:rsidDel="002F4467">
          <w:rPr>
            <w:rFonts w:eastAsiaTheme="minorEastAsia" w:cstheme="minorHAnsi"/>
            <w:sz w:val="24"/>
            <w:szCs w:val="24"/>
            <w:lang w:val="en-CA"/>
          </w:rPr>
          <w:delText>k</w:delText>
        </w:r>
        <w:r w:rsidR="00444F06" w:rsidRPr="005C3801" w:rsidDel="002F4467">
          <w:rPr>
            <w:rFonts w:eastAsiaTheme="minorEastAsia" w:cstheme="minorHAnsi"/>
            <w:sz w:val="24"/>
            <w:szCs w:val="24"/>
            <w:lang w:val="en-CA"/>
          </w:rPr>
          <w:delText>J mol</w:delText>
        </w:r>
        <w:r w:rsidR="00444F06" w:rsidRPr="005C3801" w:rsidDel="002F4467">
          <w:rPr>
            <w:rFonts w:eastAsiaTheme="minorEastAsia" w:cstheme="minorHAnsi"/>
            <w:sz w:val="24"/>
            <w:szCs w:val="24"/>
            <w:vertAlign w:val="superscript"/>
            <w:lang w:val="en-CA"/>
          </w:rPr>
          <w:delText>-1</w:delText>
        </w:r>
        <w:r w:rsidR="00444F06" w:rsidRPr="005C3801" w:rsidDel="002F4467">
          <w:rPr>
            <w:rFonts w:eastAsiaTheme="minorEastAsia" w:cstheme="minorHAnsi"/>
            <w:sz w:val="24"/>
            <w:szCs w:val="24"/>
            <w:lang w:val="en-CA"/>
          </w:rPr>
          <w:delText xml:space="preserve"> and </w:delText>
        </w:r>
      </w:del>
      <w:r w:rsidR="00444F06" w:rsidRPr="005C3801">
        <w:rPr>
          <w:rFonts w:eastAsiaTheme="minorEastAsia" w:cstheme="minorHAnsi"/>
          <w:sz w:val="24"/>
          <w:szCs w:val="24"/>
          <w:lang w:val="en-CA"/>
        </w:rPr>
        <w:t>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ins w:id="660" w:author="Joseph Stinziano" w:date="2020-03-25T08:28:00Z">
        <w:r w:rsidR="002F4467">
          <w:rPr>
            <w:rFonts w:eastAsiaTheme="minorEastAsia" w:cstheme="minorHAnsi"/>
            <w:sz w:val="24"/>
            <w:szCs w:val="24"/>
            <w:lang w:val="en-CA"/>
          </w:rPr>
          <w:t xml:space="preserve"> To ensure th</w:t>
        </w:r>
      </w:ins>
      <w:ins w:id="661" w:author="Joseph Stinziano" w:date="2020-03-25T08:29:00Z">
        <w:r w:rsidR="002F4467">
          <w:rPr>
            <w:rFonts w:eastAsiaTheme="minorEastAsia" w:cstheme="minorHAnsi"/>
            <w:sz w:val="24"/>
            <w:szCs w:val="24"/>
            <w:lang w:val="en-CA"/>
          </w:rPr>
          <w:t xml:space="preserve">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ins>
      <w:ins w:id="662" w:author="Joseph Stinziano" w:date="2020-03-25T08:39:00Z">
        <w:r w:rsidR="00AF5251">
          <w:rPr>
            <w:rFonts w:eastAsiaTheme="minorEastAsia" w:cstheme="minorHAnsi"/>
            <w:sz w:val="24"/>
            <w:szCs w:val="24"/>
            <w:lang w:val="en-CA"/>
          </w:rPr>
          <w:t xml:space="preserve"> This reduced the number of candidate temperature responses from 729 to 403.</w:t>
        </w:r>
      </w:ins>
      <w:r w:rsidR="00FA3ACE">
        <w:rPr>
          <w:rFonts w:eastAsiaTheme="minorEastAsia" w:cstheme="minorHAnsi"/>
          <w:sz w:val="24"/>
          <w:szCs w:val="24"/>
          <w:lang w:val="en-CA"/>
        </w:rPr>
        <w:t xml:space="preserve"> We used the R package {minpack.lm} (Elzhov et al., 2016)</w:t>
      </w:r>
      <w:ins w:id="663" w:author="Joseph Stinziano" w:date="2020-03-25T08:40:00Z">
        <w:r w:rsidR="00346F61">
          <w:rPr>
            <w:rFonts w:eastAsiaTheme="minorEastAsia" w:cstheme="minorHAnsi"/>
            <w:sz w:val="24"/>
            <w:szCs w:val="24"/>
            <w:lang w:val="en-CA"/>
          </w:rPr>
          <w:t>, usin</w:t>
        </w:r>
      </w:ins>
      <w:ins w:id="664" w:author="Joseph Stinziano" w:date="2020-03-25T08:41:00Z">
        <w:r w:rsidR="00346F61">
          <w:rPr>
            <w:rFonts w:eastAsiaTheme="minorEastAsia" w:cstheme="minorHAnsi"/>
            <w:sz w:val="24"/>
            <w:szCs w:val="24"/>
            <w:lang w:val="en-CA"/>
          </w:rPr>
          <w:t xml:space="preserve">g Equation 2 to obtain starting </w:t>
        </w:r>
      </w:ins>
      <w:ins w:id="665" w:author="Joseph Stinziano" w:date="2020-03-25T08:42:00Z">
        <w:r w:rsidR="00346F61">
          <w:rPr>
            <w:rFonts w:eastAsiaTheme="minorEastAsia" w:cstheme="minorHAnsi"/>
            <w:sz w:val="24"/>
            <w:szCs w:val="24"/>
            <w:lang w:val="en-CA"/>
          </w:rPr>
          <w:t>values for</w:t>
        </w:r>
      </w:ins>
      <w:ins w:id="666" w:author="Joseph Stinziano" w:date="2020-03-25T08:41:00Z">
        <w:r w:rsidR="00346F61">
          <w:rPr>
            <w:rFonts w:eastAsiaTheme="minorEastAsia" w:cstheme="minorHAnsi"/>
            <w:sz w:val="24"/>
            <w:szCs w:val="24"/>
            <w:lang w:val="en-CA"/>
          </w:rPr>
          <w:t xml:space="preserve"> E</w:t>
        </w:r>
        <w:r w:rsidR="00346F61">
          <w:rPr>
            <w:rFonts w:eastAsiaTheme="minorEastAsia" w:cstheme="minorHAnsi"/>
            <w:sz w:val="24"/>
            <w:szCs w:val="24"/>
            <w:vertAlign w:val="subscript"/>
            <w:lang w:val="en-CA"/>
          </w:rPr>
          <w:t>a</w:t>
        </w:r>
        <w:r w:rsidR="00346F61">
          <w:rPr>
            <w:rFonts w:eastAsiaTheme="minorEastAsia" w:cstheme="minorHAnsi"/>
            <w:sz w:val="24"/>
            <w:szCs w:val="24"/>
            <w:lang w:val="en-CA"/>
          </w:rPr>
          <w:t xml:space="preserve"> and</w:t>
        </w:r>
      </w:ins>
      <w:ins w:id="667" w:author="Joseph Stinziano" w:date="2020-03-25T08:42:00Z">
        <w:r w:rsidR="00346F61">
          <w:rPr>
            <w:rFonts w:eastAsiaTheme="minorEastAsia" w:cstheme="minorHAnsi"/>
            <w:sz w:val="24"/>
            <w:szCs w:val="24"/>
            <w:lang w:val="en-CA"/>
          </w:rPr>
          <w:t xml:space="preserve">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ins>
      <w:del w:id="668" w:author="Joseph Stinziano" w:date="2020-03-25T08:41:00Z">
        <w:r w:rsidR="00FA3ACE" w:rsidDel="00346F61">
          <w:rPr>
            <w:rFonts w:eastAsiaTheme="minorEastAsia" w:cstheme="minorHAnsi"/>
            <w:sz w:val="24"/>
            <w:szCs w:val="24"/>
            <w:lang w:val="en-CA"/>
          </w:rPr>
          <w:delText xml:space="preserve"> with starting parameters of E</w:delText>
        </w:r>
        <w:r w:rsidR="00FA3ACE" w:rsidDel="00346F61">
          <w:rPr>
            <w:rFonts w:eastAsiaTheme="minorEastAsia" w:cstheme="minorHAnsi"/>
            <w:sz w:val="24"/>
            <w:szCs w:val="24"/>
            <w:vertAlign w:val="subscript"/>
            <w:lang w:val="en-CA"/>
          </w:rPr>
          <w:delText>a</w:delText>
        </w:r>
        <w:r w:rsidR="00FA3ACE" w:rsidDel="00346F61">
          <w:rPr>
            <w:rFonts w:eastAsiaTheme="minorEastAsia" w:cstheme="minorHAnsi"/>
            <w:sz w:val="24"/>
            <w:szCs w:val="24"/>
            <w:lang w:val="en-CA"/>
          </w:rPr>
          <w:delText xml:space="preserve"> = </w:delText>
        </w:r>
      </w:del>
      <w:del w:id="669" w:author="Joseph Stinziano" w:date="2020-03-25T08:40:00Z">
        <w:r w:rsidR="00FA3ACE" w:rsidDel="00346F61">
          <w:rPr>
            <w:rFonts w:eastAsiaTheme="minorEastAsia" w:cstheme="minorHAnsi"/>
            <w:sz w:val="24"/>
            <w:szCs w:val="24"/>
            <w:lang w:val="en-CA"/>
          </w:rPr>
          <w:delText>40 kJ mol</w:delText>
        </w:r>
        <w:r w:rsidR="00FA3ACE" w:rsidDel="00346F61">
          <w:rPr>
            <w:rFonts w:eastAsiaTheme="minorEastAsia" w:cstheme="minorHAnsi"/>
            <w:sz w:val="24"/>
            <w:szCs w:val="24"/>
            <w:vertAlign w:val="superscript"/>
            <w:lang w:val="en-CA"/>
          </w:rPr>
          <w:delText>-1</w:delText>
        </w:r>
      </w:del>
      <w:del w:id="670" w:author="Joseph Stinziano" w:date="2020-03-25T08:41:00Z">
        <w:r w:rsidR="00FA3ACE" w:rsidDel="00346F61">
          <w:rPr>
            <w:rFonts w:eastAsiaTheme="minorEastAsia" w:cstheme="minorHAnsi"/>
            <w:sz w:val="24"/>
            <w:szCs w:val="24"/>
            <w:lang w:val="en-CA"/>
          </w:rPr>
          <w:delText>,</w:delText>
        </w:r>
      </w:del>
      <w:r w:rsidR="00FA3ACE">
        <w:rPr>
          <w:rFonts w:eastAsiaTheme="minorEastAsia" w:cstheme="minorHAnsi"/>
          <w:sz w:val="24"/>
          <w:szCs w:val="24"/>
          <w:lang w:val="en-CA"/>
        </w:rPr>
        <w:t xml:space="preserve"> </w:t>
      </w:r>
      <w:ins w:id="671" w:author="Joseph Stinziano" w:date="2020-03-25T08:42:00Z">
        <w:r w:rsidR="00346F61">
          <w:rPr>
            <w:rFonts w:eastAsiaTheme="minorEastAsia" w:cstheme="minorHAnsi"/>
            <w:sz w:val="24"/>
            <w:szCs w:val="24"/>
            <w:lang w:val="en-CA"/>
          </w:rPr>
          <w:t xml:space="preserve">while the other initial parameters were </w:t>
        </w:r>
      </w:ins>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w:t>
      </w:r>
      <w:del w:id="672" w:author="Joseph Stinziano" w:date="2020-03-25T08:41:00Z">
        <w:r w:rsidR="00FA3ACE" w:rsidDel="00346F61">
          <w:rPr>
            <w:rFonts w:eastAsiaTheme="minorEastAsia" w:cstheme="minorHAnsi"/>
            <w:sz w:val="24"/>
            <w:szCs w:val="24"/>
            <w:lang w:val="en-CA"/>
          </w:rPr>
          <w:delText>k</w:delText>
        </w:r>
        <w:r w:rsidR="00FA3ACE" w:rsidDel="00346F61">
          <w:rPr>
            <w:rFonts w:eastAsiaTheme="minorEastAsia" w:cstheme="minorHAnsi"/>
            <w:sz w:val="24"/>
            <w:szCs w:val="24"/>
            <w:vertAlign w:val="subscript"/>
            <w:lang w:val="en-CA"/>
          </w:rPr>
          <w:delText>25</w:delText>
        </w:r>
        <w:r w:rsidR="00FA3ACE" w:rsidDel="00346F61">
          <w:rPr>
            <w:rFonts w:eastAsiaTheme="minorEastAsia" w:cstheme="minorHAnsi"/>
            <w:sz w:val="24"/>
            <w:szCs w:val="24"/>
            <w:lang w:val="en-CA"/>
          </w:rPr>
          <w:delText xml:space="preserve"> = mean(parameter), </w:delText>
        </w:r>
      </w:del>
      <w:r w:rsidR="00FA3ACE">
        <w:rPr>
          <w:rFonts w:eastAsiaTheme="minorEastAsia" w:cstheme="minorHAnsi"/>
          <w:sz w:val="24"/>
          <w:szCs w:val="24"/>
          <w:lang w:val="en-CA"/>
        </w:rPr>
        <w:t>and H</w:t>
      </w:r>
      <w:r w:rsidR="00FA3ACE">
        <w:rPr>
          <w:rFonts w:eastAsiaTheme="minorEastAsia" w:cstheme="minorHAnsi"/>
          <w:sz w:val="24"/>
          <w:szCs w:val="24"/>
          <w:vertAlign w:val="subscript"/>
          <w:lang w:val="en-CA"/>
        </w:rPr>
        <w:t>d</w:t>
      </w:r>
      <w:r w:rsidR="00FA3ACE">
        <w:rPr>
          <w:rFonts w:eastAsiaTheme="minorEastAsia" w:cstheme="minorHAnsi"/>
          <w:sz w:val="24"/>
          <w:szCs w:val="24"/>
          <w:lang w:val="en-CA"/>
        </w:rPr>
        <w:t xml:space="preserve"> </w:t>
      </w:r>
      <w:del w:id="673" w:author="Joseph Stinziano" w:date="2020-03-25T08:42:00Z">
        <w:r w:rsidR="00FA3ACE" w:rsidDel="00346F61">
          <w:rPr>
            <w:rFonts w:eastAsiaTheme="minorEastAsia" w:cstheme="minorHAnsi"/>
            <w:sz w:val="24"/>
            <w:szCs w:val="24"/>
            <w:lang w:val="en-CA"/>
          </w:rPr>
          <w:delText xml:space="preserve">(when fitted) </w:delText>
        </w:r>
      </w:del>
      <w:r w:rsidR="00FA3ACE">
        <w:rPr>
          <w:rFonts w:eastAsiaTheme="minorEastAsia" w:cstheme="minorHAnsi"/>
          <w:sz w:val="24"/>
          <w:szCs w:val="24"/>
          <w:lang w:val="en-CA"/>
        </w:rPr>
        <w:t xml:space="preserve">varying from 1 to </w:t>
      </w:r>
      <w:del w:id="674" w:author="Joseph Stinziano" w:date="2020-03-25T08:42:00Z">
        <w:r w:rsidR="00FA3ACE" w:rsidDel="00346F61">
          <w:rPr>
            <w:rFonts w:eastAsiaTheme="minorEastAsia" w:cstheme="minorHAnsi"/>
            <w:sz w:val="24"/>
            <w:szCs w:val="24"/>
            <w:lang w:val="en-CA"/>
          </w:rPr>
          <w:delText xml:space="preserve">500 </w:delText>
        </w:r>
      </w:del>
      <w:ins w:id="675" w:author="Joseph Stinziano" w:date="2020-03-25T08:42:00Z">
        <w:r w:rsidR="00346F61">
          <w:rPr>
            <w:rFonts w:eastAsiaTheme="minorEastAsia" w:cstheme="minorHAnsi"/>
            <w:sz w:val="24"/>
            <w:szCs w:val="24"/>
            <w:lang w:val="en-CA"/>
          </w:rPr>
          <w:t xml:space="preserve">1000 </w:t>
        </w:r>
      </w:ins>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ins w:id="676" w:author="Joseph Stinziano" w:date="2020-03-25T08:44:00Z">
        <w:r w:rsidR="00346F61">
          <w:rPr>
            <w:rFonts w:eastAsiaTheme="minorEastAsia" w:cstheme="minorHAnsi"/>
            <w:sz w:val="24"/>
            <w:szCs w:val="24"/>
            <w:lang w:val="en-CA"/>
          </w:rPr>
          <w:t xml:space="preserve"> 3</w:t>
        </w:r>
      </w:ins>
      <w:ins w:id="677" w:author="Joseph Stinziano" w:date="2020-03-26T18:15:00Z">
        <w:r w:rsidR="008A44B8">
          <w:rPr>
            <w:rFonts w:eastAsiaTheme="minorEastAsia" w:cstheme="minorHAnsi"/>
            <w:sz w:val="24"/>
            <w:szCs w:val="24"/>
            <w:lang w:val="en-CA"/>
          </w:rPr>
          <w:t>41</w:t>
        </w:r>
      </w:ins>
      <w:ins w:id="678" w:author="Joseph Stinziano" w:date="2020-03-25T08:44:00Z">
        <w:r w:rsidR="00346F61">
          <w:rPr>
            <w:rFonts w:eastAsiaTheme="minorEastAsia" w:cstheme="minorHAnsi"/>
            <w:sz w:val="24"/>
            <w:szCs w:val="24"/>
            <w:lang w:val="en-CA"/>
          </w:rPr>
          <w:t xml:space="preserve"> and </w:t>
        </w:r>
      </w:ins>
      <w:ins w:id="679" w:author="Joseph Stinziano" w:date="2020-03-26T18:15:00Z">
        <w:r w:rsidR="008A44B8">
          <w:rPr>
            <w:rFonts w:eastAsiaTheme="minorEastAsia" w:cstheme="minorHAnsi"/>
            <w:sz w:val="24"/>
            <w:szCs w:val="24"/>
            <w:lang w:val="en-CA"/>
          </w:rPr>
          <w:t>337</w:t>
        </w:r>
      </w:ins>
      <w:ins w:id="680" w:author="Joseph Stinziano" w:date="2020-03-25T08:44:00Z">
        <w:r w:rsidR="00346F61">
          <w:rPr>
            <w:rFonts w:eastAsiaTheme="minorEastAsia" w:cstheme="minorHAnsi"/>
            <w:sz w:val="24"/>
            <w:szCs w:val="24"/>
            <w:lang w:val="en-CA"/>
          </w:rPr>
          <w:t xml:space="preserve"> successful V</w:t>
        </w:r>
        <w:r w:rsidR="00346F61">
          <w:rPr>
            <w:rFonts w:eastAsiaTheme="minorEastAsia" w:cstheme="minorHAnsi"/>
            <w:sz w:val="24"/>
            <w:szCs w:val="24"/>
            <w:vertAlign w:val="subscript"/>
            <w:lang w:val="en-CA"/>
          </w:rPr>
          <w:t>cmax</w:t>
        </w:r>
        <w:r w:rsidR="00346F61">
          <w:rPr>
            <w:rFonts w:eastAsiaTheme="minorEastAsia" w:cstheme="minorHAnsi"/>
            <w:sz w:val="24"/>
            <w:szCs w:val="24"/>
            <w:lang w:val="en-CA"/>
          </w:rPr>
          <w:t xml:space="preserve"> temperature response curve fits for</w:t>
        </w:r>
      </w:ins>
      <w:ins w:id="681" w:author="Joseph Stinziano" w:date="2020-03-25T08:45:00Z">
        <w:r w:rsidR="00346F61">
          <w:rPr>
            <w:rFonts w:eastAsiaTheme="minorEastAsia" w:cstheme="minorHAnsi"/>
            <w:sz w:val="24"/>
            <w:szCs w:val="24"/>
            <w:lang w:val="en-CA"/>
          </w:rPr>
          <w:t xml:space="preserve"> Equations 3 and 10, respectively, and </w:t>
        </w:r>
      </w:ins>
      <w:ins w:id="682" w:author="Joseph Stinziano" w:date="2020-03-26T18:15:00Z">
        <w:r w:rsidR="008A44B8">
          <w:rPr>
            <w:rFonts w:eastAsiaTheme="minorEastAsia" w:cstheme="minorHAnsi"/>
            <w:sz w:val="24"/>
            <w:szCs w:val="24"/>
            <w:lang w:val="en-CA"/>
          </w:rPr>
          <w:t>241</w:t>
        </w:r>
      </w:ins>
      <w:ins w:id="683" w:author="Joseph Stinziano" w:date="2020-03-25T08:45:00Z">
        <w:r w:rsidR="00346F61">
          <w:rPr>
            <w:rFonts w:eastAsiaTheme="minorEastAsia" w:cstheme="minorHAnsi"/>
            <w:sz w:val="24"/>
            <w:szCs w:val="24"/>
            <w:lang w:val="en-CA"/>
          </w:rPr>
          <w:t xml:space="preserve"> and </w:t>
        </w:r>
      </w:ins>
      <w:ins w:id="684" w:author="Joseph Stinziano" w:date="2020-03-26T18:15:00Z">
        <w:r w:rsidR="008A44B8">
          <w:rPr>
            <w:rFonts w:eastAsiaTheme="minorEastAsia" w:cstheme="minorHAnsi"/>
            <w:sz w:val="24"/>
            <w:szCs w:val="24"/>
            <w:lang w:val="en-CA"/>
          </w:rPr>
          <w:t>242</w:t>
        </w:r>
      </w:ins>
      <w:ins w:id="685" w:author="Joseph Stinziano" w:date="2020-03-25T08:45:00Z">
        <w:r w:rsidR="00346F61">
          <w:rPr>
            <w:rFonts w:eastAsiaTheme="minorEastAsia" w:cstheme="minorHAnsi"/>
            <w:sz w:val="24"/>
            <w:szCs w:val="24"/>
            <w:lang w:val="en-CA"/>
          </w:rPr>
          <w:t xml:space="preserve"> successful J</w:t>
        </w:r>
        <w:r w:rsidR="00346F61">
          <w:rPr>
            <w:rFonts w:eastAsiaTheme="minorEastAsia" w:cstheme="minorHAnsi"/>
            <w:sz w:val="24"/>
            <w:szCs w:val="24"/>
            <w:vertAlign w:val="subscript"/>
            <w:lang w:val="en-CA"/>
          </w:rPr>
          <w:t>max</w:t>
        </w:r>
        <w:r w:rsidR="00346F61">
          <w:rPr>
            <w:rFonts w:eastAsiaTheme="minorEastAsia" w:cstheme="minorHAnsi"/>
            <w:sz w:val="24"/>
            <w:szCs w:val="24"/>
            <w:lang w:val="en-CA"/>
          </w:rPr>
          <w:t xml:space="preserve"> temperature response curve fits for Equations 3 and 10, respectively.</w:t>
        </w:r>
      </w:ins>
      <w:ins w:id="686" w:author="Joseph Stinziano" w:date="2020-03-25T08:46:00Z">
        <w:r w:rsidR="00346F61">
          <w:rPr>
            <w:rFonts w:eastAsiaTheme="minorEastAsia" w:cstheme="minorHAnsi"/>
            <w:sz w:val="24"/>
            <w:szCs w:val="24"/>
            <w:lang w:val="en-CA"/>
          </w:rPr>
          <w:t xml:space="preserve"> This resulted in a total of 547 </w:t>
        </w:r>
      </w:ins>
      <w:ins w:id="687" w:author="Joseph Stinziano" w:date="2020-03-25T08:47:00Z">
        <w:r w:rsidR="00346F61">
          <w:rPr>
            <w:rFonts w:eastAsiaTheme="minorEastAsia" w:cstheme="minorHAnsi"/>
            <w:sz w:val="24"/>
            <w:szCs w:val="24"/>
            <w:lang w:val="en-CA"/>
          </w:rPr>
          <w:t xml:space="preserve">fitted temperature response curves </w:t>
        </w:r>
      </w:ins>
      <w:ins w:id="688" w:author="Joseph Stinziano" w:date="2020-03-26T18:19:00Z">
        <w:r w:rsidR="005A1DB6" w:rsidRPr="004939B4">
          <w:rPr>
            <w:rFonts w:eastAsiaTheme="minorEastAsia" w:cstheme="minorHAnsi"/>
            <w:sz w:val="24"/>
            <w:szCs w:val="24"/>
            <w:lang w:val="en-CA"/>
          </w:rPr>
          <w:t xml:space="preserve">which we filtered further, requiring that </w:t>
        </w:r>
      </w:ins>
      <w:ins w:id="689" w:author="Joseph Stinziano" w:date="2020-03-26T18:20:00Z">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r w:rsidR="005A1DB6" w:rsidRPr="004939B4">
          <w:rPr>
            <w:rFonts w:eastAsiaTheme="minorEastAsia" w:cstheme="minorHAnsi"/>
            <w:sz w:val="24"/>
            <w:szCs w:val="24"/>
            <w:lang w:val="en-CA"/>
          </w:rPr>
          <w:t>, ΔS, and H</w:t>
        </w:r>
        <w:r w:rsidR="005A1DB6" w:rsidRPr="004939B4">
          <w:rPr>
            <w:rFonts w:eastAsiaTheme="minorEastAsia" w:cstheme="minorHAnsi"/>
            <w:sz w:val="24"/>
            <w:szCs w:val="24"/>
            <w:vertAlign w:val="subscript"/>
            <w:lang w:val="en-CA"/>
          </w:rPr>
          <w:t>d</w:t>
        </w:r>
      </w:ins>
      <w:ins w:id="690" w:author="Joseph Stinziano" w:date="2020-03-26T18:22:00Z">
        <w:r w:rsidR="005A1DB6" w:rsidRPr="004939B4">
          <w:rPr>
            <w:rFonts w:eastAsiaTheme="minorEastAsia" w:cstheme="minorHAnsi"/>
            <w:sz w:val="24"/>
            <w:szCs w:val="24"/>
            <w:lang w:val="en-CA"/>
          </w:rPr>
          <w:t xml:space="preserve"> were all positive values and that the V</w:t>
        </w:r>
        <w:r w:rsidR="005A1DB6" w:rsidRPr="004939B4">
          <w:rPr>
            <w:rFonts w:eastAsiaTheme="minorEastAsia" w:cstheme="minorHAnsi"/>
            <w:sz w:val="24"/>
            <w:szCs w:val="24"/>
            <w:vertAlign w:val="subscript"/>
            <w:lang w:val="en-CA"/>
          </w:rPr>
          <w:t>cmax</w:t>
        </w:r>
        <w:r w:rsidR="005A1DB6" w:rsidRPr="004939B4">
          <w:rPr>
            <w:rFonts w:eastAsiaTheme="minorEastAsia" w:cstheme="minorHAnsi"/>
            <w:sz w:val="24"/>
            <w:szCs w:val="24"/>
            <w:lang w:val="en-CA"/>
          </w:rPr>
          <w:t xml:space="preserve"> and J</w:t>
        </w:r>
        <w:r w:rsidR="005A1DB6" w:rsidRPr="004939B4">
          <w:rPr>
            <w:rFonts w:eastAsiaTheme="minorEastAsia" w:cstheme="minorHAnsi"/>
            <w:sz w:val="24"/>
            <w:szCs w:val="24"/>
            <w:vertAlign w:val="subscript"/>
            <w:lang w:val="en-CA"/>
          </w:rPr>
          <w:t>max</w:t>
        </w:r>
      </w:ins>
      <w:ins w:id="691" w:author="Joseph Stinziano" w:date="2020-03-26T18:23:00Z">
        <w:r w:rsidR="005A1DB6" w:rsidRPr="004939B4">
          <w:rPr>
            <w:sz w:val="24"/>
            <w:szCs w:val="24"/>
            <w:rPrChange w:id="692" w:author="Joseph Stinziano" w:date="2020-03-26T18:24:00Z">
              <w:rPr/>
            </w:rPrChange>
          </w:rPr>
          <w:t xml:space="preserve"> data were paired, resulting in</w:t>
        </w:r>
      </w:ins>
      <w:ins w:id="693" w:author="Joseph Stinziano" w:date="2020-03-26T18:17:00Z">
        <w:r w:rsidR="004F7CDA" w:rsidRPr="004939B4">
          <w:rPr>
            <w:rFonts w:eastAsiaTheme="minorEastAsia" w:cstheme="minorHAnsi"/>
            <w:sz w:val="24"/>
            <w:szCs w:val="24"/>
            <w:lang w:val="en-CA"/>
          </w:rPr>
          <w:t xml:space="preserve"> </w:t>
        </w:r>
      </w:ins>
      <w:ins w:id="694" w:author="Joseph Stinziano" w:date="2020-03-27T08:08:00Z">
        <w:r w:rsidR="0060352C">
          <w:rPr>
            <w:rFonts w:eastAsiaTheme="minorEastAsia" w:cstheme="minorHAnsi"/>
            <w:sz w:val="24"/>
            <w:szCs w:val="24"/>
            <w:lang w:val="en-CA"/>
          </w:rPr>
          <w:t>196</w:t>
        </w:r>
      </w:ins>
      <w:ins w:id="695" w:author="Joseph Stinziano" w:date="2020-03-26T18:17:00Z">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pairs of V</w:t>
        </w:r>
        <w:r w:rsidR="004F7CDA" w:rsidRPr="004939B4">
          <w:rPr>
            <w:rFonts w:eastAsiaTheme="minorEastAsia" w:cstheme="minorHAnsi"/>
            <w:sz w:val="24"/>
            <w:szCs w:val="24"/>
            <w:vertAlign w:val="subscript"/>
            <w:lang w:val="en-CA"/>
          </w:rPr>
          <w:t>cmax</w:t>
        </w:r>
        <w:r w:rsidR="004F7CDA" w:rsidRPr="004939B4">
          <w:rPr>
            <w:rFonts w:eastAsiaTheme="minorEastAsia" w:cstheme="minorHAnsi"/>
            <w:sz w:val="24"/>
            <w:szCs w:val="24"/>
            <w:lang w:val="en-CA"/>
          </w:rPr>
          <w:t xml:space="preserve"> and J</w:t>
        </w:r>
        <w:r w:rsidR="004F7CDA" w:rsidRPr="004939B4">
          <w:rPr>
            <w:rFonts w:eastAsiaTheme="minorEastAsia" w:cstheme="minorHAnsi"/>
            <w:sz w:val="24"/>
            <w:szCs w:val="24"/>
            <w:vertAlign w:val="subscript"/>
            <w:lang w:val="en-CA"/>
          </w:rPr>
          <w:t>max</w:t>
        </w:r>
        <w:r w:rsidR="004F7CDA" w:rsidRPr="004939B4">
          <w:rPr>
            <w:rFonts w:eastAsiaTheme="minorEastAsia" w:cstheme="minorHAnsi"/>
            <w:sz w:val="24"/>
            <w:szCs w:val="24"/>
            <w:lang w:val="en-CA"/>
          </w:rPr>
          <w:t xml:space="preserve"> temperature responses for </w:t>
        </w:r>
      </w:ins>
      <w:ins w:id="696" w:author="Joseph Stinziano" w:date="2020-03-26T18:23:00Z">
        <w:r w:rsidR="005A1DB6" w:rsidRPr="004939B4">
          <w:rPr>
            <w:rFonts w:eastAsiaTheme="minorEastAsia" w:cstheme="minorHAnsi"/>
            <w:sz w:val="24"/>
            <w:szCs w:val="24"/>
            <w:lang w:val="en-CA"/>
          </w:rPr>
          <w:t>analysis</w:t>
        </w:r>
      </w:ins>
      <w:ins w:id="697" w:author="Joseph Stinziano" w:date="2020-03-25T08:48:00Z">
        <w:r w:rsidR="00346F61" w:rsidRPr="004939B4">
          <w:rPr>
            <w:rFonts w:eastAsiaTheme="minorEastAsia" w:cstheme="minorHAnsi"/>
            <w:sz w:val="24"/>
            <w:szCs w:val="24"/>
            <w:lang w:val="en-CA"/>
          </w:rPr>
          <w:t>.</w:t>
        </w:r>
      </w:ins>
      <w:del w:id="698" w:author="Joseph Stinziano" w:date="2020-03-25T08:47:00Z">
        <w:r w:rsidR="009C523C" w:rsidRPr="004939B4" w:rsidDel="00346F61">
          <w:rPr>
            <w:rFonts w:eastAsiaTheme="minorEastAsia" w:cstheme="minorHAnsi"/>
            <w:sz w:val="24"/>
            <w:szCs w:val="24"/>
            <w:lang w:val="en-CA"/>
          </w:rPr>
          <w:delText xml:space="preserve"> 92 successful curve fits for the fixed H</w:delText>
        </w:r>
        <w:r w:rsidR="009C523C" w:rsidRPr="004939B4" w:rsidDel="00346F61">
          <w:rPr>
            <w:rFonts w:eastAsiaTheme="minorEastAsia" w:cstheme="minorHAnsi"/>
            <w:sz w:val="24"/>
            <w:szCs w:val="24"/>
            <w:vertAlign w:val="subscript"/>
            <w:lang w:val="en-CA"/>
          </w:rPr>
          <w:delText>d</w:delText>
        </w:r>
        <w:r w:rsidR="009C523C" w:rsidRPr="004939B4" w:rsidDel="00346F61">
          <w:rPr>
            <w:rFonts w:eastAsiaTheme="minorEastAsia" w:cstheme="minorHAnsi"/>
            <w:sz w:val="24"/>
            <w:szCs w:val="24"/>
            <w:lang w:val="en-CA"/>
          </w:rPr>
          <w:delText xml:space="preserve"> case, and</w:delText>
        </w:r>
        <w:r w:rsidR="009C523C" w:rsidDel="00346F61">
          <w:rPr>
            <w:rFonts w:eastAsiaTheme="minorEastAsia" w:cstheme="minorHAnsi"/>
            <w:sz w:val="24"/>
            <w:szCs w:val="24"/>
            <w:lang w:val="en-CA"/>
          </w:rPr>
          <w:delText xml:space="preserve"> 84 successful curve fits for the fitted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w:delText>
        </w:r>
        <w:r w:rsidR="00444F06" w:rsidRPr="005C3801" w:rsidDel="00346F61">
          <w:rPr>
            <w:rFonts w:eastAsiaTheme="minorEastAsia" w:cstheme="minorHAnsi"/>
            <w:sz w:val="24"/>
            <w:szCs w:val="24"/>
            <w:lang w:val="en-CA"/>
          </w:rPr>
          <w:delText xml:space="preserve"> This allows us to explore the impact of the missing term on the output data under a typical fitting scenario (H</w:delText>
        </w:r>
        <w:r w:rsidR="00444F06" w:rsidRPr="005C3801" w:rsidDel="00346F61">
          <w:rPr>
            <w:rFonts w:eastAsiaTheme="minorEastAsia" w:cstheme="minorHAnsi"/>
            <w:sz w:val="24"/>
            <w:szCs w:val="24"/>
            <w:vertAlign w:val="subscript"/>
            <w:lang w:val="en-CA"/>
          </w:rPr>
          <w:delText>d</w:delText>
        </w:r>
        <w:r w:rsidR="00444F06" w:rsidRPr="005C3801" w:rsidDel="00346F61">
          <w:rPr>
            <w:rFonts w:eastAsiaTheme="minorEastAsia" w:cstheme="minorHAnsi"/>
            <w:sz w:val="24"/>
            <w:szCs w:val="24"/>
            <w:lang w:val="en-CA"/>
          </w:rPr>
          <w:delText xml:space="preserve"> is fixed) and under the full fitting scenario</w:delText>
        </w:r>
      </w:del>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commentRangeStart w:id="699"/>
      <w:r>
        <w:rPr>
          <w:rFonts w:eastAsiaTheme="minorEastAsia" w:cstheme="minorHAnsi"/>
          <w:b/>
          <w:sz w:val="24"/>
          <w:szCs w:val="24"/>
          <w:lang w:val="en-CA"/>
        </w:rPr>
        <w:t>Modeling</w:t>
      </w:r>
      <w:commentRangeEnd w:id="699"/>
      <w:r w:rsidR="00702843">
        <w:rPr>
          <w:rStyle w:val="CommentReference"/>
        </w:rPr>
        <w:commentReference w:id="699"/>
      </w:r>
    </w:p>
    <w:p w14:paraId="5F8B1F51" w14:textId="6F8D11F3"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H</w:t>
      </w:r>
      <w:r w:rsidR="00D258E1">
        <w:rPr>
          <w:rFonts w:eastAsiaTheme="minorEastAsia" w:cstheme="minorHAnsi"/>
          <w:sz w:val="24"/>
          <w:szCs w:val="24"/>
          <w:vertAlign w:val="subscript"/>
          <w:lang w:val="en-CA"/>
        </w:rPr>
        <w:t>d</w:t>
      </w:r>
      <w:r w:rsidR="00D258E1">
        <w:rPr>
          <w:rFonts w:eastAsiaTheme="minorEastAsia" w:cstheme="minorHAnsi"/>
          <w:sz w:val="24"/>
          <w:szCs w:val="24"/>
          <w:lang w:val="en-CA"/>
        </w:rPr>
        <w:t xml:space="preserve"> = 200 </w:t>
      </w:r>
      <w:r w:rsidR="00B12740">
        <w:rPr>
          <w:rFonts w:eastAsiaTheme="minorEastAsia" w:cstheme="minorHAnsi"/>
          <w:sz w:val="24"/>
          <w:szCs w:val="24"/>
          <w:lang w:val="en-CA"/>
        </w:rPr>
        <w:t>k</w:t>
      </w:r>
      <w:r w:rsidR="00D258E1">
        <w:rPr>
          <w:rFonts w:eastAsiaTheme="minorEastAsia" w:cstheme="minorHAnsi"/>
          <w:sz w:val="24"/>
          <w:szCs w:val="24"/>
          <w:lang w:val="en-CA"/>
        </w:rPr>
        <w:t>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w:t>
      </w:r>
      <w:commentRangeStart w:id="700"/>
      <w:r>
        <w:rPr>
          <w:rFonts w:eastAsiaTheme="minorEastAsia" w:cstheme="minorHAnsi"/>
          <w:sz w:val="24"/>
          <w:szCs w:val="24"/>
          <w:lang w:val="en-CA"/>
        </w:rPr>
        <w:t xml:space="preserve">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r w:rsidR="00C87C44">
        <w:rPr>
          <w:rFonts w:eastAsiaTheme="minorEastAsia" w:cstheme="minorHAnsi"/>
          <w:i/>
          <w:sz w:val="24"/>
          <w:szCs w:val="24"/>
          <w:lang w:val="en-CA"/>
        </w:rPr>
        <w:t>Picea glauca</w:t>
      </w:r>
      <w:r w:rsidR="00C87C44">
        <w:rPr>
          <w:rFonts w:eastAsiaTheme="minorEastAsia" w:cstheme="minorHAnsi"/>
          <w:sz w:val="24"/>
          <w:szCs w:val="24"/>
          <w:lang w:val="en-CA"/>
        </w:rPr>
        <w:t>)</w:t>
      </w:r>
      <w:commentRangeEnd w:id="700"/>
      <w:r w:rsidR="00096252">
        <w:rPr>
          <w:rStyle w:val="CommentReference"/>
        </w:rPr>
        <w:commentReference w:id="700"/>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w:t>
      </w:r>
      <w:commentRangeStart w:id="701"/>
      <w:r w:rsidR="00590C14">
        <w:rPr>
          <w:rFonts w:eastAsiaTheme="minorEastAsia" w:cstheme="minorHAnsi"/>
          <w:sz w:val="24"/>
          <w:szCs w:val="24"/>
          <w:lang w:val="en-CA"/>
        </w:rPr>
        <w:t xml:space="preserve">These different respiration scenarios were used to reduce bias in any conclusions regarding the impact of Equations 3 and 10 on carbon balance, as the ratio of photosynthesis to respiration may alter the sensitivity of carbon balance to the Arrhenius equation </w:t>
      </w:r>
      <w:r w:rsidR="00590C14">
        <w:rPr>
          <w:rFonts w:eastAsiaTheme="minorEastAsia" w:cstheme="minorHAnsi"/>
          <w:sz w:val="24"/>
          <w:szCs w:val="24"/>
          <w:lang w:val="en-CA"/>
        </w:rPr>
        <w:lastRenderedPageBreak/>
        <w:t>used.</w:t>
      </w:r>
      <w:commentRangeEnd w:id="701"/>
      <w:r w:rsidR="00702843">
        <w:rPr>
          <w:rStyle w:val="CommentReference"/>
        </w:rPr>
        <w:commentReference w:id="701"/>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Weger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dark</w:t>
            </w:r>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day</w:t>
            </w:r>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Ayub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w:t>
            </w:r>
            <w:r>
              <w:rPr>
                <w:rFonts w:eastAsia="Times New Roman" w:cstheme="minorHAnsi"/>
                <w:color w:val="000000"/>
                <w:sz w:val="24"/>
                <w:szCs w:val="24"/>
                <w:vertAlign w:val="subscript"/>
              </w:rPr>
              <w:t>root</w:t>
            </w:r>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Weger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stem</w:t>
            </w:r>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Atkin &amp; Tjoelker,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4C33861"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w:t>
      </w:r>
      <w:commentRangeStart w:id="702"/>
      <w:commentRangeStart w:id="703"/>
      <w:r w:rsidR="00AB4287">
        <w:rPr>
          <w:rFonts w:eastAsiaTheme="minorEastAsia" w:cstheme="minorHAnsi"/>
          <w:b/>
          <w:sz w:val="24"/>
          <w:szCs w:val="24"/>
          <w:lang w:val="en-CA"/>
        </w:rPr>
        <w: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w:t>
      </w:r>
      <w:ins w:id="704" w:author="Joseph Stinziano" w:date="2020-03-25T08:20:00Z">
        <w:r w:rsidR="00D73FCF">
          <w:rPr>
            <w:rFonts w:eastAsiaTheme="minorEastAsia" w:cstheme="minorHAnsi"/>
            <w:b/>
            <w:sz w:val="24"/>
            <w:szCs w:val="24"/>
            <w:lang w:val="en-CA"/>
          </w:rPr>
          <w:t xml:space="preserve">apparent </w:t>
        </w:r>
      </w:ins>
      <w:r w:rsidR="00AB4287">
        <w:rPr>
          <w:rFonts w:eastAsiaTheme="minorEastAsia" w:cstheme="minorHAnsi"/>
          <w:b/>
          <w:sz w:val="24"/>
          <w:szCs w:val="24"/>
          <w:lang w:val="en-CA"/>
        </w:rPr>
        <w:t>Michaelis-Menten</w:t>
      </w:r>
      <w:commentRangeEnd w:id="702"/>
      <w:r w:rsidR="00096252">
        <w:rPr>
          <w:rStyle w:val="CommentReference"/>
        </w:rPr>
        <w:commentReference w:id="702"/>
      </w:r>
      <w:commentRangeEnd w:id="703"/>
      <w:r w:rsidR="00D73FCF">
        <w:rPr>
          <w:rStyle w:val="CommentReference"/>
        </w:rPr>
        <w:commentReference w:id="703"/>
      </w:r>
      <w:r w:rsidR="00AB4287">
        <w:rPr>
          <w:rFonts w:eastAsiaTheme="minorEastAsia" w:cstheme="minorHAnsi"/>
          <w:b/>
          <w:sz w:val="24"/>
          <w:szCs w:val="24"/>
          <w:lang w:val="en-CA"/>
        </w:rPr>
        <w:t xml:space="preserve"> constant for rubisco</w:t>
      </w:r>
      <w:ins w:id="705" w:author="Joseph Stinziano" w:date="2020-03-25T08:20:00Z">
        <w:r w:rsidR="00D73FCF">
          <w:rPr>
            <w:rFonts w:eastAsiaTheme="minorEastAsia" w:cstheme="minorHAnsi"/>
            <w:b/>
            <w:sz w:val="24"/>
            <w:szCs w:val="24"/>
            <w:lang w:val="en-CA"/>
          </w:rPr>
          <w:t xml:space="preserve"> carboxylation in 21% O</w:t>
        </w:r>
        <w:r w:rsidR="00D73FCF">
          <w:rPr>
            <w:rFonts w:eastAsiaTheme="minorEastAsia" w:cstheme="minorHAnsi"/>
            <w:b/>
            <w:sz w:val="24"/>
            <w:szCs w:val="24"/>
            <w:vertAlign w:val="subscript"/>
            <w:lang w:val="en-CA"/>
          </w:rPr>
          <w:t>2</w:t>
        </w:r>
      </w:ins>
      <w:ins w:id="706" w:author="Joseph Stinziano" w:date="2020-03-25T08:21:00Z">
        <w:r w:rsidR="00D73FCF">
          <w:rPr>
            <w:rFonts w:eastAsiaTheme="minorEastAsia" w:cstheme="minorHAnsi"/>
            <w:b/>
            <w:sz w:val="24"/>
            <w:szCs w:val="24"/>
            <w:lang w:val="en-CA"/>
          </w:rPr>
          <w:t>/</w:t>
        </w:r>
      </w:ins>
      <w:ins w:id="707" w:author="Joseph Stinziano" w:date="2020-03-25T08:20:00Z">
        <w:r w:rsidR="00D73FCF">
          <w:rPr>
            <w:rFonts w:eastAsiaTheme="minorEastAsia" w:cstheme="minorHAnsi"/>
            <w:b/>
            <w:sz w:val="24"/>
            <w:szCs w:val="24"/>
            <w:lang w:val="en-CA"/>
          </w:rPr>
          <w:t>air</w:t>
        </w:r>
      </w:ins>
      <w:ins w:id="708" w:author="Joseph Stinziano" w:date="2020-03-25T08:22:00Z">
        <w:r w:rsidR="00D73FCF">
          <w:rPr>
            <w:rFonts w:eastAsiaTheme="minorEastAsia" w:cstheme="minorHAnsi"/>
            <w:b/>
            <w:sz w:val="24"/>
            <w:szCs w:val="24"/>
            <w:lang w:val="en-CA"/>
          </w:rPr>
          <w:t xml:space="preserve"> (i.e. K</w:t>
        </w:r>
        <w:r w:rsidR="00D73FCF">
          <w:rPr>
            <w:rFonts w:eastAsiaTheme="minorEastAsia" w:cstheme="minorHAnsi"/>
            <w:b/>
            <w:sz w:val="24"/>
            <w:szCs w:val="24"/>
            <w:vertAlign w:val="subscript"/>
            <w:lang w:val="en-CA"/>
          </w:rPr>
          <w:t>c,air</w:t>
        </w:r>
      </w:ins>
      <w:ins w:id="709" w:author="Joseph Stinziano" w:date="2020-03-25T08:20:00Z">
        <w:r w:rsidR="00D73FCF">
          <w:rPr>
            <w:rFonts w:eastAsiaTheme="minorEastAsia" w:cstheme="minorHAnsi"/>
            <w:b/>
            <w:sz w:val="24"/>
            <w:szCs w:val="24"/>
            <w:lang w:val="en-CA"/>
          </w:rPr>
          <w:t>)</w:t>
        </w:r>
      </w:ins>
      <w:r w:rsidR="00AB4287">
        <w:rPr>
          <w:rFonts w:eastAsiaTheme="minorEastAsia" w:cstheme="minorHAnsi"/>
          <w:b/>
          <w:sz w:val="24"/>
          <w:szCs w:val="24"/>
          <w:lang w:val="en-CA"/>
        </w:rPr>
        <w:t xml:space="preserve">;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maximum quantum efficiency of photosynthetic electron transport; E</w:t>
      </w:r>
      <w:r w:rsidR="00AB4287">
        <w:rPr>
          <w:rFonts w:eastAsiaTheme="minorEastAsia" w:cstheme="minorHAnsi"/>
          <w:b/>
          <w:sz w:val="24"/>
          <w:szCs w:val="24"/>
          <w:vertAlign w:val="subscript"/>
          <w:lang w:val="en-CA"/>
        </w:rPr>
        <w:t>a</w:t>
      </w:r>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R</w:t>
      </w:r>
      <w:r w:rsidR="00906DB6">
        <w:rPr>
          <w:rFonts w:eastAsiaTheme="minorEastAsia" w:cstheme="minorHAnsi"/>
          <w:b/>
          <w:sz w:val="24"/>
          <w:szCs w:val="24"/>
          <w:vertAlign w:val="subscript"/>
          <w:lang w:val="en-CA"/>
        </w:rPr>
        <w:t>dark</w:t>
      </w:r>
      <w:r w:rsidR="00906DB6">
        <w:rPr>
          <w:rFonts w:eastAsiaTheme="minorEastAsia" w:cstheme="minorHAnsi"/>
          <w:b/>
          <w:sz w:val="24"/>
          <w:szCs w:val="24"/>
          <w:lang w:val="en-CA"/>
        </w:rPr>
        <w:t>: leaf respiration in the dark; R</w:t>
      </w:r>
      <w:r w:rsidR="00906DB6">
        <w:rPr>
          <w:rFonts w:eastAsiaTheme="minorEastAsia" w:cstheme="minorHAnsi"/>
          <w:b/>
          <w:sz w:val="24"/>
          <w:szCs w:val="24"/>
          <w:vertAlign w:val="subscript"/>
          <w:lang w:val="en-CA"/>
        </w:rPr>
        <w:t>day</w:t>
      </w:r>
      <w:r w:rsidR="00906DB6">
        <w:rPr>
          <w:rFonts w:eastAsiaTheme="minorEastAsia" w:cstheme="minorHAnsi"/>
          <w:b/>
          <w:sz w:val="24"/>
          <w:szCs w:val="24"/>
          <w:lang w:val="en-CA"/>
        </w:rPr>
        <w:t>: leaf respiration in the light; R</w:t>
      </w:r>
      <w:r w:rsidR="00906DB6">
        <w:rPr>
          <w:rFonts w:eastAsiaTheme="minorEastAsia" w:cstheme="minorHAnsi"/>
          <w:b/>
          <w:sz w:val="24"/>
          <w:szCs w:val="24"/>
          <w:vertAlign w:val="subscript"/>
          <w:lang w:val="en-CA"/>
        </w:rPr>
        <w:t>root</w:t>
      </w:r>
      <w:r w:rsidR="00906DB6">
        <w:rPr>
          <w:rFonts w:eastAsiaTheme="minorEastAsia" w:cstheme="minorHAnsi"/>
          <w:b/>
          <w:sz w:val="24"/>
          <w:szCs w:val="24"/>
          <w:lang w:val="en-CA"/>
        </w:rPr>
        <w:t>: root respiration; R</w:t>
      </w:r>
      <w:r w:rsidR="00906DB6">
        <w:rPr>
          <w:rFonts w:eastAsiaTheme="minorEastAsia" w:cstheme="minorHAnsi"/>
          <w:b/>
          <w:sz w:val="24"/>
          <w:szCs w:val="24"/>
          <w:vertAlign w:val="subscript"/>
          <w:lang w:val="en-CA"/>
        </w:rPr>
        <w:t>stem</w:t>
      </w:r>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762A4BD7"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{arrhenius.comparison} (</w:t>
      </w:r>
      <w:r w:rsidR="001A0869">
        <w:rPr>
          <w:rFonts w:eastAsiaTheme="minorEastAsia" w:cstheme="minorHAnsi"/>
          <w:sz w:val="24"/>
          <w:szCs w:val="24"/>
          <w:lang w:val="en-CA"/>
        </w:rPr>
        <w:t xml:space="preserve">“arrhenius.comparison_1.0.0.tar.gz”;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(see Table 2 for equations). Briefly, we linked the Medlyn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Kumarathunge et al. (2018). Photosynthetic capacity, both maximum rubisco carboxylation capacity, V</w:t>
      </w:r>
      <w:r>
        <w:rPr>
          <w:rFonts w:eastAsiaTheme="minorEastAsia" w:cstheme="minorHAnsi"/>
          <w:sz w:val="24"/>
          <w:szCs w:val="24"/>
          <w:vertAlign w:val="subscript"/>
          <w:lang w:val="en-CA"/>
        </w:rPr>
        <w:t>cmax</w:t>
      </w:r>
      <w:r>
        <w:rPr>
          <w:rFonts w:eastAsiaTheme="minorEastAsia" w:cstheme="minorHAnsi"/>
          <w:sz w:val="24"/>
          <w:szCs w:val="24"/>
          <w:lang w:val="en-CA"/>
        </w:rPr>
        <w:t>, and maximum electron transport rate, J</w:t>
      </w:r>
      <w:r>
        <w:rPr>
          <w:rFonts w:eastAsiaTheme="minorEastAsia" w:cstheme="minorHAnsi"/>
          <w:sz w:val="24"/>
          <w:szCs w:val="24"/>
          <w:vertAlign w:val="subscript"/>
          <w:lang w:val="en-CA"/>
        </w:rPr>
        <w:t>max</w:t>
      </w:r>
      <w:r>
        <w:rPr>
          <w:rFonts w:eastAsiaTheme="minorEastAsia" w:cstheme="minorHAnsi"/>
          <w:sz w:val="24"/>
          <w:szCs w:val="24"/>
          <w:lang w:val="en-CA"/>
        </w:rPr>
        <w:t xml:space="preserve"> were scaled to temperature using either Equation 3 or 10, while respiration was scaled according </w:t>
      </w:r>
      <w:r>
        <w:rPr>
          <w:rFonts w:eastAsiaTheme="minorEastAsia" w:cstheme="minorHAnsi"/>
          <w:sz w:val="24"/>
          <w:szCs w:val="24"/>
          <w:lang w:val="en-CA"/>
        </w:rPr>
        <w:lastRenderedPageBreak/>
        <w:t xml:space="preserve">to (Atkin &amp; Tjoelker,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Atkin &amp; Tjoelker,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Medlyn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B74F23"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commentRangeStart w:id="710"/>
      <w:commentRangeStart w:id="711"/>
      <w:tr w:rsidR="00D731FD" w14:paraId="7FAA777D" w14:textId="77777777" w:rsidTr="00D658A8">
        <w:tc>
          <w:tcPr>
            <w:tcW w:w="5524" w:type="dxa"/>
          </w:tcPr>
          <w:p w14:paraId="7BDF2AED" w14:textId="5C239A75" w:rsidR="00D731FD" w:rsidRDefault="00B74F23"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w:commentRangeEnd w:id="710"/>
                <m:r>
                  <m:rPr>
                    <m:sty m:val="p"/>
                  </m:rPr>
                  <w:rPr>
                    <w:rStyle w:val="CommentReference"/>
                  </w:rPr>
                  <w:commentReference w:id="710"/>
                </m:r>
                <w:commentRangeEnd w:id="711"/>
                <m:r>
                  <m:rPr>
                    <m:sty m:val="p"/>
                  </m:rPr>
                  <w:rPr>
                    <w:rStyle w:val="CommentReference"/>
                  </w:rPr>
                  <w:commentReference w:id="711"/>
                </m:r>
                <m:r>
                  <w:rPr>
                    <w:rFonts w:ascii="Cambria Math" w:eastAsiaTheme="minorEastAsia" w:hAnsi="Cambria Math" w:cstheme="minorHAnsi"/>
                    <w:sz w:val="24"/>
                    <w:szCs w:val="24"/>
                    <w:lang w:val="en-CA"/>
                  </w:rPr>
                  <m:t>=</m:t>
                </m:r>
                <m:r>
                  <w:del w:id="713" w:author="Joseph Stinziano" w:date="2020-03-27T09:23:00Z">
                    <w:rPr>
                      <w:rFonts w:ascii="Cambria Math" w:eastAsiaTheme="minorEastAsia" w:hAnsi="Cambria Math" w:cstheme="minorHAnsi"/>
                      <w:sz w:val="24"/>
                      <w:szCs w:val="24"/>
                      <w:lang w:val="en-CA"/>
                    </w:rPr>
                    <m:t>min</m:t>
                  </w:del>
                </m:r>
                <m:d>
                  <m:dPr>
                    <m:ctrlPr>
                      <w:del w:id="714" w:author="Joseph Stinziano" w:date="2020-03-27T09:23:00Z">
                        <w:rPr>
                          <w:rFonts w:ascii="Cambria Math" w:eastAsiaTheme="minorEastAsia" w:hAnsi="Cambria Math" w:cstheme="minorHAnsi"/>
                          <w:i/>
                          <w:sz w:val="24"/>
                          <w:szCs w:val="24"/>
                          <w:lang w:val="en-CA"/>
                        </w:rPr>
                      </w:del>
                    </m:ctrlPr>
                  </m:dPr>
                  <m:e>
                    <m:sSub>
                      <m:sSubPr>
                        <m:ctrlPr>
                          <w:del w:id="715" w:author="Joseph Stinziano" w:date="2020-03-27T09:23:00Z">
                            <w:rPr>
                              <w:rFonts w:ascii="Cambria Math" w:eastAsiaTheme="minorEastAsia" w:hAnsi="Cambria Math" w:cstheme="minorHAnsi"/>
                              <w:i/>
                              <w:sz w:val="24"/>
                              <w:szCs w:val="24"/>
                              <w:lang w:val="en-CA"/>
                            </w:rPr>
                          </w:del>
                        </m:ctrlPr>
                      </m:sSubPr>
                      <m:e>
                        <m:r>
                          <w:del w:id="716" w:author="Joseph Stinziano" w:date="2020-03-27T09:23:00Z">
                            <w:rPr>
                              <w:rFonts w:ascii="Cambria Math" w:eastAsiaTheme="minorEastAsia" w:hAnsi="Cambria Math" w:cstheme="minorHAnsi"/>
                              <w:sz w:val="24"/>
                              <w:szCs w:val="24"/>
                              <w:lang w:val="en-CA"/>
                            </w:rPr>
                            <m:t>J</m:t>
                          </w:del>
                        </m:r>
                      </m:e>
                      <m:sub>
                        <m:r>
                          <w:del w:id="717" w:author="Joseph Stinziano" w:date="2020-03-27T09:23:00Z">
                            <w:rPr>
                              <w:rFonts w:ascii="Cambria Math" w:eastAsiaTheme="minorEastAsia" w:hAnsi="Cambria Math" w:cstheme="minorHAnsi"/>
                              <w:sz w:val="24"/>
                              <w:szCs w:val="24"/>
                              <w:lang w:val="en-CA"/>
                            </w:rPr>
                            <m:t>max</m:t>
                          </w:del>
                        </m:r>
                      </m:sub>
                    </m:sSub>
                    <m:r>
                      <w:del w:id="718" w:author="Joseph Stinziano" w:date="2020-03-27T09:23:00Z">
                        <w:rPr>
                          <w:rFonts w:ascii="Cambria Math" w:eastAsiaTheme="minorEastAsia" w:hAnsi="Cambria Math" w:cstheme="minorHAnsi"/>
                          <w:sz w:val="24"/>
                          <w:szCs w:val="24"/>
                          <w:lang w:val="en-CA"/>
                        </w:rPr>
                        <m:t>, α</m:t>
                      </w:del>
                    </m:r>
                    <m:r>
                      <w:rPr>
                        <w:rFonts w:ascii="Cambria Math" w:eastAsiaTheme="minorEastAsia" w:hAnsi="Cambria Math" w:cstheme="minorHAnsi"/>
                        <w:sz w:val="24"/>
                        <w:szCs w:val="24"/>
                        <w:lang w:val="en-CA"/>
                      </w:rPr>
                      <m:t>ϕ</m:t>
                    </m:r>
                    <m:sSub>
                      <m:sSubPr>
                        <m:ctrlPr>
                          <w:del w:id="719" w:author="Joseph Stinziano" w:date="2020-03-27T09:23:00Z">
                            <w:rPr>
                              <w:rFonts w:ascii="Cambria Math" w:eastAsiaTheme="minorEastAsia" w:hAnsi="Cambria Math" w:cstheme="minorHAnsi"/>
                              <w:i/>
                              <w:sz w:val="24"/>
                              <w:szCs w:val="24"/>
                              <w:lang w:val="en-CA"/>
                            </w:rPr>
                          </w:del>
                        </m:ctrlPr>
                      </m:sSubPr>
                      <m:e>
                        <m:r>
                          <w:del w:id="720" w:author="Joseph Stinziano" w:date="2020-03-27T09:23:00Z">
                            <w:rPr>
                              <w:rFonts w:ascii="Cambria Math" w:eastAsiaTheme="minorEastAsia" w:hAnsi="Cambria Math" w:cstheme="minorHAnsi"/>
                              <w:sz w:val="24"/>
                              <w:szCs w:val="24"/>
                              <w:lang w:val="en-CA"/>
                            </w:rPr>
                            <m:t>Q</m:t>
                          </w:del>
                        </m:r>
                      </m:e>
                      <m:sub>
                        <m:r>
                          <w:del w:id="721" w:author="Joseph Stinziano" w:date="2020-03-27T09:23:00Z">
                            <w:rPr>
                              <w:rFonts w:ascii="Cambria Math" w:eastAsiaTheme="minorEastAsia" w:hAnsi="Cambria Math" w:cstheme="minorHAnsi"/>
                              <w:sz w:val="24"/>
                              <w:szCs w:val="24"/>
                              <w:lang w:val="en-CA"/>
                            </w:rPr>
                            <m:t>in</m:t>
                          </w:del>
                        </m:r>
                      </m:sub>
                    </m:sSub>
                    <m:f>
                      <m:fPr>
                        <m:ctrlPr>
                          <w:del w:id="722" w:author="Joseph Stinziano" w:date="2020-03-27T09:06:00Z">
                            <w:rPr>
                              <w:rFonts w:ascii="Cambria Math" w:eastAsiaTheme="minorEastAsia" w:hAnsi="Cambria Math" w:cstheme="minorHAnsi"/>
                              <w:i/>
                              <w:sz w:val="24"/>
                              <w:szCs w:val="24"/>
                              <w:lang w:val="en-CA"/>
                            </w:rPr>
                          </w:del>
                        </m:ctrlPr>
                      </m:fPr>
                      <m:num>
                        <m:sSub>
                          <m:sSubPr>
                            <m:ctrlPr>
                              <w:del w:id="723" w:author="Joseph Stinziano" w:date="2020-03-27T09:06:00Z">
                                <w:rPr>
                                  <w:rFonts w:ascii="Cambria Math" w:eastAsiaTheme="minorEastAsia" w:hAnsi="Cambria Math" w:cstheme="minorHAnsi"/>
                                  <w:i/>
                                  <w:sz w:val="24"/>
                                  <w:szCs w:val="24"/>
                                  <w:lang w:val="en-CA"/>
                                </w:rPr>
                              </w:del>
                            </m:ctrlPr>
                          </m:sSubPr>
                          <m:e>
                            <m:r>
                              <w:del w:id="724" w:author="Joseph Stinziano" w:date="2020-03-27T09:06:00Z">
                                <w:rPr>
                                  <w:rFonts w:ascii="Cambria Math" w:eastAsiaTheme="minorEastAsia" w:hAnsi="Cambria Math" w:cstheme="minorHAnsi"/>
                                  <w:sz w:val="24"/>
                                  <w:szCs w:val="24"/>
                                  <w:lang w:val="en-CA"/>
                                </w:rPr>
                                <m:t>C</m:t>
                              </w:del>
                            </m:r>
                          </m:e>
                          <m:sub>
                            <m:r>
                              <w:del w:id="725" w:author="Joseph Stinziano" w:date="2020-03-27T09:06:00Z">
                                <w:rPr>
                                  <w:rFonts w:ascii="Cambria Math" w:eastAsiaTheme="minorEastAsia" w:hAnsi="Cambria Math" w:cstheme="minorHAnsi"/>
                                  <w:sz w:val="24"/>
                                  <w:szCs w:val="24"/>
                                  <w:lang w:val="en-CA"/>
                                </w:rPr>
                                <m:t>i</m:t>
                              </w:del>
                            </m:r>
                          </m:sub>
                        </m:sSub>
                        <m:r>
                          <w:del w:id="726" w:author="Joseph Stinziano" w:date="2020-03-27T09:06:00Z">
                            <w:rPr>
                              <w:rFonts w:ascii="Cambria Math" w:eastAsiaTheme="minorEastAsia" w:hAnsi="Cambria Math" w:cstheme="minorHAnsi"/>
                              <w:sz w:val="24"/>
                              <w:szCs w:val="24"/>
                              <w:lang w:val="en-CA"/>
                            </w:rPr>
                            <m:t>-Γ*</m:t>
                          </w:del>
                        </m:r>
                      </m:num>
                      <m:den>
                        <m:sSub>
                          <m:sSubPr>
                            <m:ctrlPr>
                              <w:del w:id="727" w:author="Joseph Stinziano" w:date="2020-03-27T09:06:00Z">
                                <w:rPr>
                                  <w:rFonts w:ascii="Cambria Math" w:eastAsiaTheme="minorEastAsia" w:hAnsi="Cambria Math" w:cstheme="minorHAnsi"/>
                                  <w:i/>
                                  <w:sz w:val="24"/>
                                  <w:szCs w:val="24"/>
                                  <w:lang w:val="en-CA"/>
                                </w:rPr>
                              </w:del>
                            </m:ctrlPr>
                          </m:sSubPr>
                          <m:e>
                            <m:r>
                              <w:del w:id="728" w:author="Joseph Stinziano" w:date="2020-03-27T09:06:00Z">
                                <w:rPr>
                                  <w:rFonts w:ascii="Cambria Math" w:eastAsiaTheme="minorEastAsia" w:hAnsi="Cambria Math" w:cstheme="minorHAnsi"/>
                                  <w:sz w:val="24"/>
                                  <w:szCs w:val="24"/>
                                  <w:lang w:val="en-CA"/>
                                </w:rPr>
                                <m:t>C</m:t>
                              </w:del>
                            </m:r>
                          </m:e>
                          <m:sub>
                            <m:r>
                              <w:del w:id="729" w:author="Joseph Stinziano" w:date="2020-03-27T09:06:00Z">
                                <w:rPr>
                                  <w:rFonts w:ascii="Cambria Math" w:eastAsiaTheme="minorEastAsia" w:hAnsi="Cambria Math" w:cstheme="minorHAnsi"/>
                                  <w:sz w:val="24"/>
                                  <w:szCs w:val="24"/>
                                  <w:lang w:val="en-CA"/>
                                </w:rPr>
                                <m:t>i</m:t>
                              </w:del>
                            </m:r>
                          </m:sub>
                        </m:sSub>
                        <m:r>
                          <w:del w:id="730" w:author="Joseph Stinziano" w:date="2020-03-27T09:06:00Z">
                            <w:rPr>
                              <w:rFonts w:ascii="Cambria Math" w:eastAsiaTheme="minorEastAsia" w:hAnsi="Cambria Math" w:cstheme="minorHAnsi"/>
                              <w:sz w:val="24"/>
                              <w:szCs w:val="24"/>
                              <w:lang w:val="en-CA"/>
                            </w:rPr>
                            <m:t>+2Γ*</m:t>
                          </w:del>
                        </m:r>
                      </m:den>
                    </m:f>
                  </m:e>
                </m:d>
                <m:r>
                  <w:ins w:id="731" w:author="Joseph Stinziano" w:date="2020-03-27T09:23:00Z">
                    <w:rPr>
                      <w:rFonts w:ascii="Cambria Math" w:eastAsiaTheme="minorEastAsia" w:hAnsi="Cambria Math" w:cstheme="minorHAnsi"/>
                      <w:sz w:val="24"/>
                      <w:szCs w:val="24"/>
                      <w:lang w:val="en-CA"/>
                    </w:rPr>
                    <m:t>J</m:t>
                  </w:ins>
                </m:r>
                <m:d>
                  <m:dPr>
                    <m:ctrlPr>
                      <w:ins w:id="732" w:author="Joseph Stinziano" w:date="2020-03-27T09:23:00Z">
                        <w:rPr>
                          <w:rFonts w:ascii="Cambria Math" w:eastAsiaTheme="minorEastAsia" w:hAnsi="Cambria Math" w:cstheme="minorHAnsi"/>
                          <w:i/>
                          <w:sz w:val="24"/>
                          <w:szCs w:val="24"/>
                          <w:lang w:val="en-CA"/>
                        </w:rPr>
                      </w:ins>
                    </m:ctrlPr>
                  </m:dPr>
                  <m:e>
                    <m:f>
                      <m:fPr>
                        <m:ctrlPr>
                          <w:ins w:id="733" w:author="Joseph Stinziano" w:date="2020-03-27T09:23:00Z">
                            <w:rPr>
                              <w:rFonts w:ascii="Cambria Math" w:eastAsiaTheme="minorEastAsia" w:hAnsi="Cambria Math" w:cstheme="minorHAnsi"/>
                              <w:i/>
                              <w:sz w:val="24"/>
                              <w:szCs w:val="24"/>
                              <w:lang w:val="en-CA"/>
                            </w:rPr>
                          </w:ins>
                        </m:ctrlPr>
                      </m:fPr>
                      <m:num>
                        <m:sSub>
                          <m:sSubPr>
                            <m:ctrlPr>
                              <w:ins w:id="734" w:author="Joseph Stinziano" w:date="2020-03-27T09:23:00Z">
                                <w:rPr>
                                  <w:rFonts w:ascii="Cambria Math" w:eastAsiaTheme="minorEastAsia" w:hAnsi="Cambria Math" w:cstheme="minorHAnsi"/>
                                  <w:i/>
                                  <w:sz w:val="24"/>
                                  <w:szCs w:val="24"/>
                                  <w:lang w:val="en-CA"/>
                                </w:rPr>
                              </w:ins>
                            </m:ctrlPr>
                          </m:sSubPr>
                          <m:e>
                            <m:r>
                              <w:ins w:id="735" w:author="Joseph Stinziano" w:date="2020-03-27T09:23:00Z">
                                <w:rPr>
                                  <w:rFonts w:ascii="Cambria Math" w:eastAsiaTheme="minorEastAsia" w:hAnsi="Cambria Math" w:cstheme="minorHAnsi"/>
                                  <w:sz w:val="24"/>
                                  <w:szCs w:val="24"/>
                                  <w:lang w:val="en-CA"/>
                                </w:rPr>
                                <m:t>C</m:t>
                              </w:ins>
                            </m:r>
                          </m:e>
                          <m:sub>
                            <m:r>
                              <w:ins w:id="736" w:author="Joseph Stinziano" w:date="2020-03-27T09:23:00Z">
                                <w:rPr>
                                  <w:rFonts w:ascii="Cambria Math" w:eastAsiaTheme="minorEastAsia" w:hAnsi="Cambria Math" w:cstheme="minorHAnsi"/>
                                  <w:sz w:val="24"/>
                                  <w:szCs w:val="24"/>
                                  <w:lang w:val="en-CA"/>
                                </w:rPr>
                                <m:t>i</m:t>
                              </w:ins>
                            </m:r>
                          </m:sub>
                        </m:sSub>
                        <m:r>
                          <w:ins w:id="737" w:author="Joseph Stinziano" w:date="2020-03-27T09:23:00Z">
                            <w:rPr>
                              <w:rFonts w:ascii="Cambria Math" w:eastAsiaTheme="minorEastAsia" w:hAnsi="Cambria Math" w:cstheme="minorHAnsi"/>
                              <w:sz w:val="24"/>
                              <w:szCs w:val="24"/>
                              <w:lang w:val="en-CA"/>
                            </w:rPr>
                            <m:t>-Γ*</m:t>
                          </w:ins>
                        </m:r>
                      </m:num>
                      <m:den>
                        <m:sSub>
                          <m:sSubPr>
                            <m:ctrlPr>
                              <w:ins w:id="738" w:author="Joseph Stinziano" w:date="2020-03-27T09:23:00Z">
                                <w:rPr>
                                  <w:rFonts w:ascii="Cambria Math" w:eastAsiaTheme="minorEastAsia" w:hAnsi="Cambria Math" w:cstheme="minorHAnsi"/>
                                  <w:i/>
                                  <w:sz w:val="24"/>
                                  <w:szCs w:val="24"/>
                                  <w:lang w:val="en-CA"/>
                                </w:rPr>
                              </w:ins>
                            </m:ctrlPr>
                          </m:sSubPr>
                          <m:e>
                            <m:r>
                              <w:ins w:id="739" w:author="Joseph Stinziano" w:date="2020-03-27T09:23:00Z">
                                <w:rPr>
                                  <w:rFonts w:ascii="Cambria Math" w:eastAsiaTheme="minorEastAsia" w:hAnsi="Cambria Math" w:cstheme="minorHAnsi"/>
                                  <w:sz w:val="24"/>
                                  <w:szCs w:val="24"/>
                                  <w:lang w:val="en-CA"/>
                                </w:rPr>
                                <m:t>C</m:t>
                              </w:ins>
                            </m:r>
                          </m:e>
                          <m:sub>
                            <m:r>
                              <w:ins w:id="740" w:author="Joseph Stinziano" w:date="2020-03-27T09:23:00Z">
                                <w:rPr>
                                  <w:rFonts w:ascii="Cambria Math" w:eastAsiaTheme="minorEastAsia" w:hAnsi="Cambria Math" w:cstheme="minorHAnsi"/>
                                  <w:sz w:val="24"/>
                                  <w:szCs w:val="24"/>
                                  <w:lang w:val="en-CA"/>
                                </w:rPr>
                                <m:t>i</m:t>
                              </w:ins>
                            </m:r>
                          </m:sub>
                        </m:sSub>
                        <m:r>
                          <w:ins w:id="741" w:author="Joseph Stinziano" w:date="2020-03-27T09:23:00Z">
                            <w:rPr>
                              <w:rFonts w:ascii="Cambria Math" w:eastAsiaTheme="minorEastAsia" w:hAnsi="Cambria Math" w:cstheme="minorHAnsi"/>
                              <w:sz w:val="24"/>
                              <w:szCs w:val="24"/>
                              <w:lang w:val="en-CA"/>
                            </w:rPr>
                            <m:t>+2Γ*</m:t>
                          </w:ins>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8A611E" w14:paraId="3F0709FA" w14:textId="77777777" w:rsidTr="00C60122">
        <w:trPr>
          <w:ins w:id="742" w:author="Joseph Stinziano" w:date="2020-03-27T09:23:00Z"/>
        </w:trPr>
        <w:tc>
          <w:tcPr>
            <w:tcW w:w="9918" w:type="dxa"/>
            <w:gridSpan w:val="2"/>
          </w:tcPr>
          <w:p w14:paraId="3FF1EC67" w14:textId="2C21D595" w:rsidR="008A611E" w:rsidRDefault="008A611E" w:rsidP="00CC1403">
            <w:pPr>
              <w:spacing w:line="360" w:lineRule="auto"/>
              <w:rPr>
                <w:ins w:id="743" w:author="Joseph Stinziano" w:date="2020-03-27T09:23:00Z"/>
                <w:rFonts w:eastAsiaTheme="minorEastAsia" w:cstheme="minorHAnsi"/>
                <w:sz w:val="24"/>
                <w:szCs w:val="24"/>
                <w:lang w:val="en-CA"/>
              </w:rPr>
            </w:pPr>
            <w:ins w:id="744" w:author="Joseph Stinziano" w:date="2020-03-27T09:35:00Z">
              <w:r>
                <w:rPr>
                  <w:rFonts w:eastAsiaTheme="minorEastAsia"/>
                  <w:sz w:val="24"/>
                  <w:szCs w:val="24"/>
                  <w:lang w:val="en-CA"/>
                </w:rPr>
                <w:t>Where J is calculated as the m</w:t>
              </w:r>
            </w:ins>
            <w:ins w:id="745" w:author="Joseph Stinziano" w:date="2020-03-27T09:26:00Z">
              <w:r>
                <w:rPr>
                  <w:rFonts w:eastAsiaTheme="minorEastAsia"/>
                  <w:sz w:val="24"/>
                  <w:szCs w:val="24"/>
                  <w:lang w:val="en-CA"/>
                </w:rPr>
                <w:t xml:space="preserve">inimum root of: </w:t>
              </w:r>
            </w:ins>
            <m:oMath>
              <m:r>
                <w:ins w:id="746" w:author="Joseph Stinziano" w:date="2020-03-27T09:32:00Z">
                  <w:rPr>
                    <w:rFonts w:ascii="Cambria Math" w:eastAsiaTheme="minorEastAsia" w:hAnsi="Cambria Math"/>
                    <w:sz w:val="24"/>
                    <w:szCs w:val="24"/>
                    <w:lang w:val="en-CA"/>
                  </w:rPr>
                  <m:t>θ</m:t>
                </w:ins>
              </m:r>
              <m:sSup>
                <m:sSupPr>
                  <m:ctrlPr>
                    <w:ins w:id="747" w:author="Joseph Stinziano" w:date="2020-03-27T09:25:00Z">
                      <w:rPr>
                        <w:rFonts w:ascii="Cambria Math" w:eastAsiaTheme="minorEastAsia" w:hAnsi="Cambria Math" w:cstheme="minorHAnsi"/>
                        <w:i/>
                        <w:sz w:val="24"/>
                        <w:szCs w:val="24"/>
                        <w:lang w:val="en-CA"/>
                      </w:rPr>
                    </w:ins>
                  </m:ctrlPr>
                </m:sSupPr>
                <m:e>
                  <m:r>
                    <w:ins w:id="748" w:author="Joseph Stinziano" w:date="2020-03-27T09:25:00Z">
                      <w:rPr>
                        <w:rFonts w:ascii="Cambria Math" w:eastAsiaTheme="minorEastAsia" w:hAnsi="Cambria Math" w:cstheme="minorHAnsi"/>
                        <w:sz w:val="24"/>
                        <w:szCs w:val="24"/>
                        <w:lang w:val="en-CA"/>
                      </w:rPr>
                      <m:t>J</m:t>
                    </w:ins>
                  </m:r>
                </m:e>
                <m:sup>
                  <m:r>
                    <w:ins w:id="749" w:author="Joseph Stinziano" w:date="2020-03-27T09:25:00Z">
                      <w:rPr>
                        <w:rFonts w:ascii="Cambria Math" w:eastAsiaTheme="minorEastAsia" w:hAnsi="Cambria Math" w:cstheme="minorHAnsi"/>
                        <w:sz w:val="24"/>
                        <w:szCs w:val="24"/>
                        <w:lang w:val="en-CA"/>
                      </w:rPr>
                      <m:t>2</m:t>
                    </w:ins>
                  </m:r>
                </m:sup>
              </m:sSup>
              <m:r>
                <w:ins w:id="750" w:author="Joseph Stinziano" w:date="2020-03-27T09:25:00Z">
                  <w:rPr>
                    <w:rFonts w:ascii="Cambria Math" w:eastAsiaTheme="minorEastAsia" w:hAnsi="Cambria Math" w:cstheme="minorHAnsi"/>
                    <w:sz w:val="24"/>
                    <w:szCs w:val="24"/>
                    <w:lang w:val="en-CA"/>
                  </w:rPr>
                  <m:t>-</m:t>
                </w:ins>
              </m:r>
              <m:d>
                <m:dPr>
                  <m:ctrlPr>
                    <w:ins w:id="751" w:author="Joseph Stinziano" w:date="2020-03-27T09:25:00Z">
                      <w:rPr>
                        <w:rFonts w:ascii="Cambria Math" w:eastAsiaTheme="minorEastAsia" w:hAnsi="Cambria Math" w:cstheme="minorHAnsi"/>
                        <w:i/>
                        <w:sz w:val="24"/>
                        <w:szCs w:val="24"/>
                        <w:lang w:val="en-CA"/>
                      </w:rPr>
                    </w:ins>
                  </m:ctrlPr>
                </m:dPr>
                <m:e>
                  <m:r>
                    <w:ins w:id="752" w:author="Joseph Stinziano" w:date="2020-03-27T09:27:00Z">
                      <w:rPr>
                        <w:rFonts w:ascii="Cambria Math" w:eastAsiaTheme="minorEastAsia" w:hAnsi="Cambria Math" w:cstheme="minorHAnsi"/>
                        <w:sz w:val="24"/>
                        <w:szCs w:val="24"/>
                        <w:lang w:val="en-CA"/>
                      </w:rPr>
                      <m:t>0.5</m:t>
                    </w:ins>
                  </m:r>
                  <m:r>
                    <w:ins w:id="753" w:author="Joseph Stinziano" w:date="2020-03-27T09:25:00Z">
                      <w:rPr>
                        <w:rFonts w:ascii="Cambria Math" w:eastAsiaTheme="minorEastAsia" w:hAnsi="Cambria Math" w:cstheme="minorHAnsi"/>
                        <w:sz w:val="24"/>
                        <w:szCs w:val="24"/>
                        <w:lang w:val="en-CA"/>
                      </w:rPr>
                      <m:t>α</m:t>
                    </w:ins>
                  </m:r>
                  <m:r>
                    <w:ins w:id="754" w:author="Joseph Stinziano" w:date="2020-03-27T09:32:00Z">
                      <w:rPr>
                        <w:rFonts w:ascii="Cambria Math" w:eastAsiaTheme="minorEastAsia" w:hAnsi="Cambria Math" w:cstheme="minorHAnsi"/>
                        <w:sz w:val="24"/>
                        <w:szCs w:val="24"/>
                        <w:lang w:val="en-CA"/>
                      </w:rPr>
                      <m:t>ϕ</m:t>
                    </w:ins>
                  </m:r>
                  <m:sSub>
                    <m:sSubPr>
                      <m:ctrlPr>
                        <w:ins w:id="755" w:author="Joseph Stinziano" w:date="2020-03-27T09:25:00Z">
                          <w:rPr>
                            <w:rFonts w:ascii="Cambria Math" w:eastAsiaTheme="minorEastAsia" w:hAnsi="Cambria Math" w:cstheme="minorHAnsi"/>
                            <w:i/>
                            <w:sz w:val="24"/>
                            <w:szCs w:val="24"/>
                            <w:lang w:val="en-CA"/>
                          </w:rPr>
                        </w:ins>
                      </m:ctrlPr>
                    </m:sSubPr>
                    <m:e>
                      <m:r>
                        <w:ins w:id="756" w:author="Joseph Stinziano" w:date="2020-03-27T09:25:00Z">
                          <w:rPr>
                            <w:rFonts w:ascii="Cambria Math" w:eastAsiaTheme="minorEastAsia" w:hAnsi="Cambria Math" w:cstheme="minorHAnsi"/>
                            <w:sz w:val="24"/>
                            <w:szCs w:val="24"/>
                            <w:lang w:val="en-CA"/>
                          </w:rPr>
                          <m:t>Q</m:t>
                        </w:ins>
                      </m:r>
                    </m:e>
                    <m:sub>
                      <m:r>
                        <w:ins w:id="757" w:author="Joseph Stinziano" w:date="2020-03-27T09:25:00Z">
                          <w:rPr>
                            <w:rFonts w:ascii="Cambria Math" w:eastAsiaTheme="minorEastAsia" w:hAnsi="Cambria Math" w:cstheme="minorHAnsi"/>
                            <w:sz w:val="24"/>
                            <w:szCs w:val="24"/>
                            <w:lang w:val="en-CA"/>
                          </w:rPr>
                          <m:t>in</m:t>
                        </w:ins>
                      </m:r>
                    </m:sub>
                  </m:sSub>
                  <m:r>
                    <w:ins w:id="758" w:author="Joseph Stinziano" w:date="2020-03-27T09:25:00Z">
                      <w:rPr>
                        <w:rFonts w:ascii="Cambria Math" w:eastAsiaTheme="minorEastAsia" w:hAnsi="Cambria Math" w:cstheme="minorHAnsi"/>
                        <w:sz w:val="24"/>
                        <w:szCs w:val="24"/>
                        <w:lang w:val="en-CA"/>
                      </w:rPr>
                      <m:t>+</m:t>
                    </w:ins>
                  </m:r>
                  <m:sSub>
                    <m:sSubPr>
                      <m:ctrlPr>
                        <w:ins w:id="759" w:author="Joseph Stinziano" w:date="2020-03-27T09:26:00Z">
                          <w:rPr>
                            <w:rFonts w:ascii="Cambria Math" w:eastAsiaTheme="minorEastAsia" w:hAnsi="Cambria Math" w:cstheme="minorHAnsi"/>
                            <w:i/>
                            <w:sz w:val="24"/>
                            <w:szCs w:val="24"/>
                            <w:lang w:val="en-CA"/>
                          </w:rPr>
                        </w:ins>
                      </m:ctrlPr>
                    </m:sSubPr>
                    <m:e>
                      <m:r>
                        <w:ins w:id="760" w:author="Joseph Stinziano" w:date="2020-03-27T09:26:00Z">
                          <w:rPr>
                            <w:rFonts w:ascii="Cambria Math" w:eastAsiaTheme="minorEastAsia" w:hAnsi="Cambria Math" w:cstheme="minorHAnsi"/>
                            <w:sz w:val="24"/>
                            <w:szCs w:val="24"/>
                            <w:lang w:val="en-CA"/>
                          </w:rPr>
                          <m:t>J</m:t>
                        </w:ins>
                      </m:r>
                    </m:e>
                    <m:sub>
                      <m:r>
                        <w:ins w:id="761" w:author="Joseph Stinziano" w:date="2020-03-27T09:26:00Z">
                          <w:rPr>
                            <w:rFonts w:ascii="Cambria Math" w:eastAsiaTheme="minorEastAsia" w:hAnsi="Cambria Math" w:cstheme="minorHAnsi"/>
                            <w:sz w:val="24"/>
                            <w:szCs w:val="24"/>
                            <w:lang w:val="en-CA"/>
                          </w:rPr>
                          <m:t>max</m:t>
                        </w:ins>
                      </m:r>
                    </m:sub>
                  </m:sSub>
                </m:e>
              </m:d>
              <m:r>
                <w:ins w:id="762" w:author="Joseph Stinziano" w:date="2020-03-27T09:26:00Z">
                  <w:rPr>
                    <w:rFonts w:ascii="Cambria Math" w:eastAsiaTheme="minorEastAsia" w:hAnsi="Cambria Math" w:cstheme="minorHAnsi"/>
                    <w:sz w:val="24"/>
                    <w:szCs w:val="24"/>
                    <w:lang w:val="en-CA"/>
                  </w:rPr>
                  <m:t>J+</m:t>
                </w:ins>
              </m:r>
              <m:r>
                <w:ins w:id="763" w:author="Joseph Stinziano" w:date="2020-03-27T09:28:00Z">
                  <w:rPr>
                    <w:rFonts w:ascii="Cambria Math" w:eastAsiaTheme="minorEastAsia" w:hAnsi="Cambria Math" w:cstheme="minorHAnsi"/>
                    <w:sz w:val="24"/>
                    <w:szCs w:val="24"/>
                    <w:lang w:val="en-CA"/>
                  </w:rPr>
                  <m:t>0.5</m:t>
                </w:ins>
              </m:r>
              <m:r>
                <w:ins w:id="764" w:author="Joseph Stinziano" w:date="2020-03-27T09:26:00Z">
                  <w:rPr>
                    <w:rFonts w:ascii="Cambria Math" w:eastAsiaTheme="minorEastAsia" w:hAnsi="Cambria Math" w:cstheme="minorHAnsi"/>
                    <w:sz w:val="24"/>
                    <w:szCs w:val="24"/>
                    <w:lang w:val="en-CA"/>
                  </w:rPr>
                  <m:t>α</m:t>
                </w:ins>
              </m:r>
              <m:r>
                <w:ins w:id="765" w:author="Joseph Stinziano" w:date="2020-03-27T09:34:00Z">
                  <w:rPr>
                    <w:rFonts w:ascii="Cambria Math" w:eastAsiaTheme="minorEastAsia" w:hAnsi="Cambria Math" w:cstheme="minorHAnsi"/>
                    <w:sz w:val="24"/>
                    <w:szCs w:val="24"/>
                    <w:lang w:val="en-CA"/>
                  </w:rPr>
                  <m:t>ϕ</m:t>
                </w:ins>
              </m:r>
              <m:sSub>
                <m:sSubPr>
                  <m:ctrlPr>
                    <w:ins w:id="766" w:author="Joseph Stinziano" w:date="2020-03-27T09:26:00Z">
                      <w:rPr>
                        <w:rFonts w:ascii="Cambria Math" w:eastAsiaTheme="minorEastAsia" w:hAnsi="Cambria Math" w:cstheme="minorHAnsi"/>
                        <w:i/>
                        <w:sz w:val="24"/>
                        <w:szCs w:val="24"/>
                        <w:lang w:val="en-CA"/>
                      </w:rPr>
                    </w:ins>
                  </m:ctrlPr>
                </m:sSubPr>
                <m:e>
                  <m:r>
                    <w:ins w:id="767" w:author="Joseph Stinziano" w:date="2020-03-27T09:26:00Z">
                      <w:rPr>
                        <w:rFonts w:ascii="Cambria Math" w:eastAsiaTheme="minorEastAsia" w:hAnsi="Cambria Math" w:cstheme="minorHAnsi"/>
                        <w:sz w:val="24"/>
                        <w:szCs w:val="24"/>
                        <w:lang w:val="en-CA"/>
                      </w:rPr>
                      <m:t>Q</m:t>
                    </w:ins>
                  </m:r>
                </m:e>
                <m:sub>
                  <m:r>
                    <w:ins w:id="768" w:author="Joseph Stinziano" w:date="2020-03-27T09:26:00Z">
                      <w:rPr>
                        <w:rFonts w:ascii="Cambria Math" w:eastAsiaTheme="minorEastAsia" w:hAnsi="Cambria Math" w:cstheme="minorHAnsi"/>
                        <w:sz w:val="24"/>
                        <w:szCs w:val="24"/>
                        <w:lang w:val="en-CA"/>
                      </w:rPr>
                      <m:t>in</m:t>
                    </w:ins>
                  </m:r>
                </m:sub>
              </m:sSub>
              <m:sSub>
                <m:sSubPr>
                  <m:ctrlPr>
                    <w:ins w:id="769" w:author="Joseph Stinziano" w:date="2020-03-27T09:26:00Z">
                      <w:rPr>
                        <w:rFonts w:ascii="Cambria Math" w:eastAsiaTheme="minorEastAsia" w:hAnsi="Cambria Math" w:cstheme="minorHAnsi"/>
                        <w:i/>
                        <w:sz w:val="24"/>
                        <w:szCs w:val="24"/>
                        <w:lang w:val="en-CA"/>
                      </w:rPr>
                    </w:ins>
                  </m:ctrlPr>
                </m:sSubPr>
                <m:e>
                  <m:r>
                    <w:ins w:id="770" w:author="Joseph Stinziano" w:date="2020-03-27T09:26:00Z">
                      <w:rPr>
                        <w:rFonts w:ascii="Cambria Math" w:eastAsiaTheme="minorEastAsia" w:hAnsi="Cambria Math" w:cstheme="minorHAnsi"/>
                        <w:sz w:val="24"/>
                        <w:szCs w:val="24"/>
                        <w:lang w:val="en-CA"/>
                      </w:rPr>
                      <m:t>J</m:t>
                    </w:ins>
                  </m:r>
                </m:e>
                <m:sub>
                  <m:r>
                    <w:ins w:id="771" w:author="Joseph Stinziano" w:date="2020-03-27T09:26:00Z">
                      <w:rPr>
                        <w:rFonts w:ascii="Cambria Math" w:eastAsiaTheme="minorEastAsia" w:hAnsi="Cambria Math" w:cstheme="minorHAnsi"/>
                        <w:sz w:val="24"/>
                        <w:szCs w:val="24"/>
                        <w:lang w:val="en-CA"/>
                      </w:rPr>
                      <m:t>max</m:t>
                    </w:ins>
                  </m:r>
                </m:sub>
              </m:sSub>
              <m:r>
                <w:ins w:id="772" w:author="Joseph Stinziano" w:date="2020-03-27T09:26:00Z">
                  <w:rPr>
                    <w:rFonts w:ascii="Cambria Math" w:eastAsiaTheme="minorEastAsia" w:hAnsi="Cambria Math" w:cstheme="minorHAnsi"/>
                    <w:sz w:val="24"/>
                    <w:szCs w:val="24"/>
                    <w:lang w:val="en-CA"/>
                  </w:rPr>
                  <m:t>=0</m:t>
                </w:ins>
              </m:r>
            </m:oMath>
          </w:p>
        </w:tc>
      </w:tr>
      <w:tr w:rsidR="00D731FD" w14:paraId="4260B80E" w14:textId="77777777" w:rsidTr="00D658A8">
        <w:tc>
          <w:tcPr>
            <w:tcW w:w="5524" w:type="dxa"/>
          </w:tcPr>
          <w:p w14:paraId="42F3C381" w14:textId="686982B1" w:rsidR="00D731FD" w:rsidRPr="00466F14" w:rsidRDefault="00B74F2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B74F2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B74F2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Medlyn et al., 2011</w:t>
            </w:r>
          </w:p>
        </w:tc>
      </w:tr>
      <w:tr w:rsidR="00D731FD" w14:paraId="7F70EAAB" w14:textId="77777777" w:rsidTr="00D658A8">
        <w:tc>
          <w:tcPr>
            <w:tcW w:w="5524" w:type="dxa"/>
          </w:tcPr>
          <w:p w14:paraId="2A50CF52" w14:textId="7E43FDA3" w:rsidR="00D731FD" w:rsidRPr="009E31B0" w:rsidRDefault="00B74F2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B74F2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B74F2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c</w:t>
      </w:r>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j</w:t>
      </w:r>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w:t>
      </w:r>
      <w:r w:rsidR="00590C14">
        <w:rPr>
          <w:rFonts w:eastAsiaTheme="minorEastAsia" w:cstheme="minorHAnsi"/>
          <w:b/>
          <w:sz w:val="24"/>
          <w:szCs w:val="24"/>
          <w:lang w:val="en-CA"/>
        </w:rPr>
        <w:lastRenderedPageBreak/>
        <w:t>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V</w:t>
      </w:r>
      <w:r>
        <w:rPr>
          <w:rFonts w:eastAsiaTheme="minorEastAsia" w:cstheme="minorHAnsi"/>
          <w:b/>
          <w:sz w:val="24"/>
          <w:szCs w:val="24"/>
          <w:vertAlign w:val="subscript"/>
          <w:lang w:val="en-CA"/>
        </w:rPr>
        <w:t>cmax</w:t>
      </w:r>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J</w:t>
      </w:r>
      <w:r>
        <w:rPr>
          <w:rFonts w:eastAsiaTheme="minorEastAsia" w:cstheme="minorHAnsi"/>
          <w:b/>
          <w:sz w:val="24"/>
          <w:szCs w:val="24"/>
          <w:vertAlign w:val="subscript"/>
          <w:lang w:val="en-CA"/>
        </w:rPr>
        <w:t>max</w:t>
      </w:r>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incident photosynthetically active radiation; A</w:t>
      </w:r>
      <w:r>
        <w:rPr>
          <w:rFonts w:eastAsiaTheme="minorEastAsia" w:cstheme="minorHAnsi"/>
          <w:b/>
          <w:sz w:val="24"/>
          <w:szCs w:val="24"/>
          <w:vertAlign w:val="subscript"/>
          <w:lang w:val="en-CA"/>
        </w:rPr>
        <w:t>gross</w:t>
      </w:r>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s</w:t>
      </w:r>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intercept for the Medlyn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slope for the Medlyn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plant</w:t>
      </w:r>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R</w:t>
      </w:r>
      <w:r w:rsidR="00AD7D0E">
        <w:rPr>
          <w:rFonts w:eastAsiaTheme="minorEastAsia" w:cstheme="minorHAnsi"/>
          <w:b/>
          <w:sz w:val="24"/>
          <w:szCs w:val="24"/>
          <w:vertAlign w:val="subscript"/>
          <w:lang w:val="en-CA"/>
        </w:rPr>
        <w:t>dark</w:t>
      </w:r>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C</w:t>
      </w:r>
      <w:r>
        <w:rPr>
          <w:rFonts w:eastAsiaTheme="minorEastAsia" w:cstheme="minorHAnsi"/>
          <w:b/>
          <w:sz w:val="24"/>
          <w:szCs w:val="24"/>
          <w:vertAlign w:val="subscript"/>
          <w:lang w:val="en-CA"/>
        </w:rPr>
        <w:t>balance</w:t>
      </w:r>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2CD4045"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r w:rsidR="00A9251D">
        <w:rPr>
          <w:rFonts w:eastAsiaTheme="minorEastAsia" w:cstheme="minorHAnsi"/>
          <w:sz w:val="24"/>
          <w:szCs w:val="24"/>
          <w:lang w:val="en-CA"/>
        </w:rPr>
        <w:t xml:space="preserve">Biotron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070D52A3" w:rsidR="00C87C44" w:rsidRDefault="002C6092"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2527EF43" wp14:editId="0D14D4B8">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p>
    <w:p w14:paraId="7391E54F" w14:textId="5465D119" w:rsidR="00C87C44" w:rsidRPr="00BF49EF" w:rsidRDefault="00C87C44" w:rsidP="002B0AA8">
      <w:pPr>
        <w:spacing w:after="0" w:line="360" w:lineRule="auto"/>
        <w:rPr>
          <w:rFonts w:eastAsiaTheme="minorEastAsia" w:cstheme="minorHAnsi"/>
          <w:b/>
          <w:sz w:val="24"/>
          <w:szCs w:val="24"/>
          <w:lang w:val="en-CA"/>
        </w:rPr>
      </w:pPr>
      <w:commentRangeStart w:id="773"/>
      <w:commentRangeStart w:id="774"/>
      <w:r w:rsidRPr="000418B4">
        <w:rPr>
          <w:rFonts w:eastAsiaTheme="minorEastAsia" w:cstheme="minorHAnsi"/>
          <w:b/>
          <w:sz w:val="24"/>
          <w:szCs w:val="24"/>
          <w:lang w:val="en-CA"/>
        </w:rPr>
        <w:t>Figure 1</w:t>
      </w:r>
      <w:commentRangeEnd w:id="773"/>
      <w:r w:rsidR="005B6359">
        <w:rPr>
          <w:rStyle w:val="CommentReference"/>
        </w:rPr>
        <w:commentReference w:id="773"/>
      </w:r>
      <w:commentRangeEnd w:id="774"/>
      <w:r w:rsidR="00531177">
        <w:rPr>
          <w:rStyle w:val="CommentReference"/>
        </w:rPr>
        <w:commentReference w:id="774"/>
      </w:r>
      <w:r w:rsidRPr="000418B4">
        <w:rPr>
          <w:rFonts w:eastAsiaTheme="minorEastAsia" w:cstheme="minorHAnsi"/>
          <w:b/>
          <w:sz w:val="24"/>
          <w:szCs w:val="24"/>
          <w:lang w:val="en-CA"/>
        </w:rPr>
        <w:t>.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(a</w:t>
      </w:r>
      <w:r w:rsidR="00F57F17" w:rsidRPr="000418B4">
        <w:rPr>
          <w:rFonts w:eastAsiaTheme="minorEastAsia" w:cstheme="minorHAnsi"/>
          <w:b/>
          <w:sz w:val="24"/>
          <w:szCs w:val="24"/>
          <w:lang w:val="en-CA"/>
        </w:rPr>
        <w:t>,c,e</w:t>
      </w:r>
      <w:r w:rsidRPr="000418B4">
        <w:rPr>
          <w:rFonts w:eastAsiaTheme="minorEastAsia" w:cstheme="minorHAnsi"/>
          <w:b/>
          <w:sz w:val="24"/>
          <w:szCs w:val="24"/>
          <w:lang w:val="en-CA"/>
        </w:rPr>
        <w:t>) Albuquerque, NM, USA</w:t>
      </w:r>
      <w:ins w:id="775" w:author="Joseph Stinziano" w:date="2020-03-25T08:22:00Z">
        <w:r w:rsidR="00531177">
          <w:rPr>
            <w:rFonts w:eastAsiaTheme="minorEastAsia" w:cstheme="minorHAnsi"/>
            <w:b/>
            <w:sz w:val="24"/>
            <w:szCs w:val="24"/>
            <w:lang w:val="en-CA"/>
          </w:rPr>
          <w:t xml:space="preserve"> (ABQ)</w:t>
        </w:r>
      </w:ins>
      <w:r w:rsidRPr="000418B4">
        <w:rPr>
          <w:rFonts w:eastAsiaTheme="minorEastAsia" w:cstheme="minorHAnsi"/>
          <w:b/>
          <w:sz w:val="24"/>
          <w:szCs w:val="24"/>
          <w:lang w:val="en-CA"/>
        </w:rPr>
        <w:t>; (b</w:t>
      </w:r>
      <w:r w:rsidR="00F57F17" w:rsidRPr="000418B4">
        <w:rPr>
          <w:rFonts w:eastAsiaTheme="minorEastAsia" w:cstheme="minorHAnsi"/>
          <w:b/>
          <w:sz w:val="24"/>
          <w:szCs w:val="24"/>
          <w:lang w:val="en-CA"/>
        </w:rPr>
        <w:t>,d,e</w:t>
      </w:r>
      <w:r w:rsidRPr="000418B4">
        <w:rPr>
          <w:rFonts w:eastAsiaTheme="minorEastAsia" w:cstheme="minorHAnsi"/>
          <w:b/>
          <w:sz w:val="24"/>
          <w:szCs w:val="24"/>
          <w:lang w:val="en-CA"/>
        </w:rPr>
        <w:t>) London, ON, Canada</w:t>
      </w:r>
      <w:ins w:id="776" w:author="Joseph Stinziano" w:date="2020-03-25T08:22:00Z">
        <w:r w:rsidR="00531177">
          <w:rPr>
            <w:rFonts w:eastAsiaTheme="minorEastAsia" w:cstheme="minorHAnsi"/>
            <w:b/>
            <w:sz w:val="24"/>
            <w:szCs w:val="24"/>
            <w:lang w:val="en-CA"/>
          </w:rPr>
          <w:t xml:space="preserve"> (LDN)</w:t>
        </w:r>
      </w:ins>
      <w:r w:rsidRPr="000418B4">
        <w:rPr>
          <w:rFonts w:eastAsiaTheme="minorEastAsia" w:cstheme="minorHAnsi"/>
          <w:b/>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00C4CD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r w:rsidR="00FC08D6">
        <w:rPr>
          <w:rFonts w:eastAsiaTheme="minorEastAsia" w:cstheme="minorHAnsi"/>
          <w:sz w:val="24"/>
          <w:szCs w:val="24"/>
          <w:lang w:val="en-CA"/>
        </w:rPr>
        <w:t xml:space="preserve"> fixing versus fitting H</w:t>
      </w:r>
      <w:r w:rsidR="00FC08D6">
        <w:rPr>
          <w:rFonts w:eastAsiaTheme="minorEastAsia" w:cstheme="minorHAnsi"/>
          <w:sz w:val="24"/>
          <w:szCs w:val="24"/>
          <w:vertAlign w:val="subscript"/>
          <w:lang w:val="en-CA"/>
        </w:rPr>
        <w:t>d</w:t>
      </w:r>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commentRangeStart w:id="777"/>
      <w:r>
        <w:rPr>
          <w:rFonts w:eastAsiaTheme="minorEastAsia" w:cstheme="minorHAnsi"/>
          <w:i/>
          <w:iCs/>
          <w:sz w:val="24"/>
          <w:szCs w:val="24"/>
          <w:lang w:val="en-CA"/>
        </w:rPr>
        <w:t xml:space="preserve">Statistical </w:t>
      </w:r>
      <w:commentRangeEnd w:id="777"/>
      <w:r w:rsidR="005B6359">
        <w:rPr>
          <w:rStyle w:val="CommentReference"/>
        </w:rPr>
        <w:commentReference w:id="777"/>
      </w:r>
      <w:r>
        <w:rPr>
          <w:rFonts w:eastAsiaTheme="minorEastAsia" w:cstheme="minorHAnsi"/>
          <w:i/>
          <w:iCs/>
          <w:sz w:val="24"/>
          <w:szCs w:val="24"/>
          <w:lang w:val="en-CA"/>
        </w:rPr>
        <w:t>analysis</w:t>
      </w:r>
    </w:p>
    <w:p w14:paraId="2E4FA7FF" w14:textId="76AD92CA" w:rsidR="00FA3ACE" w:rsidRPr="00FA3ACE" w:rsidRDefault="00FA3ACE" w:rsidP="002B0AA8">
      <w:pPr>
        <w:spacing w:after="0" w:line="360" w:lineRule="auto"/>
        <w:rPr>
          <w:rFonts w:eastAsiaTheme="minorEastAsia" w:cstheme="minorHAnsi"/>
          <w:sz w:val="24"/>
          <w:szCs w:val="24"/>
          <w:lang w:val="en-CA"/>
        </w:rPr>
      </w:pPr>
      <w:commentRangeStart w:id="778"/>
      <w:r>
        <w:rPr>
          <w:rFonts w:eastAsiaTheme="minorEastAsia" w:cstheme="minorHAnsi"/>
          <w:sz w:val="24"/>
          <w:szCs w:val="24"/>
          <w:lang w:val="en-CA"/>
        </w:rPr>
        <w:lastRenderedPageBreak/>
        <w:t>Data were analyzed using the {lm} function in R v.3.6.1 (R Core Team, 2019), regressing the data obtained from Equation 10 against the data obtained from Equation 3. All code and data will be made freely available on GitHub upon publication</w:t>
      </w:r>
      <w:r w:rsidR="001A0869">
        <w:rPr>
          <w:rFonts w:eastAsiaTheme="minorEastAsia" w:cstheme="minorHAnsi"/>
          <w:sz w:val="24"/>
          <w:szCs w:val="24"/>
          <w:lang w:val="en-CA"/>
        </w:rPr>
        <w:t xml:space="preserve"> in the {arrhenius.comparison} R package (Stinziano &amp; Murphy, 2020)</w:t>
      </w:r>
      <w:r>
        <w:rPr>
          <w:rFonts w:eastAsiaTheme="minorEastAsia" w:cstheme="minorHAnsi"/>
          <w:sz w:val="24"/>
          <w:szCs w:val="24"/>
          <w:lang w:val="en-CA"/>
        </w:rPr>
        <w:t>.</w:t>
      </w:r>
      <w:commentRangeEnd w:id="778"/>
      <w:r w:rsidR="00513BD2">
        <w:rPr>
          <w:rStyle w:val="CommentReference"/>
        </w:rPr>
        <w:commentReference w:id="778"/>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779"/>
      <w:r w:rsidRPr="00615D1B">
        <w:rPr>
          <w:rFonts w:eastAsiaTheme="minorEastAsia" w:cstheme="minorHAnsi"/>
          <w:b/>
          <w:sz w:val="24"/>
          <w:szCs w:val="24"/>
          <w:u w:val="single"/>
          <w:lang w:val="en-CA"/>
        </w:rPr>
        <w:t>Results</w:t>
      </w:r>
      <w:commentRangeEnd w:id="779"/>
      <w:r w:rsidR="00B74F23">
        <w:rPr>
          <w:rStyle w:val="CommentReference"/>
        </w:rPr>
        <w:commentReference w:id="779"/>
      </w:r>
    </w:p>
    <w:p w14:paraId="1A4EF118" w14:textId="738C7253" w:rsidR="00B74F23" w:rsidRPr="00B74F23" w:rsidRDefault="00B74F23" w:rsidP="002B0AA8">
      <w:pPr>
        <w:spacing w:after="0" w:line="360" w:lineRule="auto"/>
        <w:rPr>
          <w:ins w:id="780" w:author="Joseph Stinziano" w:date="2020-03-26T17:50:00Z"/>
          <w:rFonts w:eastAsiaTheme="minorEastAsia" w:cstheme="minorHAnsi"/>
          <w:i/>
          <w:sz w:val="24"/>
          <w:szCs w:val="24"/>
          <w:rPrChange w:id="781" w:author="Joseph Stinziano" w:date="2020-03-26T17:50:00Z">
            <w:rPr>
              <w:ins w:id="782" w:author="Joseph Stinziano" w:date="2020-03-26T17:50:00Z"/>
              <w:rFonts w:eastAsiaTheme="minorEastAsia" w:cstheme="minorHAnsi"/>
              <w:iCs/>
              <w:sz w:val="24"/>
              <w:szCs w:val="24"/>
            </w:rPr>
          </w:rPrChange>
        </w:rPr>
      </w:pPr>
      <w:ins w:id="783" w:author="Joseph Stinziano" w:date="2020-03-26T17:50:00Z">
        <w:r>
          <w:rPr>
            <w:rFonts w:eastAsiaTheme="minorEastAsia" w:cstheme="minorHAnsi"/>
            <w:i/>
            <w:sz w:val="24"/>
            <w:szCs w:val="24"/>
          </w:rPr>
          <w:t xml:space="preserve">Similarities of </w:t>
        </w:r>
      </w:ins>
    </w:p>
    <w:p w14:paraId="03827D11" w14:textId="5680E9D2" w:rsidR="00B74F23" w:rsidRDefault="00EC4DCA" w:rsidP="002B0AA8">
      <w:pPr>
        <w:spacing w:after="0" w:line="360" w:lineRule="auto"/>
        <w:rPr>
          <w:ins w:id="784" w:author="Joseph Stinziano" w:date="2020-03-27T08:50:00Z"/>
          <w:rFonts w:eastAsiaTheme="minorEastAsia" w:cstheme="minorHAnsi"/>
          <w:iCs/>
          <w:sz w:val="24"/>
          <w:szCs w:val="24"/>
        </w:rPr>
      </w:pPr>
      <w:commentRangeStart w:id="785"/>
      <w:ins w:id="786" w:author="Joseph Stinziano" w:date="2020-03-27T08:42:00Z">
        <w:r>
          <w:rPr>
            <w:rFonts w:eastAsiaTheme="minorEastAsia" w:cstheme="minorHAnsi"/>
            <w:iCs/>
            <w:sz w:val="24"/>
            <w:szCs w:val="24"/>
          </w:rPr>
          <w:t>The performance between Equations 3 and 10</w:t>
        </w:r>
      </w:ins>
      <w:ins w:id="787" w:author="Joseph Stinziano" w:date="2020-03-27T08:48:00Z">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ins>
      <w:ins w:id="788" w:author="Joseph Stinziano" w:date="2020-03-27T08:42:00Z">
        <w:r>
          <w:rPr>
            <w:rFonts w:eastAsiaTheme="minorEastAsia" w:cstheme="minorHAnsi"/>
            <w:iCs/>
            <w:sz w:val="24"/>
            <w:szCs w:val="24"/>
          </w:rPr>
          <w:t xml:space="preserve"> </w:t>
        </w:r>
      </w:ins>
      <w:ins w:id="789" w:author="Joseph Stinziano" w:date="2020-03-27T08:49:00Z">
        <w:r w:rsidR="005868C8">
          <w:rPr>
            <w:rFonts w:eastAsiaTheme="minorEastAsia" w:cstheme="minorHAnsi"/>
            <w:iCs/>
            <w:sz w:val="24"/>
            <w:szCs w:val="24"/>
          </w:rPr>
          <w:t xml:space="preserve">temperature responses </w:t>
        </w:r>
      </w:ins>
      <w:ins w:id="790" w:author="Joseph Stinziano" w:date="2020-03-27T08:42:00Z">
        <w:r>
          <w:rPr>
            <w:rFonts w:eastAsiaTheme="minorEastAsia" w:cstheme="minorHAnsi"/>
            <w:iCs/>
            <w:sz w:val="24"/>
            <w:szCs w:val="24"/>
          </w:rPr>
          <w:t xml:space="preserve">were </w:t>
        </w:r>
      </w:ins>
      <w:ins w:id="791" w:author="Joseph Stinziano" w:date="2020-03-27T08:47:00Z">
        <w:r w:rsidR="005868C8">
          <w:rPr>
            <w:rFonts w:eastAsiaTheme="minorEastAsia" w:cstheme="minorHAnsi"/>
            <w:iCs/>
            <w:sz w:val="24"/>
            <w:szCs w:val="24"/>
          </w:rPr>
          <w:t xml:space="preserve">essentially identical when assessed based on BIC, with a slope of 1.001 </w:t>
        </w:r>
        <w:r w:rsidR="005868C8">
          <w:rPr>
            <w:rFonts w:eastAsiaTheme="minorEastAsia" w:cstheme="minorHAnsi"/>
            <w:iCs/>
            <w:sz w:val="24"/>
            <w:szCs w:val="24"/>
          </w:rPr>
          <w:t>±</w:t>
        </w:r>
        <w:r w:rsidR="005868C8">
          <w:rPr>
            <w:rFonts w:eastAsiaTheme="minorEastAsia" w:cstheme="minorHAnsi"/>
            <w:iCs/>
            <w:sz w:val="24"/>
            <w:szCs w:val="24"/>
          </w:rPr>
          <w:t xml:space="preserve">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w:t>
        </w:r>
      </w:ins>
      <w:ins w:id="792" w:author="Joseph Stinziano" w:date="2020-03-27T08:50:00Z">
        <w:r w:rsidR="005868C8">
          <w:rPr>
            <w:rFonts w:eastAsiaTheme="minorEastAsia" w:cstheme="minorHAnsi"/>
            <w:iCs/>
            <w:sz w:val="24"/>
            <w:szCs w:val="24"/>
          </w:rPr>
          <w:t xml:space="preserve"> </w:t>
        </w:r>
      </w:ins>
      <w:ins w:id="793" w:author="Joseph Stinziano" w:date="2020-03-27T08:47:00Z">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w:t>
        </w:r>
        <w:r w:rsidR="005868C8">
          <w:rPr>
            <w:rFonts w:eastAsiaTheme="minorEastAsia" w:cstheme="minorHAnsi"/>
            <w:iCs/>
            <w:sz w:val="24"/>
            <w:szCs w:val="24"/>
          </w:rPr>
          <w:t xml:space="preserve"> </w:t>
        </w:r>
      </w:ins>
      <w:ins w:id="794" w:author="Joseph Stinziano" w:date="2020-03-27T08:48:00Z">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 X)</w:t>
        </w:r>
        <w:r w:rsidR="005868C8">
          <w:rPr>
            <w:rFonts w:eastAsiaTheme="minorEastAsia" w:cstheme="minorHAnsi"/>
            <w:iCs/>
            <w:sz w:val="24"/>
            <w:szCs w:val="24"/>
          </w:rPr>
          <w:t xml:space="preserve">, </w:t>
        </w:r>
      </w:ins>
      <w:ins w:id="795" w:author="Joseph Stinziano" w:date="2020-03-27T08:49:00Z">
        <w:r w:rsidR="005868C8">
          <w:rPr>
            <w:rFonts w:eastAsiaTheme="minorEastAsia" w:cstheme="minorHAnsi"/>
            <w:iCs/>
            <w:sz w:val="24"/>
            <w:szCs w:val="24"/>
          </w:rPr>
          <w:t>as was the case for J</w:t>
        </w:r>
        <w:r w:rsidR="005868C8">
          <w:rPr>
            <w:rFonts w:eastAsiaTheme="minorEastAsia" w:cstheme="minorHAnsi"/>
            <w:iCs/>
            <w:sz w:val="24"/>
            <w:szCs w:val="24"/>
            <w:vertAlign w:val="subscript"/>
          </w:rPr>
          <w:t>max</w:t>
        </w:r>
        <w:r w:rsidR="005868C8">
          <w:rPr>
            <w:rFonts w:eastAsiaTheme="minorEastAsia" w:cstheme="minorHAnsi"/>
            <w:iCs/>
            <w:sz w:val="24"/>
            <w:szCs w:val="24"/>
          </w:rPr>
          <w:t xml:space="preserve"> with a slope of 1.001 </w:t>
        </w:r>
        <w:r w:rsidR="005868C8">
          <w:rPr>
            <w:rFonts w:eastAsiaTheme="minorEastAsia" w:cstheme="minorHAnsi"/>
            <w:iCs/>
            <w:sz w:val="24"/>
            <w:szCs w:val="24"/>
          </w:rPr>
          <w:t>± 0.001</w:t>
        </w:r>
        <w:r w:rsidR="005868C8">
          <w:rPr>
            <w:rFonts w:eastAsiaTheme="minorEastAsia" w:cstheme="minorHAnsi"/>
            <w:iCs/>
            <w:sz w:val="24"/>
            <w:szCs w:val="24"/>
          </w:rPr>
          <w:t xml:space="preserve">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w:t>
        </w:r>
      </w:ins>
      <w:ins w:id="796" w:author="Joseph Stinziano" w:date="2020-03-27T08:50:00Z">
        <w:r w:rsidR="005868C8">
          <w:rPr>
            <w:rFonts w:eastAsiaTheme="minorEastAsia" w:cstheme="minorHAnsi"/>
            <w:iCs/>
            <w:sz w:val="24"/>
            <w:szCs w:val="24"/>
          </w:rPr>
          <w:t xml:space="preserve">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 X)</w:t>
        </w:r>
        <w:r w:rsidR="005868C8">
          <w:rPr>
            <w:rFonts w:eastAsiaTheme="minorEastAsia" w:cstheme="minorHAnsi"/>
            <w:iCs/>
            <w:sz w:val="24"/>
            <w:szCs w:val="24"/>
          </w:rPr>
          <w:t>.</w:t>
        </w:r>
        <w:commentRangeEnd w:id="785"/>
        <w:r w:rsidR="005868C8">
          <w:rPr>
            <w:rStyle w:val="CommentReference"/>
          </w:rPr>
          <w:commentReference w:id="785"/>
        </w:r>
      </w:ins>
    </w:p>
    <w:p w14:paraId="2A970A03" w14:textId="77777777" w:rsidR="005868C8" w:rsidRPr="005868C8" w:rsidRDefault="005868C8" w:rsidP="002B0AA8">
      <w:pPr>
        <w:spacing w:after="0" w:line="360" w:lineRule="auto"/>
        <w:rPr>
          <w:ins w:id="797" w:author="Joseph Stinziano" w:date="2020-03-26T17:53:00Z"/>
          <w:rFonts w:eastAsiaTheme="minorEastAsia" w:cstheme="minorHAnsi"/>
          <w:sz w:val="24"/>
          <w:szCs w:val="24"/>
          <w:lang w:val="en-CA"/>
          <w:rPrChange w:id="798" w:author="Joseph Stinziano" w:date="2020-03-27T08:50:00Z">
            <w:rPr>
              <w:ins w:id="799" w:author="Joseph Stinziano" w:date="2020-03-26T17:53:00Z"/>
              <w:rFonts w:eastAsiaTheme="minorEastAsia" w:cstheme="minorHAnsi"/>
              <w:iCs/>
              <w:sz w:val="24"/>
              <w:szCs w:val="24"/>
            </w:rPr>
          </w:rPrChange>
        </w:rPr>
      </w:pPr>
    </w:p>
    <w:p w14:paraId="760C298B" w14:textId="0C7FD105" w:rsidR="00B74F23" w:rsidRPr="00F912B2" w:rsidRDefault="00B74F23" w:rsidP="002B0AA8">
      <w:pPr>
        <w:spacing w:after="0" w:line="360" w:lineRule="auto"/>
        <w:rPr>
          <w:ins w:id="800" w:author="Joseph Stinziano" w:date="2020-03-26T17:50:00Z"/>
          <w:rFonts w:eastAsiaTheme="minorEastAsia" w:cstheme="minorHAnsi"/>
          <w:iCs/>
          <w:sz w:val="24"/>
          <w:szCs w:val="24"/>
          <w:u w:val="single"/>
          <w:lang w:val="en-CA"/>
          <w:rPrChange w:id="801" w:author="Joseph Stinziano" w:date="2020-03-27T08:26:00Z">
            <w:rPr>
              <w:ins w:id="802" w:author="Joseph Stinziano" w:date="2020-03-26T17:50:00Z"/>
              <w:rFonts w:eastAsiaTheme="minorEastAsia" w:cstheme="minorHAnsi"/>
              <w:iCs/>
              <w:sz w:val="24"/>
              <w:szCs w:val="24"/>
            </w:rPr>
          </w:rPrChange>
        </w:rPr>
      </w:pPr>
      <w:ins w:id="803" w:author="Joseph Stinziano" w:date="2020-03-26T17:53:00Z">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w:t>
        </w:r>
      </w:ins>
      <w:ins w:id="804" w:author="Joseph Stinziano" w:date="2020-03-26T17:54:00Z">
        <w:r>
          <w:rPr>
            <w:rFonts w:eastAsiaTheme="minorEastAsia" w:cstheme="minorHAnsi"/>
            <w:iCs/>
            <w:sz w:val="24"/>
            <w:szCs w:val="24"/>
          </w:rPr>
          <w:t xml:space="preserve">the Equation </w:t>
        </w:r>
      </w:ins>
      <w:ins w:id="805" w:author="Joseph Stinziano" w:date="2020-03-27T08:24:00Z">
        <w:r w:rsidR="00C5142C">
          <w:rPr>
            <w:rFonts w:eastAsiaTheme="minorEastAsia" w:cstheme="minorHAnsi"/>
            <w:iCs/>
            <w:sz w:val="24"/>
            <w:szCs w:val="24"/>
          </w:rPr>
          <w:t>3</w:t>
        </w:r>
      </w:ins>
      <w:ins w:id="806" w:author="Joseph Stinziano" w:date="2020-03-26T17:54:00Z">
        <w:r>
          <w:rPr>
            <w:rFonts w:eastAsiaTheme="minorEastAsia" w:cstheme="minorHAnsi"/>
            <w:iCs/>
            <w:sz w:val="24"/>
            <w:szCs w:val="24"/>
          </w:rPr>
          <w:t xml:space="preserve"> fitting (y-axis) and the Equation </w:t>
        </w:r>
      </w:ins>
      <w:ins w:id="807" w:author="Joseph Stinziano" w:date="2020-03-27T08:24:00Z">
        <w:r w:rsidR="00C5142C">
          <w:rPr>
            <w:rFonts w:eastAsiaTheme="minorEastAsia" w:cstheme="minorHAnsi"/>
            <w:iCs/>
            <w:sz w:val="24"/>
            <w:szCs w:val="24"/>
          </w:rPr>
          <w:t>10</w:t>
        </w:r>
      </w:ins>
      <w:ins w:id="808" w:author="Joseph Stinziano" w:date="2020-03-26T17:54:00Z">
        <w:r>
          <w:rPr>
            <w:rFonts w:eastAsiaTheme="minorEastAsia" w:cstheme="minorHAnsi"/>
            <w:iCs/>
            <w:sz w:val="24"/>
            <w:szCs w:val="24"/>
          </w:rPr>
          <w:t xml:space="preserve"> fitting (x-axis) with a slope of 1.00</w:t>
        </w:r>
      </w:ins>
      <w:ins w:id="809" w:author="Joseph Stinziano" w:date="2020-03-26T18:27:00Z">
        <w:r w:rsidR="00F775A8">
          <w:rPr>
            <w:rFonts w:eastAsiaTheme="minorEastAsia" w:cstheme="minorHAnsi"/>
            <w:iCs/>
            <w:sz w:val="24"/>
            <w:szCs w:val="24"/>
          </w:rPr>
          <w:t>2</w:t>
        </w:r>
      </w:ins>
      <w:ins w:id="810" w:author="Joseph Stinziano" w:date="2020-03-26T17:54:00Z">
        <w:r>
          <w:rPr>
            <w:rFonts w:eastAsiaTheme="minorEastAsia" w:cstheme="minorHAnsi"/>
            <w:iCs/>
            <w:sz w:val="24"/>
            <w:szCs w:val="24"/>
          </w:rPr>
          <w:t xml:space="preserve"> ± 0.00</w:t>
        </w:r>
      </w:ins>
      <w:ins w:id="811" w:author="Joseph Stinziano" w:date="2020-03-26T18:27:00Z">
        <w:r w:rsidR="00F775A8">
          <w:rPr>
            <w:rFonts w:eastAsiaTheme="minorEastAsia" w:cstheme="minorHAnsi"/>
            <w:iCs/>
            <w:sz w:val="24"/>
            <w:szCs w:val="24"/>
          </w:rPr>
          <w:t>4</w:t>
        </w:r>
      </w:ins>
      <w:ins w:id="812" w:author="Joseph Stinziano" w:date="2020-03-26T17:54:00Z">
        <w:r>
          <w:rPr>
            <w:rFonts w:eastAsiaTheme="minorEastAsia" w:cstheme="minorHAnsi"/>
            <w:iCs/>
            <w:sz w:val="24"/>
            <w:szCs w:val="24"/>
          </w:rPr>
          <w:t xml:space="preserve"> (</w:t>
        </w:r>
      </w:ins>
      <w:ins w:id="813" w:author="Joseph Stinziano" w:date="2020-03-26T17:55:00Z">
        <w:r>
          <w:rPr>
            <w:rFonts w:eastAsiaTheme="minorEastAsia" w:cstheme="minorHAnsi"/>
            <w:i/>
            <w:sz w:val="24"/>
            <w:szCs w:val="24"/>
          </w:rPr>
          <w:t>F</w:t>
        </w:r>
        <w:r>
          <w:rPr>
            <w:rFonts w:eastAsiaTheme="minorEastAsia" w:cstheme="minorHAnsi"/>
            <w:i/>
            <w:sz w:val="24"/>
            <w:szCs w:val="24"/>
            <w:vertAlign w:val="subscript"/>
          </w:rPr>
          <w:t>1,</w:t>
        </w:r>
      </w:ins>
      <w:ins w:id="814" w:author="Joseph Stinziano" w:date="2020-03-26T18:28:00Z">
        <w:r w:rsidR="00F775A8">
          <w:rPr>
            <w:rFonts w:eastAsiaTheme="minorEastAsia" w:cstheme="minorHAnsi"/>
            <w:i/>
            <w:sz w:val="24"/>
            <w:szCs w:val="24"/>
            <w:vertAlign w:val="subscript"/>
          </w:rPr>
          <w:t>195</w:t>
        </w:r>
      </w:ins>
      <w:ins w:id="815" w:author="Joseph Stinziano" w:date="2020-03-26T17:58:00Z">
        <w:r w:rsidR="008D6D39">
          <w:rPr>
            <w:rFonts w:eastAsiaTheme="minorEastAsia" w:cstheme="minorHAnsi"/>
            <w:i/>
            <w:sz w:val="24"/>
            <w:szCs w:val="24"/>
          </w:rPr>
          <w:t xml:space="preserve"> </w:t>
        </w:r>
        <w:r w:rsidR="008D6D39">
          <w:rPr>
            <w:rFonts w:eastAsiaTheme="minorEastAsia" w:cstheme="minorHAnsi"/>
            <w:iCs/>
            <w:sz w:val="24"/>
            <w:szCs w:val="24"/>
          </w:rPr>
          <w:t xml:space="preserve">= </w:t>
        </w:r>
      </w:ins>
      <w:ins w:id="816" w:author="Joseph Stinziano" w:date="2020-03-26T18:28:00Z">
        <w:r w:rsidR="00F775A8">
          <w:rPr>
            <w:rFonts w:eastAsiaTheme="minorEastAsia" w:cstheme="minorHAnsi"/>
            <w:iCs/>
            <w:sz w:val="24"/>
            <w:szCs w:val="24"/>
          </w:rPr>
          <w:t>5.84</w:t>
        </w:r>
      </w:ins>
      <w:ins w:id="817" w:author="Joseph Stinziano" w:date="2020-03-26T17:58:00Z">
        <w:r w:rsidR="008D6D39">
          <w:rPr>
            <w:rFonts w:eastAsiaTheme="minorEastAsia" w:cstheme="minorHAnsi"/>
            <w:iCs/>
            <w:sz w:val="24"/>
            <w:szCs w:val="24"/>
          </w:rPr>
          <w:t xml:space="preserve"> </w:t>
        </w:r>
        <w:r w:rsidR="008D6D39" w:rsidRPr="005C3801">
          <w:rPr>
            <w:rFonts w:eastAsiaTheme="minorEastAsia" w:cstheme="minorHAnsi"/>
            <w:sz w:val="24"/>
            <w:szCs w:val="24"/>
          </w:rPr>
          <w:t>∙ 10</w:t>
        </w:r>
      </w:ins>
      <w:ins w:id="818" w:author="Joseph Stinziano" w:date="2020-03-26T18:28:00Z">
        <w:r w:rsidR="00F775A8">
          <w:rPr>
            <w:rFonts w:eastAsiaTheme="minorEastAsia" w:cstheme="minorHAnsi"/>
            <w:sz w:val="24"/>
            <w:szCs w:val="24"/>
            <w:vertAlign w:val="superscript"/>
          </w:rPr>
          <w:t>4</w:t>
        </w:r>
      </w:ins>
      <w:ins w:id="819" w:author="Joseph Stinziano" w:date="2020-03-26T17:55:00Z">
        <w:r>
          <w:rPr>
            <w:rFonts w:eastAsiaTheme="minorEastAsia" w:cstheme="minorHAnsi"/>
            <w:iCs/>
            <w:sz w:val="24"/>
            <w:szCs w:val="24"/>
          </w:rPr>
          <w:t xml:space="preserve">, </w:t>
        </w:r>
      </w:ins>
      <w:ins w:id="820" w:author="Joseph Stinziano" w:date="2020-03-26T17:54:00Z">
        <w:r w:rsidRPr="00B74F23">
          <w:rPr>
            <w:rFonts w:eastAsiaTheme="minorEastAsia" w:cstheme="minorHAnsi"/>
            <w:i/>
            <w:sz w:val="24"/>
            <w:szCs w:val="24"/>
            <w:rPrChange w:id="821" w:author="Joseph Stinziano" w:date="2020-03-26T17:55:00Z">
              <w:rPr>
                <w:rFonts w:eastAsiaTheme="minorEastAsia" w:cstheme="minorHAnsi"/>
                <w:iCs/>
                <w:sz w:val="24"/>
                <w:szCs w:val="24"/>
              </w:rPr>
            </w:rPrChange>
          </w:rPr>
          <w:t>R</w:t>
        </w:r>
        <w:r w:rsidRPr="00B74F23">
          <w:rPr>
            <w:rFonts w:eastAsiaTheme="minorEastAsia" w:cstheme="minorHAnsi"/>
            <w:i/>
            <w:sz w:val="24"/>
            <w:szCs w:val="24"/>
            <w:vertAlign w:val="superscript"/>
            <w:rPrChange w:id="822" w:author="Joseph Stinziano" w:date="2020-03-26T17:55:00Z">
              <w:rPr>
                <w:rFonts w:eastAsiaTheme="minorEastAsia" w:cstheme="minorHAnsi"/>
                <w:iCs/>
                <w:sz w:val="24"/>
                <w:szCs w:val="24"/>
                <w:vertAlign w:val="superscript"/>
              </w:rPr>
            </w:rPrChange>
          </w:rPr>
          <w:t>2</w:t>
        </w:r>
        <w:r>
          <w:rPr>
            <w:rFonts w:eastAsiaTheme="minorEastAsia" w:cstheme="minorHAnsi"/>
            <w:iCs/>
            <w:sz w:val="24"/>
            <w:szCs w:val="24"/>
          </w:rPr>
          <w:t xml:space="preserve"> </w:t>
        </w:r>
      </w:ins>
      <w:ins w:id="823" w:author="Joseph Stinziano" w:date="2020-03-26T17:55:00Z">
        <w:r>
          <w:rPr>
            <w:rFonts w:eastAsiaTheme="minorEastAsia" w:cstheme="minorHAnsi"/>
            <w:iCs/>
            <w:sz w:val="24"/>
            <w:szCs w:val="24"/>
          </w:rPr>
          <w:t>= 0.99</w:t>
        </w:r>
      </w:ins>
      <w:ins w:id="824" w:author="Joseph Stinziano" w:date="2020-03-26T18:28:00Z">
        <w:r w:rsidR="00F775A8">
          <w:rPr>
            <w:rFonts w:eastAsiaTheme="minorEastAsia" w:cstheme="minorHAnsi"/>
            <w:iCs/>
            <w:sz w:val="24"/>
            <w:szCs w:val="24"/>
          </w:rPr>
          <w:t>6</w:t>
        </w:r>
      </w:ins>
      <w:ins w:id="825" w:author="Joseph Stinziano" w:date="2020-03-26T17:57:00Z">
        <w:r w:rsidR="008D6D39">
          <w:rPr>
            <w:rFonts w:eastAsiaTheme="minorEastAsia" w:cstheme="minorHAnsi"/>
            <w:iCs/>
            <w:sz w:val="24"/>
            <w:szCs w:val="24"/>
          </w:rPr>
          <w:t>7</w:t>
        </w:r>
      </w:ins>
      <w:ins w:id="826" w:author="Joseph Stinziano" w:date="2020-03-26T17:55:00Z">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 X)</w:t>
        </w:r>
      </w:ins>
      <w:ins w:id="827" w:author="Joseph Stinziano" w:date="2020-03-26T17:56:00Z">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ins>
      <w:ins w:id="828" w:author="Joseph Stinziano" w:date="2020-03-26T17:57:00Z">
        <w:r w:rsidR="008D6D39">
          <w:rPr>
            <w:rFonts w:eastAsiaTheme="minorEastAsia" w:cstheme="minorHAnsi"/>
            <w:i/>
            <w:sz w:val="24"/>
            <w:szCs w:val="24"/>
          </w:rPr>
          <w:t>F</w:t>
        </w:r>
        <w:r w:rsidR="008D6D39">
          <w:rPr>
            <w:rFonts w:eastAsiaTheme="minorEastAsia" w:cstheme="minorHAnsi"/>
            <w:i/>
            <w:sz w:val="24"/>
            <w:szCs w:val="24"/>
            <w:vertAlign w:val="subscript"/>
          </w:rPr>
          <w:t>1,</w:t>
        </w:r>
      </w:ins>
      <w:ins w:id="829" w:author="Joseph Stinziano" w:date="2020-03-26T18:29:00Z">
        <w:r w:rsidR="005747B1">
          <w:rPr>
            <w:rFonts w:eastAsiaTheme="minorEastAsia" w:cstheme="minorHAnsi"/>
            <w:i/>
            <w:sz w:val="24"/>
            <w:szCs w:val="24"/>
            <w:vertAlign w:val="subscript"/>
          </w:rPr>
          <w:t>195</w:t>
        </w:r>
      </w:ins>
      <w:ins w:id="830" w:author="Joseph Stinziano" w:date="2020-03-26T17:57:00Z">
        <w:r w:rsidR="008D6D39">
          <w:t xml:space="preserve"> = </w:t>
        </w:r>
      </w:ins>
      <w:ins w:id="831" w:author="Joseph Stinziano" w:date="2020-03-26T18:29:00Z">
        <w:r w:rsidR="005747B1">
          <w:t>6.56</w:t>
        </w:r>
      </w:ins>
      <w:ins w:id="832" w:author="Joseph Stinziano" w:date="2020-03-26T17:57:00Z">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ins>
      <w:ins w:id="833" w:author="Joseph Stinziano" w:date="2020-03-26T18:28:00Z">
        <w:r w:rsidR="005747B1">
          <w:rPr>
            <w:rFonts w:eastAsiaTheme="minorEastAsia" w:cstheme="minorHAnsi"/>
            <w:iCs/>
            <w:sz w:val="24"/>
            <w:szCs w:val="24"/>
          </w:rPr>
          <w:t>7</w:t>
        </w:r>
      </w:ins>
      <w:ins w:id="834" w:author="Joseph Stinziano" w:date="2020-03-26T17:57:00Z">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 X</w:t>
        </w:r>
      </w:ins>
      <w:ins w:id="835" w:author="Joseph Stinziano" w:date="2020-03-26T17:56:00Z">
        <w:r w:rsidR="008D6D39">
          <w:rPr>
            <w:rFonts w:eastAsiaTheme="minorEastAsia" w:cstheme="minorHAnsi"/>
            <w:iCs/>
            <w:sz w:val="24"/>
            <w:szCs w:val="24"/>
          </w:rPr>
          <w:t>)</w:t>
        </w:r>
      </w:ins>
      <w:ins w:id="836" w:author="Joseph Stinziano" w:date="2020-03-26T17:58:00Z">
        <w:r w:rsidR="008D6D39">
          <w:rPr>
            <w:rFonts w:eastAsiaTheme="minorEastAsia" w:cstheme="minorHAnsi"/>
            <w:iCs/>
            <w:sz w:val="24"/>
            <w:szCs w:val="24"/>
          </w:rPr>
          <w:t>.</w:t>
        </w:r>
      </w:ins>
      <w:ins w:id="837" w:author="Joseph Stinziano" w:date="2020-03-26T18:02:00Z">
        <w:r w:rsidR="008D6D39">
          <w:rPr>
            <w:rFonts w:eastAsiaTheme="minorEastAsia" w:cstheme="minorHAnsi"/>
            <w:iCs/>
            <w:sz w:val="24"/>
            <w:szCs w:val="24"/>
          </w:rPr>
          <w:t xml:space="preserve"> E</w:t>
        </w:r>
        <w:r w:rsidR="008D6D39">
          <w:rPr>
            <w:rFonts w:eastAsiaTheme="minorEastAsia" w:cstheme="minorHAnsi"/>
            <w:iCs/>
            <w:sz w:val="24"/>
            <w:szCs w:val="24"/>
            <w:vertAlign w:val="subscript"/>
          </w:rPr>
          <w:t>a,Vcmax</w:t>
        </w:r>
        <w:r w:rsidR="008D6D39">
          <w:rPr>
            <w:rFonts w:eastAsiaTheme="minorEastAsia" w:cstheme="minorHAnsi"/>
            <w:iCs/>
            <w:sz w:val="24"/>
            <w:szCs w:val="24"/>
          </w:rPr>
          <w:t xml:space="preserve"> was generally underestimated with</w:t>
        </w:r>
      </w:ins>
      <w:ins w:id="838" w:author="Joseph Stinziano" w:date="2020-03-27T08:54:00Z">
        <w:r w:rsidR="00C2466A">
          <w:rPr>
            <w:rFonts w:eastAsiaTheme="minorEastAsia" w:cstheme="minorHAnsi"/>
            <w:iCs/>
            <w:sz w:val="24"/>
            <w:szCs w:val="24"/>
          </w:rPr>
          <w:t xml:space="preserve"> a slope of </w:t>
        </w:r>
        <w:r w:rsidR="00C2466A">
          <w:rPr>
            <w:rFonts w:eastAsiaTheme="minorEastAsia" w:cstheme="minorHAnsi"/>
            <w:iCs/>
            <w:sz w:val="24"/>
            <w:szCs w:val="24"/>
          </w:rPr>
          <w:t>0.847 ± 0.024</w:t>
        </w:r>
        <w:r w:rsidR="00C2466A">
          <w:rPr>
            <w:rFonts w:eastAsiaTheme="minorEastAsia" w:cstheme="minorHAnsi"/>
            <w:iCs/>
            <w:sz w:val="24"/>
            <w:szCs w:val="24"/>
          </w:rPr>
          <w:t xml:space="preserve"> and</w:t>
        </w:r>
      </w:ins>
      <w:ins w:id="839" w:author="Joseph Stinziano" w:date="2020-03-26T18:02:00Z">
        <w:r w:rsidR="008D6D39">
          <w:rPr>
            <w:rFonts w:eastAsiaTheme="minorEastAsia" w:cstheme="minorHAnsi"/>
            <w:iCs/>
            <w:sz w:val="24"/>
            <w:szCs w:val="24"/>
          </w:rPr>
          <w:t xml:space="preserve"> a</w:t>
        </w:r>
      </w:ins>
      <w:ins w:id="840" w:author="Joseph Stinziano" w:date="2020-03-27T08:54:00Z">
        <w:r w:rsidR="00C2466A">
          <w:rPr>
            <w:rFonts w:eastAsiaTheme="minorEastAsia" w:cstheme="minorHAnsi"/>
            <w:iCs/>
            <w:sz w:val="24"/>
            <w:szCs w:val="24"/>
          </w:rPr>
          <w:t xml:space="preserve"> positive</w:t>
        </w:r>
      </w:ins>
      <w:ins w:id="841" w:author="Joseph Stinziano" w:date="2020-03-26T18:02:00Z">
        <w:r w:rsidR="008D6D39">
          <w:rPr>
            <w:rFonts w:eastAsiaTheme="minorEastAsia" w:cstheme="minorHAnsi"/>
            <w:iCs/>
            <w:sz w:val="24"/>
            <w:szCs w:val="24"/>
          </w:rPr>
          <w:t xml:space="preserve"> bias of </w:t>
        </w:r>
      </w:ins>
      <w:ins w:id="842" w:author="Joseph Stinziano" w:date="2020-03-26T18:30:00Z">
        <w:r w:rsidR="00523EE1">
          <w:rPr>
            <w:rFonts w:eastAsiaTheme="minorEastAsia" w:cstheme="minorHAnsi"/>
            <w:iCs/>
            <w:sz w:val="24"/>
            <w:szCs w:val="24"/>
          </w:rPr>
          <w:t>9.73</w:t>
        </w:r>
      </w:ins>
      <w:ins w:id="843" w:author="Joseph Stinziano" w:date="2020-03-27T08:17:00Z">
        <w:r w:rsidR="00C5142C">
          <w:rPr>
            <w:rFonts w:eastAsiaTheme="minorEastAsia" w:cstheme="minorHAnsi"/>
            <w:iCs/>
            <w:sz w:val="24"/>
            <w:szCs w:val="24"/>
          </w:rPr>
          <w:t xml:space="preserve"> ± 2.59</w:t>
        </w:r>
      </w:ins>
      <w:ins w:id="844" w:author="Joseph Stinziano" w:date="2020-03-26T18:03:00Z">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ins>
      <w:ins w:id="845" w:author="Joseph Stinziano" w:date="2020-03-26T18:30:00Z">
        <w:r w:rsidR="00523EE1">
          <w:rPr>
            <w:rFonts w:eastAsiaTheme="minorEastAsia" w:cstheme="minorHAnsi"/>
            <w:i/>
            <w:sz w:val="24"/>
            <w:szCs w:val="24"/>
            <w:vertAlign w:val="subscript"/>
          </w:rPr>
          <w:t>194</w:t>
        </w:r>
      </w:ins>
      <w:ins w:id="846" w:author="Joseph Stinziano" w:date="2020-03-26T18:03:00Z">
        <w:r w:rsidR="008D6D39">
          <w:rPr>
            <w:rFonts w:eastAsiaTheme="minorEastAsia" w:cstheme="minorHAnsi"/>
            <w:iCs/>
            <w:sz w:val="24"/>
            <w:szCs w:val="24"/>
          </w:rPr>
          <w:t xml:space="preserve"> = </w:t>
        </w:r>
      </w:ins>
      <w:ins w:id="847" w:author="Joseph Stinziano" w:date="2020-03-26T18:30:00Z">
        <w:r w:rsidR="00523EE1">
          <w:rPr>
            <w:rFonts w:eastAsiaTheme="minorEastAsia" w:cstheme="minorHAnsi"/>
            <w:iCs/>
            <w:sz w:val="24"/>
            <w:szCs w:val="24"/>
          </w:rPr>
          <w:t>1202</w:t>
        </w:r>
      </w:ins>
      <w:ins w:id="848" w:author="Joseph Stinziano" w:date="2020-03-26T18:03:00Z">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ins>
      <w:ins w:id="849" w:author="Joseph Stinziano" w:date="2020-03-26T18:30:00Z">
        <w:r w:rsidR="00523EE1">
          <w:rPr>
            <w:rFonts w:eastAsiaTheme="minorEastAsia" w:cstheme="minorHAnsi"/>
            <w:iCs/>
            <w:sz w:val="24"/>
            <w:szCs w:val="24"/>
          </w:rPr>
          <w:t>610</w:t>
        </w:r>
      </w:ins>
      <w:ins w:id="850" w:author="Joseph Stinziano" w:date="2020-03-26T18:03:00Z">
        <w:r w:rsidR="008D6D39">
          <w:rPr>
            <w:rFonts w:eastAsiaTheme="minorEastAsia" w:cstheme="minorHAnsi"/>
            <w:iCs/>
            <w:sz w:val="24"/>
            <w:szCs w:val="24"/>
          </w:rPr>
          <w:t xml:space="preserve">, </w:t>
        </w:r>
      </w:ins>
      <w:ins w:id="851" w:author="Joseph Stinziano" w:date="2020-03-26T18:04:00Z">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ins>
      <w:ins w:id="852" w:author="Joseph Stinziano" w:date="2020-03-26T18:03:00Z">
        <w:r w:rsidR="008D6D39">
          <w:rPr>
            <w:rFonts w:eastAsiaTheme="minorEastAsia" w:cstheme="minorHAnsi"/>
            <w:iCs/>
            <w:sz w:val="24"/>
            <w:szCs w:val="24"/>
            <w:u w:val="single"/>
          </w:rPr>
          <w:t>; Fi</w:t>
        </w:r>
      </w:ins>
      <w:ins w:id="853" w:author="Joseph Stinziano" w:date="2020-03-26T18:04:00Z">
        <w:r w:rsidR="008D6D39">
          <w:rPr>
            <w:rFonts w:eastAsiaTheme="minorEastAsia" w:cstheme="minorHAnsi"/>
            <w:iCs/>
            <w:sz w:val="24"/>
            <w:szCs w:val="24"/>
            <w:u w:val="single"/>
          </w:rPr>
          <w:t>g. X)</w:t>
        </w:r>
        <w:r w:rsidR="00A669F0">
          <w:rPr>
            <w:rFonts w:eastAsiaTheme="minorEastAsia" w:cstheme="minorHAnsi"/>
            <w:iCs/>
            <w:sz w:val="24"/>
            <w:szCs w:val="24"/>
            <w:u w:val="single"/>
          </w:rPr>
          <w:t>, while E</w:t>
        </w:r>
        <w:r w:rsidR="00A669F0">
          <w:rPr>
            <w:rFonts w:eastAsiaTheme="minorEastAsia" w:cstheme="minorHAnsi"/>
            <w:iCs/>
            <w:sz w:val="24"/>
            <w:szCs w:val="24"/>
            <w:u w:val="single"/>
            <w:vertAlign w:val="subscript"/>
          </w:rPr>
          <w:t>a,Jmax</w:t>
        </w:r>
        <w:r w:rsidR="00A669F0">
          <w:rPr>
            <w:rFonts w:eastAsiaTheme="minorEastAsia" w:cstheme="minorHAnsi"/>
            <w:iCs/>
            <w:sz w:val="24"/>
            <w:szCs w:val="24"/>
            <w:u w:val="single"/>
          </w:rPr>
          <w:t xml:space="preserve"> </w:t>
        </w:r>
      </w:ins>
      <w:ins w:id="854" w:author="Joseph Stinziano" w:date="2020-03-26T18:05:00Z">
        <w:r w:rsidR="00A669F0">
          <w:rPr>
            <w:rFonts w:eastAsiaTheme="minorEastAsia" w:cstheme="minorHAnsi"/>
            <w:iCs/>
            <w:sz w:val="24"/>
            <w:szCs w:val="24"/>
            <w:u w:val="single"/>
          </w:rPr>
          <w:t>was underestimated with</w:t>
        </w:r>
      </w:ins>
      <w:ins w:id="855" w:author="Joseph Stinziano" w:date="2020-03-27T08:53:00Z">
        <w:r w:rsidR="00C2466A">
          <w:rPr>
            <w:rFonts w:eastAsiaTheme="minorEastAsia" w:cstheme="minorHAnsi"/>
            <w:iCs/>
            <w:sz w:val="24"/>
            <w:szCs w:val="24"/>
            <w:u w:val="single"/>
          </w:rPr>
          <w:t xml:space="preserve"> a slope of </w:t>
        </w:r>
        <w:r w:rsidR="00C2466A">
          <w:rPr>
            <w:rFonts w:eastAsiaTheme="minorEastAsia" w:cstheme="minorHAnsi"/>
            <w:iCs/>
            <w:sz w:val="24"/>
            <w:szCs w:val="24"/>
            <w:u w:val="single"/>
          </w:rPr>
          <w:t xml:space="preserve">0.832 </w:t>
        </w:r>
        <w:r w:rsidR="00C2466A">
          <w:rPr>
            <w:rFonts w:eastAsiaTheme="minorEastAsia" w:cstheme="minorHAnsi"/>
            <w:iCs/>
            <w:sz w:val="24"/>
            <w:szCs w:val="24"/>
          </w:rPr>
          <w:t>± 0.013</w:t>
        </w:r>
        <w:r w:rsidR="00C2466A">
          <w:rPr>
            <w:rFonts w:eastAsiaTheme="minorEastAsia" w:cstheme="minorHAnsi"/>
            <w:iCs/>
            <w:sz w:val="24"/>
            <w:szCs w:val="24"/>
          </w:rPr>
          <w:t xml:space="preserve"> and</w:t>
        </w:r>
      </w:ins>
      <w:ins w:id="856" w:author="Joseph Stinziano" w:date="2020-03-26T18:05:00Z">
        <w:r w:rsidR="00A669F0">
          <w:rPr>
            <w:rFonts w:eastAsiaTheme="minorEastAsia" w:cstheme="minorHAnsi"/>
            <w:iCs/>
            <w:sz w:val="24"/>
            <w:szCs w:val="24"/>
            <w:u w:val="single"/>
          </w:rPr>
          <w:t xml:space="preserve"> a</w:t>
        </w:r>
      </w:ins>
      <w:ins w:id="857" w:author="Joseph Stinziano" w:date="2020-03-27T08:53:00Z">
        <w:r w:rsidR="00C2466A">
          <w:rPr>
            <w:rFonts w:eastAsiaTheme="minorEastAsia" w:cstheme="minorHAnsi"/>
            <w:iCs/>
            <w:sz w:val="24"/>
            <w:szCs w:val="24"/>
            <w:u w:val="single"/>
          </w:rPr>
          <w:t xml:space="preserve"> positive</w:t>
        </w:r>
      </w:ins>
      <w:ins w:id="858" w:author="Joseph Stinziano" w:date="2020-03-26T18:05:00Z">
        <w:r w:rsidR="00A669F0">
          <w:rPr>
            <w:rFonts w:eastAsiaTheme="minorEastAsia" w:cstheme="minorHAnsi"/>
            <w:iCs/>
            <w:sz w:val="24"/>
            <w:szCs w:val="24"/>
            <w:u w:val="single"/>
          </w:rPr>
          <w:t xml:space="preserve"> bias of 5</w:t>
        </w:r>
      </w:ins>
      <w:ins w:id="859" w:author="Joseph Stinziano" w:date="2020-03-26T18:32:00Z">
        <w:r w:rsidR="000C2423">
          <w:rPr>
            <w:rFonts w:eastAsiaTheme="minorEastAsia" w:cstheme="minorHAnsi"/>
            <w:iCs/>
            <w:sz w:val="24"/>
            <w:szCs w:val="24"/>
            <w:u w:val="single"/>
          </w:rPr>
          <w:t>.</w:t>
        </w:r>
      </w:ins>
      <w:ins w:id="860" w:author="Joseph Stinziano" w:date="2020-03-26T18:31:00Z">
        <w:r w:rsidR="000C2423">
          <w:rPr>
            <w:rFonts w:eastAsiaTheme="minorEastAsia" w:cstheme="minorHAnsi"/>
            <w:iCs/>
            <w:sz w:val="24"/>
            <w:szCs w:val="24"/>
            <w:u w:val="single"/>
          </w:rPr>
          <w:t>98</w:t>
        </w:r>
      </w:ins>
      <w:ins w:id="861" w:author="Joseph Stinziano" w:date="2020-03-27T08:17:00Z">
        <w:r w:rsidR="00C5142C">
          <w:rPr>
            <w:rFonts w:eastAsiaTheme="minorEastAsia" w:cstheme="minorHAnsi"/>
            <w:iCs/>
            <w:sz w:val="24"/>
            <w:szCs w:val="24"/>
            <w:u w:val="single"/>
          </w:rPr>
          <w:t xml:space="preserve"> </w:t>
        </w:r>
        <w:r w:rsidR="00C5142C">
          <w:rPr>
            <w:rFonts w:eastAsiaTheme="minorEastAsia" w:cstheme="minorHAnsi"/>
            <w:iCs/>
            <w:sz w:val="24"/>
            <w:szCs w:val="24"/>
          </w:rPr>
          <w:t>± 1.06</w:t>
        </w:r>
      </w:ins>
      <w:ins w:id="862" w:author="Joseph Stinziano" w:date="2020-03-26T18:05:00Z">
        <w:r w:rsidR="00A669F0">
          <w:rPr>
            <w:rFonts w:eastAsiaTheme="minorEastAsia" w:cstheme="minorHAnsi"/>
            <w:iCs/>
            <w:sz w:val="24"/>
            <w:szCs w:val="24"/>
            <w:u w:val="single"/>
          </w:rPr>
          <w:t xml:space="preserve"> kJ mol</w:t>
        </w:r>
        <w:r w:rsidR="00A669F0">
          <w:rPr>
            <w:rFonts w:eastAsiaTheme="minorEastAsia" w:cstheme="minorHAnsi"/>
            <w:iCs/>
            <w:sz w:val="24"/>
            <w:szCs w:val="24"/>
            <w:u w:val="single"/>
            <w:vertAlign w:val="superscript"/>
          </w:rPr>
          <w:t>-1</w:t>
        </w:r>
        <w:r w:rsidR="00A669F0">
          <w:rPr>
            <w:rFonts w:eastAsiaTheme="minorEastAsia" w:cstheme="minorHAnsi"/>
            <w:iCs/>
            <w:sz w:val="24"/>
            <w:szCs w:val="24"/>
            <w:u w:val="single"/>
          </w:rPr>
          <w:t xml:space="preserve"> (</w:t>
        </w:r>
        <w:r w:rsidR="00A669F0">
          <w:rPr>
            <w:rFonts w:eastAsiaTheme="minorEastAsia" w:cstheme="minorHAnsi"/>
            <w:i/>
            <w:sz w:val="24"/>
            <w:szCs w:val="24"/>
            <w:u w:val="single"/>
          </w:rPr>
          <w:t>F</w:t>
        </w:r>
        <w:r w:rsidR="00A669F0">
          <w:rPr>
            <w:rFonts w:eastAsiaTheme="minorEastAsia" w:cstheme="minorHAnsi"/>
            <w:i/>
            <w:sz w:val="24"/>
            <w:szCs w:val="24"/>
            <w:u w:val="single"/>
            <w:vertAlign w:val="subscript"/>
          </w:rPr>
          <w:t>1,</w:t>
        </w:r>
      </w:ins>
      <w:ins w:id="863" w:author="Joseph Stinziano" w:date="2020-03-26T18:32:00Z">
        <w:r w:rsidR="000C2423">
          <w:rPr>
            <w:rFonts w:eastAsiaTheme="minorEastAsia" w:cstheme="minorHAnsi"/>
            <w:i/>
            <w:sz w:val="24"/>
            <w:szCs w:val="24"/>
            <w:u w:val="single"/>
            <w:vertAlign w:val="subscript"/>
          </w:rPr>
          <w:t>194</w:t>
        </w:r>
      </w:ins>
      <w:ins w:id="864" w:author="Joseph Stinziano" w:date="2020-03-26T18:05:00Z">
        <w:r w:rsidR="00A669F0">
          <w:rPr>
            <w:rFonts w:eastAsiaTheme="minorEastAsia" w:cstheme="minorHAnsi"/>
            <w:iCs/>
            <w:sz w:val="24"/>
            <w:szCs w:val="24"/>
            <w:u w:val="single"/>
          </w:rPr>
          <w:t xml:space="preserve"> = </w:t>
        </w:r>
      </w:ins>
      <w:ins w:id="865" w:author="Joseph Stinziano" w:date="2020-03-26T18:32:00Z">
        <w:r w:rsidR="000C2423">
          <w:rPr>
            <w:rFonts w:eastAsiaTheme="minorEastAsia" w:cstheme="minorHAnsi"/>
            <w:iCs/>
            <w:sz w:val="24"/>
            <w:szCs w:val="24"/>
            <w:u w:val="single"/>
          </w:rPr>
          <w:t>383</w:t>
        </w:r>
      </w:ins>
      <w:ins w:id="866" w:author="Joseph Stinziano" w:date="2020-03-26T18:33:00Z">
        <w:r w:rsidR="000C2423">
          <w:rPr>
            <w:rFonts w:eastAsiaTheme="minorEastAsia" w:cstheme="minorHAnsi"/>
            <w:iCs/>
            <w:sz w:val="24"/>
            <w:szCs w:val="24"/>
            <w:u w:val="single"/>
          </w:rPr>
          <w:t>4</w:t>
        </w:r>
      </w:ins>
      <w:ins w:id="867" w:author="Joseph Stinziano" w:date="2020-03-26T18:05:00Z">
        <w:r w:rsidR="00A669F0">
          <w:rPr>
            <w:rFonts w:eastAsiaTheme="minorEastAsia" w:cstheme="minorHAnsi"/>
            <w:iCs/>
            <w:sz w:val="24"/>
            <w:szCs w:val="24"/>
            <w:u w:val="single"/>
          </w:rPr>
          <w:t xml:space="preserve">, </w:t>
        </w:r>
      </w:ins>
      <w:ins w:id="868" w:author="Joseph Stinziano" w:date="2020-03-26T18:33:00Z">
        <w:r w:rsidR="000C2423">
          <w:rPr>
            <w:rFonts w:eastAsiaTheme="minorEastAsia" w:cstheme="minorHAnsi"/>
            <w:i/>
            <w:sz w:val="24"/>
            <w:szCs w:val="24"/>
            <w:u w:val="single"/>
          </w:rPr>
          <w:t>R</w:t>
        </w:r>
        <w:r w:rsidR="000C2423">
          <w:rPr>
            <w:rFonts w:eastAsiaTheme="minorEastAsia" w:cstheme="minorHAnsi"/>
            <w:i/>
            <w:sz w:val="24"/>
            <w:szCs w:val="24"/>
            <w:u w:val="single"/>
            <w:vertAlign w:val="superscript"/>
          </w:rPr>
          <w:t>2</w:t>
        </w:r>
        <w:r w:rsidR="000C2423">
          <w:rPr>
            <w:rFonts w:eastAsiaTheme="minorEastAsia" w:cstheme="minorHAnsi"/>
            <w:i/>
            <w:sz w:val="24"/>
            <w:szCs w:val="24"/>
            <w:u w:val="single"/>
          </w:rPr>
          <w:t xml:space="preserve"> </w:t>
        </w:r>
        <w:r w:rsidR="000C2423">
          <w:rPr>
            <w:rFonts w:eastAsiaTheme="minorEastAsia" w:cstheme="minorHAnsi"/>
            <w:iCs/>
            <w:sz w:val="24"/>
            <w:szCs w:val="24"/>
            <w:u w:val="single"/>
          </w:rPr>
          <w:t xml:space="preserve">= 0.9518, </w:t>
        </w:r>
      </w:ins>
      <w:ins w:id="869" w:author="Joseph Stinziano" w:date="2020-03-26T18:05:00Z">
        <w:r w:rsidR="00A669F0">
          <w:rPr>
            <w:rFonts w:eastAsiaTheme="minorEastAsia" w:cstheme="minorHAnsi"/>
            <w:i/>
            <w:sz w:val="24"/>
            <w:szCs w:val="24"/>
          </w:rPr>
          <w:t>P</w:t>
        </w:r>
        <w:r w:rsidR="00A669F0">
          <w:rPr>
            <w:rFonts w:eastAsiaTheme="minorEastAsia" w:cstheme="minorHAnsi"/>
            <w:iCs/>
            <w:sz w:val="24"/>
            <w:szCs w:val="24"/>
          </w:rPr>
          <w:t xml:space="preserve"> &lt; 2.2 </w:t>
        </w:r>
        <w:r w:rsidR="00A669F0" w:rsidRPr="005C3801">
          <w:rPr>
            <w:rFonts w:eastAsiaTheme="minorEastAsia" w:cstheme="minorHAnsi"/>
            <w:sz w:val="24"/>
            <w:szCs w:val="24"/>
          </w:rPr>
          <w:t>∙ 10</w:t>
        </w:r>
        <w:r w:rsidR="00A669F0" w:rsidRPr="005C3801">
          <w:rPr>
            <w:rFonts w:eastAsiaTheme="minorEastAsia" w:cstheme="minorHAnsi"/>
            <w:sz w:val="24"/>
            <w:szCs w:val="24"/>
            <w:vertAlign w:val="superscript"/>
          </w:rPr>
          <w:t>-16</w:t>
        </w:r>
        <w:r w:rsidR="008A44B8">
          <w:rPr>
            <w:rFonts w:eastAsiaTheme="minorEastAsia" w:cstheme="minorHAnsi"/>
            <w:sz w:val="24"/>
            <w:szCs w:val="24"/>
          </w:rPr>
          <w:t xml:space="preserve">; </w:t>
        </w:r>
      </w:ins>
      <w:ins w:id="870" w:author="Joseph Stinziano" w:date="2020-03-26T18:06:00Z">
        <w:r w:rsidR="008A44B8">
          <w:rPr>
            <w:rFonts w:eastAsiaTheme="minorEastAsia" w:cstheme="minorHAnsi"/>
            <w:sz w:val="24"/>
            <w:szCs w:val="24"/>
          </w:rPr>
          <w:t>Fi</w:t>
        </w:r>
      </w:ins>
      <w:ins w:id="871" w:author="Joseph Stinziano" w:date="2020-03-26T18:33:00Z">
        <w:r w:rsidR="000C2423">
          <w:rPr>
            <w:rFonts w:eastAsiaTheme="minorEastAsia" w:cstheme="minorHAnsi"/>
            <w:sz w:val="24"/>
            <w:szCs w:val="24"/>
          </w:rPr>
          <w:t>g X)</w:t>
        </w:r>
      </w:ins>
      <w:ins w:id="872" w:author="Joseph Stinziano" w:date="2020-03-26T18:06:00Z">
        <w:r w:rsidR="008A44B8">
          <w:rPr>
            <w:rFonts w:eastAsiaTheme="minorEastAsia" w:cstheme="minorHAnsi"/>
            <w:sz w:val="24"/>
            <w:szCs w:val="24"/>
          </w:rPr>
          <w:t>.</w:t>
        </w:r>
      </w:ins>
      <w:ins w:id="873" w:author="Joseph Stinziano" w:date="2020-03-26T18:33:00Z">
        <w:r w:rsidR="00297CA3">
          <w:rPr>
            <w:rFonts w:eastAsiaTheme="minorEastAsia" w:cstheme="minorHAnsi"/>
            <w:sz w:val="24"/>
            <w:szCs w:val="24"/>
          </w:rPr>
          <w:t xml:space="preserve"> </w:t>
        </w:r>
        <w:r w:rsidR="00297CA3" w:rsidRPr="005C3801">
          <w:rPr>
            <w:rFonts w:eastAsiaTheme="minorEastAsia" w:cstheme="minorHAnsi"/>
            <w:sz w:val="24"/>
            <w:szCs w:val="24"/>
          </w:rPr>
          <w:t>ΔS</w:t>
        </w:r>
        <w:r w:rsidR="00297CA3">
          <w:rPr>
            <w:rFonts w:eastAsiaTheme="minorEastAsia" w:cstheme="minorHAnsi"/>
            <w:sz w:val="24"/>
            <w:szCs w:val="24"/>
            <w:vertAlign w:val="subscript"/>
          </w:rPr>
          <w:t>Vcmax</w:t>
        </w:r>
        <w:r w:rsidR="00297CA3">
          <w:rPr>
            <w:rFonts w:eastAsiaTheme="minorEastAsia" w:cstheme="minorHAnsi"/>
            <w:sz w:val="24"/>
            <w:szCs w:val="24"/>
          </w:rPr>
          <w:t xml:space="preserve"> was </w:t>
        </w:r>
      </w:ins>
      <w:ins w:id="874" w:author="Joseph Stinziano" w:date="2020-03-27T08:14:00Z">
        <w:r w:rsidR="00C5142C">
          <w:rPr>
            <w:rFonts w:eastAsiaTheme="minorEastAsia" w:cstheme="minorHAnsi"/>
            <w:sz w:val="24"/>
            <w:szCs w:val="24"/>
          </w:rPr>
          <w:t xml:space="preserve">essentially identical between Equation </w:t>
        </w:r>
      </w:ins>
      <w:ins w:id="875" w:author="Joseph Stinziano" w:date="2020-03-27T08:24:00Z">
        <w:r w:rsidR="00C5142C">
          <w:rPr>
            <w:rFonts w:eastAsiaTheme="minorEastAsia" w:cstheme="minorHAnsi"/>
            <w:sz w:val="24"/>
            <w:szCs w:val="24"/>
          </w:rPr>
          <w:t>3</w:t>
        </w:r>
      </w:ins>
      <w:ins w:id="876" w:author="Joseph Stinziano" w:date="2020-03-27T08:14:00Z">
        <w:r w:rsidR="00C5142C">
          <w:rPr>
            <w:rFonts w:eastAsiaTheme="minorEastAsia" w:cstheme="minorHAnsi"/>
            <w:sz w:val="24"/>
            <w:szCs w:val="24"/>
          </w:rPr>
          <w:t xml:space="preserve"> and </w:t>
        </w:r>
      </w:ins>
      <w:ins w:id="877" w:author="Joseph Stinziano" w:date="2020-03-27T08:24:00Z">
        <w:r w:rsidR="00C5142C">
          <w:rPr>
            <w:rFonts w:eastAsiaTheme="minorEastAsia" w:cstheme="minorHAnsi"/>
            <w:sz w:val="24"/>
            <w:szCs w:val="24"/>
          </w:rPr>
          <w:t>10</w:t>
        </w:r>
      </w:ins>
      <w:ins w:id="878" w:author="Joseph Stinziano" w:date="2020-03-27T08:14:00Z">
        <w:r w:rsidR="00C5142C">
          <w:rPr>
            <w:rFonts w:eastAsiaTheme="minorEastAsia" w:cstheme="minorHAnsi"/>
            <w:sz w:val="24"/>
            <w:szCs w:val="24"/>
          </w:rPr>
          <w:t xml:space="preserve"> with a slope of 1.</w:t>
        </w:r>
      </w:ins>
      <w:ins w:id="879" w:author="Joseph Stinziano" w:date="2020-03-27T08:15:00Z">
        <w:r w:rsidR="00C5142C">
          <w:rPr>
            <w:rFonts w:eastAsiaTheme="minorEastAsia" w:cstheme="minorHAnsi"/>
            <w:sz w:val="24"/>
            <w:szCs w:val="24"/>
          </w:rPr>
          <w:t xml:space="preserve">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w:t>
        </w:r>
      </w:ins>
      <w:ins w:id="880" w:author="Joseph Stinziano" w:date="2020-03-27T08:16:00Z">
        <w:r w:rsidR="00C5142C">
          <w:rPr>
            <w:rFonts w:eastAsiaTheme="minorEastAsia" w:cstheme="minorHAnsi"/>
            <w:iCs/>
            <w:sz w:val="24"/>
            <w:szCs w:val="24"/>
          </w:rPr>
          <w:t xml:space="preserve">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Fig. X)</w:t>
        </w:r>
      </w:ins>
      <w:ins w:id="881" w:author="Joseph Stinziano" w:date="2020-03-27T08:18:00Z">
        <w:r w:rsidR="00C5142C">
          <w:rPr>
            <w:rFonts w:eastAsiaTheme="minorEastAsia" w:cstheme="minorHAnsi"/>
            <w:sz w:val="24"/>
            <w:szCs w:val="24"/>
          </w:rPr>
          <w:t xml:space="preserve">, as was the case with </w:t>
        </w:r>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r w:rsidR="00C5142C">
          <w:rPr>
            <w:rFonts w:eastAsiaTheme="minorEastAsia" w:cstheme="minorHAnsi"/>
            <w:sz w:val="24"/>
            <w:szCs w:val="24"/>
          </w:rPr>
          <w:t xml:space="preserve"> with a slope of 0.9</w:t>
        </w:r>
      </w:ins>
      <w:ins w:id="882" w:author="Joseph Stinziano" w:date="2020-03-27T08:19:00Z">
        <w:r w:rsidR="00C5142C">
          <w:rPr>
            <w:rFonts w:eastAsiaTheme="minorEastAsia" w:cstheme="minorHAnsi"/>
            <w:sz w:val="24"/>
            <w:szCs w:val="24"/>
          </w:rPr>
          <w:t>88</w:t>
        </w:r>
      </w:ins>
      <w:ins w:id="883" w:author="Joseph Stinziano" w:date="2020-03-27T08:18:00Z">
        <w:r w:rsidR="00C5142C">
          <w:rPr>
            <w:rFonts w:eastAsiaTheme="minorEastAsia" w:cstheme="minorHAnsi"/>
            <w:sz w:val="24"/>
            <w:szCs w:val="24"/>
          </w:rPr>
          <w:t xml:space="preserve"> </w:t>
        </w:r>
        <w:r w:rsidR="00C5142C">
          <w:rPr>
            <w:rFonts w:eastAsiaTheme="minorEastAsia" w:cstheme="minorHAnsi"/>
            <w:iCs/>
            <w:sz w:val="24"/>
            <w:szCs w:val="24"/>
          </w:rPr>
          <w:t>± 0.0</w:t>
        </w:r>
      </w:ins>
      <w:ins w:id="884" w:author="Joseph Stinziano" w:date="2020-03-27T08:19:00Z">
        <w:r w:rsidR="00C5142C">
          <w:rPr>
            <w:rFonts w:eastAsiaTheme="minorEastAsia" w:cstheme="minorHAnsi"/>
            <w:iCs/>
            <w:sz w:val="24"/>
            <w:szCs w:val="24"/>
          </w:rPr>
          <w:t>33</w:t>
        </w:r>
      </w:ins>
      <w:ins w:id="885" w:author="Joseph Stinziano" w:date="2020-03-27T08:18:00Z">
        <w:r w:rsidR="00C5142C">
          <w:rPr>
            <w:rFonts w:eastAsiaTheme="minorEastAsia" w:cstheme="minorHAnsi"/>
            <w:iCs/>
            <w:sz w:val="24"/>
            <w:szCs w:val="24"/>
          </w:rPr>
          <w:t xml:space="preserve">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w:t>
        </w:r>
      </w:ins>
      <w:ins w:id="886" w:author="Joseph Stinziano" w:date="2020-03-27T08:20:00Z">
        <w:r w:rsidR="00C5142C">
          <w:rPr>
            <w:rFonts w:eastAsiaTheme="minorEastAsia" w:cstheme="minorHAnsi"/>
            <w:iCs/>
            <w:sz w:val="24"/>
            <w:szCs w:val="24"/>
          </w:rPr>
          <w:t>904</w:t>
        </w:r>
      </w:ins>
      <w:ins w:id="887" w:author="Joseph Stinziano" w:date="2020-03-27T08:19:00Z">
        <w:r w:rsidR="00C5142C">
          <w:rPr>
            <w:rFonts w:eastAsiaTheme="minorEastAsia" w:cstheme="minorHAnsi"/>
            <w:iCs/>
            <w:sz w:val="24"/>
            <w:szCs w:val="24"/>
          </w:rPr>
          <w:t xml:space="preserve">,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ins>
      <w:ins w:id="888" w:author="Joseph Stinziano" w:date="2020-03-27T08:20:00Z">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Fig. X).</w:t>
        </w:r>
      </w:ins>
      <w:ins w:id="889" w:author="Joseph Stinziano" w:date="2020-03-27T08:21:00Z">
        <w:r w:rsidR="00C5142C">
          <w:rPr>
            <w:rFonts w:eastAsiaTheme="minorEastAsia" w:cstheme="minorHAnsi"/>
            <w:sz w:val="24"/>
            <w:szCs w:val="24"/>
          </w:rPr>
          <w:t xml:space="preserve"> H</w:t>
        </w:r>
        <w:r w:rsidR="00C5142C">
          <w:rPr>
            <w:rFonts w:eastAsiaTheme="minorEastAsia" w:cstheme="minorHAnsi"/>
            <w:sz w:val="24"/>
            <w:szCs w:val="24"/>
            <w:vertAlign w:val="subscript"/>
          </w:rPr>
          <w:t>d,Vcmax</w:t>
        </w:r>
        <w:r w:rsidR="00C5142C">
          <w:rPr>
            <w:rFonts w:eastAsiaTheme="minorEastAsia" w:cstheme="minorHAnsi"/>
            <w:sz w:val="24"/>
            <w:szCs w:val="24"/>
          </w:rPr>
          <w:t xml:space="preserve"> was </w:t>
        </w:r>
      </w:ins>
      <w:ins w:id="890" w:author="Joseph Stinziano" w:date="2020-03-27T08:22:00Z">
        <w:r w:rsidR="00C5142C">
          <w:rPr>
            <w:rFonts w:eastAsiaTheme="minorEastAsia" w:cstheme="minorHAnsi"/>
            <w:sz w:val="24"/>
            <w:szCs w:val="24"/>
          </w:rPr>
          <w:t xml:space="preserve">also essentially identical between Equation </w:t>
        </w:r>
      </w:ins>
      <w:ins w:id="891" w:author="Joseph Stinziano" w:date="2020-03-27T08:24:00Z">
        <w:r w:rsidR="00C5142C">
          <w:rPr>
            <w:rFonts w:eastAsiaTheme="minorEastAsia" w:cstheme="minorHAnsi"/>
            <w:sz w:val="24"/>
            <w:szCs w:val="24"/>
          </w:rPr>
          <w:t>3</w:t>
        </w:r>
      </w:ins>
      <w:ins w:id="892" w:author="Joseph Stinziano" w:date="2020-03-27T08:22:00Z">
        <w:r w:rsidR="00C5142C">
          <w:rPr>
            <w:rFonts w:eastAsiaTheme="minorEastAsia" w:cstheme="minorHAnsi"/>
            <w:sz w:val="24"/>
            <w:szCs w:val="24"/>
          </w:rPr>
          <w:t xml:space="preserve"> and </w:t>
        </w:r>
      </w:ins>
      <w:ins w:id="893" w:author="Joseph Stinziano" w:date="2020-03-27T08:24:00Z">
        <w:r w:rsidR="00C5142C">
          <w:rPr>
            <w:rFonts w:eastAsiaTheme="minorEastAsia" w:cstheme="minorHAnsi"/>
            <w:sz w:val="24"/>
            <w:szCs w:val="24"/>
          </w:rPr>
          <w:t>10</w:t>
        </w:r>
      </w:ins>
      <w:ins w:id="894" w:author="Joseph Stinziano" w:date="2020-03-27T08:22:00Z">
        <w:r w:rsidR="00C5142C">
          <w:rPr>
            <w:rFonts w:eastAsiaTheme="minorEastAsia" w:cstheme="minorHAnsi"/>
            <w:sz w:val="24"/>
            <w:szCs w:val="24"/>
          </w:rPr>
          <w:t xml:space="preserve"> fittings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ins>
      <w:ins w:id="895" w:author="Joseph Stinziano" w:date="2020-03-27T08:23:00Z">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Fig. X)</w:t>
        </w:r>
      </w:ins>
      <w:ins w:id="896" w:author="Joseph Stinziano" w:date="2020-03-27T08:24:00Z">
        <w:r w:rsidR="00C5142C">
          <w:rPr>
            <w:rFonts w:eastAsiaTheme="minorEastAsia" w:cstheme="minorHAnsi"/>
            <w:sz w:val="24"/>
            <w:szCs w:val="24"/>
          </w:rPr>
          <w:t xml:space="preserve">, although </w:t>
        </w:r>
        <w:r w:rsidR="00F912B2">
          <w:rPr>
            <w:rFonts w:eastAsiaTheme="minorEastAsia" w:cstheme="minorHAnsi"/>
            <w:sz w:val="24"/>
            <w:szCs w:val="24"/>
          </w:rPr>
          <w:t>H</w:t>
        </w:r>
        <w:r w:rsidR="00F912B2">
          <w:rPr>
            <w:rFonts w:eastAsiaTheme="minorEastAsia" w:cstheme="minorHAnsi"/>
            <w:sz w:val="24"/>
            <w:szCs w:val="24"/>
            <w:vertAlign w:val="subscript"/>
          </w:rPr>
          <w:t>d,J</w:t>
        </w:r>
      </w:ins>
      <w:ins w:id="897" w:author="Joseph Stinziano" w:date="2020-03-27T08:25:00Z">
        <w:r w:rsidR="00F912B2">
          <w:rPr>
            <w:rFonts w:eastAsiaTheme="minorEastAsia" w:cstheme="minorHAnsi"/>
            <w:sz w:val="24"/>
            <w:szCs w:val="24"/>
            <w:vertAlign w:val="subscript"/>
          </w:rPr>
          <w:t>max</w:t>
        </w:r>
        <w:r w:rsidR="00F912B2">
          <w:rPr>
            <w:rFonts w:eastAsiaTheme="minorEastAsia" w:cstheme="minorHAnsi"/>
            <w:sz w:val="24"/>
            <w:szCs w:val="24"/>
          </w:rPr>
          <w:t xml:space="preserve"> was underestimated </w:t>
        </w:r>
      </w:ins>
      <w:ins w:id="898" w:author="Joseph Stinziano" w:date="2020-03-27T08:26:00Z">
        <w:r w:rsidR="00F912B2">
          <w:rPr>
            <w:rFonts w:eastAsiaTheme="minorEastAsia" w:cstheme="minorHAnsi"/>
            <w:sz w:val="24"/>
            <w:szCs w:val="24"/>
          </w:rPr>
          <w:t>with</w:t>
        </w:r>
      </w:ins>
      <w:ins w:id="899" w:author="Joseph Stinziano" w:date="2020-03-27T08:54:00Z">
        <w:r w:rsidR="00C2466A">
          <w:rPr>
            <w:rFonts w:eastAsiaTheme="minorEastAsia" w:cstheme="minorHAnsi"/>
            <w:sz w:val="24"/>
            <w:szCs w:val="24"/>
          </w:rPr>
          <w:t xml:space="preserve"> a slope of </w:t>
        </w:r>
        <w:r w:rsidR="00C2466A">
          <w:rPr>
            <w:rFonts w:eastAsiaTheme="minorEastAsia" w:cstheme="minorHAnsi"/>
            <w:iCs/>
            <w:sz w:val="24"/>
            <w:szCs w:val="24"/>
          </w:rPr>
          <w:t>0.952 ± 0.024</w:t>
        </w:r>
        <w:r w:rsidR="00C2466A">
          <w:rPr>
            <w:rFonts w:eastAsiaTheme="minorEastAsia" w:cstheme="minorHAnsi"/>
            <w:iCs/>
            <w:sz w:val="24"/>
            <w:szCs w:val="24"/>
          </w:rPr>
          <w:t xml:space="preserve"> and</w:t>
        </w:r>
      </w:ins>
      <w:ins w:id="900" w:author="Joseph Stinziano" w:date="2020-03-27T08:25:00Z">
        <w:r w:rsidR="00F912B2">
          <w:rPr>
            <w:rFonts w:eastAsiaTheme="minorEastAsia" w:cstheme="minorHAnsi"/>
            <w:sz w:val="24"/>
            <w:szCs w:val="24"/>
          </w:rPr>
          <w:t xml:space="preserve"> a</w:t>
        </w:r>
      </w:ins>
      <w:ins w:id="901" w:author="Joseph Stinziano" w:date="2020-03-27T08:54:00Z">
        <w:r w:rsidR="00C2466A">
          <w:rPr>
            <w:rFonts w:eastAsiaTheme="minorEastAsia" w:cstheme="minorHAnsi"/>
            <w:sz w:val="24"/>
            <w:szCs w:val="24"/>
          </w:rPr>
          <w:t xml:space="preserve"> positive</w:t>
        </w:r>
      </w:ins>
      <w:ins w:id="902" w:author="Joseph Stinziano" w:date="2020-03-27T08:25:00Z">
        <w:r w:rsidR="00F912B2">
          <w:rPr>
            <w:rFonts w:eastAsiaTheme="minorEastAsia" w:cstheme="minorHAnsi"/>
            <w:sz w:val="24"/>
            <w:szCs w:val="24"/>
          </w:rPr>
          <w:t xml:space="preserve"> bias of 31.48 </w:t>
        </w:r>
        <w:r w:rsidR="00F912B2">
          <w:rPr>
            <w:rFonts w:eastAsiaTheme="minorEastAsia" w:cstheme="minorHAnsi"/>
            <w:iCs/>
            <w:sz w:val="24"/>
            <w:szCs w:val="24"/>
          </w:rPr>
          <w:t>±</w:t>
        </w:r>
        <w:r w:rsidR="00F912B2">
          <w:rPr>
            <w:rFonts w:eastAsiaTheme="minorEastAsia" w:cstheme="minorHAnsi"/>
            <w:iCs/>
            <w:sz w:val="24"/>
            <w:szCs w:val="24"/>
          </w:rPr>
          <w:t xml:space="preserve"> 8.93 kJ mol</w:t>
        </w:r>
        <w:r w:rsidR="00F912B2">
          <w:rPr>
            <w:rFonts w:eastAsiaTheme="minorEastAsia" w:cstheme="minorHAnsi"/>
            <w:iCs/>
            <w:sz w:val="24"/>
            <w:szCs w:val="24"/>
            <w:vertAlign w:val="superscript"/>
          </w:rPr>
          <w:t>-1</w:t>
        </w:r>
      </w:ins>
      <w:ins w:id="903" w:author="Joseph Stinziano" w:date="2020-03-27T08:26:00Z">
        <w:r w:rsidR="00F912B2">
          <w:rPr>
            <w:rFonts w:eastAsiaTheme="minorEastAsia" w:cstheme="minorHAnsi"/>
            <w:iCs/>
            <w:sz w:val="24"/>
            <w:szCs w:val="24"/>
          </w:rPr>
          <w:t xml:space="preserve"> (</w:t>
        </w:r>
        <w:r w:rsidR="00F912B2">
          <w:rPr>
            <w:rFonts w:eastAsiaTheme="minorEastAsia" w:cstheme="minorHAnsi"/>
            <w:i/>
            <w:sz w:val="24"/>
            <w:szCs w:val="24"/>
          </w:rPr>
          <w:t>F</w:t>
        </w:r>
        <w:r w:rsidR="00F912B2">
          <w:rPr>
            <w:rFonts w:eastAsiaTheme="minorEastAsia" w:cstheme="minorHAnsi"/>
            <w:i/>
            <w:sz w:val="24"/>
            <w:szCs w:val="24"/>
            <w:vertAlign w:val="subscript"/>
          </w:rPr>
          <w:t>1,194</w:t>
        </w:r>
        <w:r w:rsidR="00F912B2">
          <w:rPr>
            <w:rFonts w:eastAsiaTheme="minorEastAsia" w:cstheme="minorHAnsi"/>
            <w:iCs/>
            <w:sz w:val="24"/>
            <w:szCs w:val="24"/>
          </w:rPr>
          <w:t xml:space="preserve"> = 1592, </w:t>
        </w:r>
        <w:r w:rsidR="00F912B2">
          <w:rPr>
            <w:rFonts w:eastAsiaTheme="minorEastAsia" w:cstheme="minorHAnsi"/>
            <w:i/>
            <w:sz w:val="24"/>
            <w:szCs w:val="24"/>
          </w:rPr>
          <w:t>R</w:t>
        </w:r>
        <w:r w:rsidR="00F912B2">
          <w:rPr>
            <w:rFonts w:eastAsiaTheme="minorEastAsia" w:cstheme="minorHAnsi"/>
            <w:i/>
            <w:sz w:val="24"/>
            <w:szCs w:val="24"/>
            <w:vertAlign w:val="superscript"/>
          </w:rPr>
          <w:t>2</w:t>
        </w:r>
        <w:r w:rsidR="00F912B2">
          <w:rPr>
            <w:rFonts w:eastAsiaTheme="minorEastAsia" w:cstheme="minorHAnsi"/>
            <w:iCs/>
            <w:sz w:val="24"/>
            <w:szCs w:val="24"/>
          </w:rPr>
          <w:t xml:space="preserve"> = 0.8914, </w:t>
        </w:r>
      </w:ins>
      <w:ins w:id="904" w:author="Joseph Stinziano" w:date="2020-03-27T08:27:00Z">
        <w:r w:rsidR="00F912B2">
          <w:rPr>
            <w:rFonts w:eastAsiaTheme="minorEastAsia" w:cstheme="minorHAnsi"/>
            <w:i/>
            <w:sz w:val="24"/>
            <w:szCs w:val="24"/>
          </w:rPr>
          <w:t>P</w:t>
        </w:r>
        <w:r w:rsidR="00F912B2">
          <w:rPr>
            <w:rFonts w:eastAsiaTheme="minorEastAsia" w:cstheme="minorHAnsi"/>
            <w:iCs/>
            <w:sz w:val="24"/>
            <w:szCs w:val="24"/>
          </w:rPr>
          <w:t xml:space="preserve"> &lt; 2.2 </w:t>
        </w:r>
        <w:r w:rsidR="00F912B2" w:rsidRPr="005C3801">
          <w:rPr>
            <w:rFonts w:eastAsiaTheme="minorEastAsia" w:cstheme="minorHAnsi"/>
            <w:sz w:val="24"/>
            <w:szCs w:val="24"/>
          </w:rPr>
          <w:t>∙ 10</w:t>
        </w:r>
        <w:r w:rsidR="00F912B2" w:rsidRPr="005C3801">
          <w:rPr>
            <w:rFonts w:eastAsiaTheme="minorEastAsia" w:cstheme="minorHAnsi"/>
            <w:sz w:val="24"/>
            <w:szCs w:val="24"/>
            <w:vertAlign w:val="superscript"/>
          </w:rPr>
          <w:t>-16</w:t>
        </w:r>
        <w:r w:rsidR="00F912B2">
          <w:rPr>
            <w:rFonts w:eastAsiaTheme="minorEastAsia" w:cstheme="minorHAnsi"/>
            <w:iCs/>
            <w:sz w:val="24"/>
            <w:szCs w:val="24"/>
            <w:u w:val="single"/>
          </w:rPr>
          <w:t>; Fig. X</w:t>
        </w:r>
        <w:r w:rsidR="00F912B2">
          <w:rPr>
            <w:rFonts w:eastAsiaTheme="minorEastAsia" w:cstheme="minorHAnsi"/>
            <w:iCs/>
            <w:sz w:val="24"/>
            <w:szCs w:val="24"/>
            <w:u w:val="single"/>
          </w:rPr>
          <w:t>)</w:t>
        </w:r>
      </w:ins>
      <w:ins w:id="905" w:author="Joseph Stinziano" w:date="2020-03-27T08:28:00Z">
        <w:r w:rsidR="00F912B2">
          <w:rPr>
            <w:rFonts w:eastAsiaTheme="minorEastAsia" w:cstheme="minorHAnsi"/>
            <w:iCs/>
            <w:sz w:val="24"/>
            <w:szCs w:val="24"/>
            <w:u w:val="single"/>
          </w:rPr>
          <w:t>.</w:t>
        </w:r>
      </w:ins>
    </w:p>
    <w:p w14:paraId="0AEFA110" w14:textId="77777777" w:rsidR="00B74F23" w:rsidRDefault="00B74F23" w:rsidP="002B0AA8">
      <w:pPr>
        <w:spacing w:after="0" w:line="360" w:lineRule="auto"/>
        <w:rPr>
          <w:ins w:id="906" w:author="Joseph Stinziano" w:date="2020-03-26T17:50:00Z"/>
          <w:rFonts w:eastAsiaTheme="minorEastAsia" w:cstheme="minorHAnsi"/>
          <w:iCs/>
          <w:sz w:val="24"/>
          <w:szCs w:val="24"/>
        </w:rPr>
      </w:pPr>
    </w:p>
    <w:p w14:paraId="1F1497F1" w14:textId="4E8CE9B4" w:rsidR="00444F06" w:rsidRPr="005C3801" w:rsidDel="000470D4" w:rsidRDefault="00444F06" w:rsidP="002B0AA8">
      <w:pPr>
        <w:spacing w:after="0" w:line="360" w:lineRule="auto"/>
        <w:rPr>
          <w:del w:id="907" w:author="Joseph Stinziano" w:date="2020-03-27T08:51:00Z"/>
          <w:rFonts w:eastAsiaTheme="minorEastAsia" w:cstheme="minorHAnsi"/>
          <w:sz w:val="24"/>
          <w:szCs w:val="24"/>
        </w:rPr>
      </w:pPr>
      <w:del w:id="908" w:author="Joseph Stinziano" w:date="2020-03-27T08:51:00Z">
        <w:r w:rsidRPr="005C3801" w:rsidDel="000470D4">
          <w:rPr>
            <w:rFonts w:eastAsiaTheme="minorEastAsia" w:cstheme="minorHAnsi"/>
            <w:i/>
            <w:sz w:val="24"/>
            <w:szCs w:val="24"/>
          </w:rPr>
          <w:delText>Fixed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of 200 </w:delText>
        </w:r>
        <w:r w:rsidR="00B12740" w:rsidDel="000470D4">
          <w:rPr>
            <w:rFonts w:eastAsiaTheme="minorEastAsia" w:cstheme="minorHAnsi"/>
            <w:i/>
            <w:sz w:val="24"/>
            <w:szCs w:val="24"/>
          </w:rPr>
          <w:delText>k</w:delText>
        </w:r>
        <w:r w:rsidRPr="005C3801" w:rsidDel="000470D4">
          <w:rPr>
            <w:rFonts w:eastAsiaTheme="minorEastAsia" w:cstheme="minorHAnsi"/>
            <w:i/>
            <w:sz w:val="24"/>
            <w:szCs w:val="24"/>
          </w:rPr>
          <w:delText>J mol</w:delText>
        </w:r>
        <w:r w:rsidRPr="005C3801" w:rsidDel="000470D4">
          <w:rPr>
            <w:rFonts w:eastAsiaTheme="minorEastAsia" w:cstheme="minorHAnsi"/>
            <w:i/>
            <w:sz w:val="24"/>
            <w:szCs w:val="24"/>
            <w:vertAlign w:val="superscript"/>
          </w:rPr>
          <w:delText>-1</w:delText>
        </w:r>
        <w:r w:rsidRPr="005C3801" w:rsidDel="000470D4">
          <w:rPr>
            <w:rFonts w:eastAsiaTheme="minorEastAsia" w:cstheme="minorHAnsi"/>
            <w:i/>
            <w:sz w:val="24"/>
            <w:szCs w:val="24"/>
          </w:rPr>
          <w:delText xml:space="preserve"> </w:delText>
        </w:r>
      </w:del>
    </w:p>
    <w:p w14:paraId="24FE23DF" w14:textId="0FD400EA" w:rsidR="00615D1B" w:rsidRDefault="00444F06" w:rsidP="002B0AA8">
      <w:pPr>
        <w:spacing w:after="0" w:line="360" w:lineRule="auto"/>
        <w:rPr>
          <w:rFonts w:eastAsiaTheme="minorEastAsia" w:cstheme="minorHAnsi"/>
          <w:sz w:val="24"/>
          <w:szCs w:val="24"/>
          <w:lang w:val="en-CA"/>
        </w:rPr>
      </w:pPr>
      <w:commentRangeStart w:id="909"/>
      <w:commentRangeStart w:id="910"/>
      <w:del w:id="911" w:author="Joseph Stinziano" w:date="2020-03-27T08:51:00Z">
        <w:r w:rsidRPr="005C3801" w:rsidDel="000470D4">
          <w:rPr>
            <w:rFonts w:eastAsiaTheme="minorEastAsia" w:cstheme="minorHAnsi"/>
            <w:sz w:val="24"/>
            <w:szCs w:val="24"/>
          </w:rPr>
          <w:delText>Incorporating</w:delText>
        </w:r>
        <w:commentRangeEnd w:id="909"/>
        <w:r w:rsidR="00096252" w:rsidDel="000470D4">
          <w:rPr>
            <w:rStyle w:val="CommentReference"/>
          </w:rPr>
          <w:commentReference w:id="909"/>
        </w:r>
      </w:del>
      <w:commentRangeEnd w:id="910"/>
      <w:r w:rsidR="000470D4">
        <w:rPr>
          <w:rStyle w:val="CommentReference"/>
        </w:rPr>
        <w:commentReference w:id="910"/>
      </w:r>
      <w:del w:id="912" w:author="Joseph Stinziano" w:date="2020-03-27T08:51:00Z">
        <w:r w:rsidRPr="005C3801" w:rsidDel="000470D4">
          <w:rPr>
            <w:rFonts w:eastAsiaTheme="minorEastAsia" w:cstheme="minorHAnsi"/>
            <w:sz w:val="24"/>
            <w:szCs w:val="24"/>
          </w:rPr>
          <w:delText xml:space="preserve">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V</w:delText>
        </w:r>
        <w:r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xml:space="preserve">, with a </w:delText>
        </w:r>
        <w:commentRangeStart w:id="913"/>
        <w:commentRangeStart w:id="914"/>
        <w:r w:rsidRPr="005C3801" w:rsidDel="000470D4">
          <w:rPr>
            <w:rFonts w:eastAsiaTheme="minorEastAsia" w:cstheme="minorHAnsi"/>
            <w:sz w:val="24"/>
            <w:szCs w:val="24"/>
          </w:rPr>
          <w:delText xml:space="preserve">slope </w:delText>
        </w:r>
        <w:commentRangeEnd w:id="913"/>
        <w:r w:rsidR="00096252" w:rsidDel="000470D4">
          <w:rPr>
            <w:rStyle w:val="CommentReference"/>
          </w:rPr>
          <w:commentReference w:id="913"/>
        </w:r>
        <w:commentRangeEnd w:id="914"/>
        <w:r w:rsidR="000470D4" w:rsidDel="000470D4">
          <w:rPr>
            <w:rStyle w:val="CommentReference"/>
          </w:rPr>
          <w:commentReference w:id="914"/>
        </w:r>
        <w:r w:rsidRPr="005C3801" w:rsidDel="000470D4">
          <w:rPr>
            <w:rFonts w:eastAsiaTheme="minorEastAsia" w:cstheme="minorHAnsi"/>
            <w:sz w:val="24"/>
            <w:szCs w:val="24"/>
          </w:rPr>
          <w:delText>of 0.997</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 0.001</w:delText>
        </w:r>
        <w:r w:rsidRPr="005C3801" w:rsidDel="000470D4">
          <w:rPr>
            <w:rFonts w:eastAsiaTheme="minorEastAsia" w:cstheme="minorHAnsi"/>
            <w:sz w:val="24"/>
            <w:szCs w:val="24"/>
          </w:rPr>
          <w:delText xml:space="preserve"> and intercept of -2.162</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4.56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0.9998,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27580E"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b</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For ΔS, the slope was 0.991</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and an intercept of 0.005</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Pr="005C3801" w:rsidDel="000470D4">
          <w:rPr>
            <w:rFonts w:eastAsiaTheme="minorEastAsia" w:cstheme="minorHAnsi"/>
            <w:sz w:val="24"/>
            <w:szCs w:val="24"/>
          </w:rPr>
          <w:delText>approximately 1% of fitted ΔS)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1.23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w:delText>
        </w:r>
        <w:r w:rsidRPr="005C3801" w:rsidDel="000470D4">
          <w:rPr>
            <w:rFonts w:eastAsiaTheme="minorEastAsia" w:cstheme="minorHAnsi"/>
            <w:sz w:val="24"/>
            <w:szCs w:val="24"/>
            <w:lang w:val="en-CA"/>
          </w:rPr>
          <w:lastRenderedPageBreak/>
          <w:delText xml:space="preserve">0.9993,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identical between both approaches with a slope of 1.000</w:delText>
        </w:r>
        <w:r w:rsidR="00316AA7" w:rsidRPr="005C3801" w:rsidDel="000470D4">
          <w:rPr>
            <w:rFonts w:eastAsiaTheme="minorEastAsia" w:cstheme="minorHAnsi"/>
            <w:sz w:val="24"/>
            <w:szCs w:val="24"/>
            <w:lang w:val="en-CA"/>
          </w:rPr>
          <w:delText xml:space="preserve"> ± 1.1 ∙ 10</w:delText>
        </w:r>
        <w:r w:rsidR="00316AA7" w:rsidRPr="005C3801" w:rsidDel="000470D4">
          <w:rPr>
            <w:rFonts w:eastAsiaTheme="minorEastAsia" w:cstheme="minorHAnsi"/>
            <w:sz w:val="24"/>
            <w:szCs w:val="24"/>
            <w:vertAlign w:val="superscript"/>
            <w:lang w:val="en-CA"/>
          </w:rPr>
          <w:delText>-5</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1,91</w:delText>
        </w:r>
        <w:r w:rsidRPr="005C3801" w:rsidDel="000470D4">
          <w:rPr>
            <w:rFonts w:eastAsiaTheme="minorEastAsia" w:cstheme="minorHAnsi"/>
            <w:sz w:val="24"/>
            <w:szCs w:val="24"/>
            <w:lang w:val="en-CA"/>
          </w:rPr>
          <w:delText xml:space="preserve"> = 8.2 ∙ 10</w:delText>
        </w:r>
        <w:r w:rsidRPr="005C3801" w:rsidDel="000470D4">
          <w:rPr>
            <w:rFonts w:eastAsiaTheme="minorEastAsia" w:cstheme="minorHAnsi"/>
            <w:sz w:val="24"/>
            <w:szCs w:val="24"/>
            <w:vertAlign w:val="superscript"/>
            <w:lang w:val="en-CA"/>
          </w:rPr>
          <w:delText>9</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b</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lang w:val="en-CA"/>
          </w:rPr>
          <w:delText xml:space="preserve"> </w:delText>
        </w:r>
        <w:r w:rsidR="00394D1C" w:rsidRPr="005C3801" w:rsidDel="000470D4">
          <w:rPr>
            <w:rFonts w:eastAsiaTheme="minorEastAsia" w:cstheme="minorHAnsi"/>
            <w:sz w:val="24"/>
            <w:szCs w:val="24"/>
          </w:rPr>
          <w:delText>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93486B" w:rsidRPr="005C3801" w:rsidDel="000470D4">
          <w:rPr>
            <w:rFonts w:eastAsiaTheme="minorEastAsia" w:cstheme="minorHAnsi"/>
            <w:sz w:val="24"/>
            <w:szCs w:val="24"/>
          </w:rPr>
          <w:delText xml:space="preserve"> small differences in the fitting of E</w:delText>
        </w:r>
        <w:r w:rsidR="0093486B" w:rsidRPr="005C3801" w:rsidDel="000470D4">
          <w:rPr>
            <w:rFonts w:eastAsiaTheme="minorEastAsia" w:cstheme="minorHAnsi"/>
            <w:sz w:val="24"/>
            <w:szCs w:val="24"/>
            <w:vertAlign w:val="subscript"/>
          </w:rPr>
          <w:delText>a</w:delText>
        </w:r>
        <w:r w:rsidR="0093486B"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J</w:delText>
        </w:r>
        <w:r w:rsidR="00206D84" w:rsidRPr="005C3801" w:rsidDel="000470D4">
          <w:rPr>
            <w:rFonts w:eastAsiaTheme="minorEastAsia" w:cstheme="minorHAnsi"/>
            <w:sz w:val="24"/>
            <w:szCs w:val="24"/>
            <w:vertAlign w:val="subscript"/>
          </w:rPr>
          <w:delText>max</w:delText>
        </w:r>
        <w:r w:rsidR="0093486B" w:rsidRPr="005C3801" w:rsidDel="000470D4">
          <w:rPr>
            <w:rFonts w:eastAsiaTheme="minorEastAsia" w:cstheme="minorHAnsi"/>
            <w:sz w:val="24"/>
            <w:szCs w:val="24"/>
          </w:rPr>
          <w:delText xml:space="preserve">, with a slope of 0.998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intercept of -2.230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1.08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1,91</w:delText>
        </w:r>
        <w:r w:rsidR="0093486B" w:rsidRPr="005C3801" w:rsidDel="000470D4">
          <w:rPr>
            <w:rFonts w:eastAsiaTheme="minorEastAsia" w:cstheme="minorHAnsi"/>
            <w:sz w:val="24"/>
            <w:szCs w:val="24"/>
          </w:rPr>
          <w:delText xml:space="preserve"> = 3.3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rPr>
          <w:delText>2</w:delText>
        </w:r>
        <w:r w:rsidR="0093486B" w:rsidRPr="005C3801" w:rsidDel="000470D4">
          <w:rPr>
            <w:rFonts w:eastAsiaTheme="minorEastAsia" w:cstheme="minorHAnsi"/>
            <w:sz w:val="24"/>
            <w:szCs w:val="24"/>
          </w:rPr>
          <w:delText xml:space="preserve"> = 0.9997, </w:delText>
        </w:r>
        <w:r w:rsidR="0093486B" w:rsidRPr="005C3801" w:rsidDel="000470D4">
          <w:rPr>
            <w:rFonts w:eastAsiaTheme="minorEastAsia" w:cstheme="minorHAnsi"/>
            <w:i/>
            <w:sz w:val="24"/>
            <w:szCs w:val="24"/>
          </w:rPr>
          <w:delText>P</w:delText>
        </w:r>
        <w:r w:rsidR="0093486B" w:rsidRPr="005C3801" w:rsidDel="000470D4">
          <w:rPr>
            <w:rFonts w:eastAsiaTheme="minorEastAsia" w:cstheme="minorHAnsi"/>
            <w:sz w:val="24"/>
            <w:szCs w:val="24"/>
          </w:rPr>
          <w:delText xml:space="preserve"> &lt; 2.2 ∙ 10</w:delText>
        </w:r>
        <w:r w:rsidR="0093486B" w:rsidRPr="005C3801" w:rsidDel="000470D4">
          <w:rPr>
            <w:rFonts w:eastAsiaTheme="minorEastAsia" w:cstheme="minorHAnsi"/>
            <w:sz w:val="24"/>
            <w:szCs w:val="24"/>
            <w:vertAlign w:val="superscript"/>
          </w:rPr>
          <w:delText>-16</w:delText>
        </w:r>
        <w:r w:rsidR="0093486B"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d</w:delText>
        </w:r>
        <w:r w:rsidR="00810EC4" w:rsidRPr="005C3801" w:rsidDel="000470D4">
          <w:rPr>
            <w:rFonts w:eastAsiaTheme="minorEastAsia" w:cstheme="minorHAnsi"/>
            <w:sz w:val="24"/>
            <w:szCs w:val="24"/>
          </w:rPr>
          <w:delText>)</w:delText>
        </w:r>
        <w:r w:rsidR="0093486B" w:rsidRPr="005C3801" w:rsidDel="000470D4">
          <w:rPr>
            <w:rFonts w:eastAsiaTheme="minorEastAsia" w:cstheme="minorHAnsi"/>
            <w:sz w:val="24"/>
            <w:szCs w:val="24"/>
          </w:rPr>
          <w:delText xml:space="preserve">. For ΔS, the slope was 0.962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an intercept of 0.025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0093486B" w:rsidRPr="005C3801" w:rsidDel="000470D4">
          <w:rPr>
            <w:rFonts w:eastAsiaTheme="minorEastAsia" w:cstheme="minorHAnsi"/>
            <w:sz w:val="24"/>
            <w:szCs w:val="24"/>
          </w:rPr>
          <w:delText>approximately 5% of fitted ΔS)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1,90</w:delText>
        </w:r>
        <w:r w:rsidR="0093486B" w:rsidRPr="005C3801" w:rsidDel="000470D4">
          <w:rPr>
            <w:rFonts w:eastAsiaTheme="minorEastAsia" w:cstheme="minorHAnsi"/>
            <w:sz w:val="24"/>
            <w:szCs w:val="24"/>
          </w:rPr>
          <w:delText xml:space="preserve"> = 1.1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lang w:val="en-CA"/>
          </w:rPr>
          <w:delText>2</w:delText>
        </w:r>
        <w:r w:rsidR="0093486B" w:rsidRPr="005C3801" w:rsidDel="000470D4">
          <w:rPr>
            <w:rFonts w:eastAsiaTheme="minorEastAsia" w:cstheme="minorHAnsi"/>
            <w:sz w:val="24"/>
            <w:szCs w:val="24"/>
            <w:lang w:val="en-CA"/>
          </w:rPr>
          <w:delText xml:space="preserve"> = 0.9992,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h</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 xml:space="preserve">. Meanwhile </w:delText>
        </w:r>
        <w:r w:rsidR="00E22CC5" w:rsidDel="000470D4">
          <w:rPr>
            <w:rFonts w:eastAsiaTheme="minorEastAsia" w:cstheme="minorHAnsi"/>
            <w:sz w:val="24"/>
            <w:szCs w:val="24"/>
            <w:lang w:val="en-CA"/>
          </w:rPr>
          <w:delText>J</w:delText>
        </w:r>
        <w:r w:rsidR="00E22CC5" w:rsidRPr="005C3801" w:rsidDel="000470D4">
          <w:rPr>
            <w:rFonts w:eastAsiaTheme="minorEastAsia" w:cstheme="minorHAnsi"/>
            <w:sz w:val="24"/>
            <w:szCs w:val="24"/>
            <w:vertAlign w:val="subscript"/>
            <w:lang w:val="en-CA"/>
          </w:rPr>
          <w:delText>max25</w:delText>
        </w:r>
        <w:r w:rsidR="00E22CC5"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lang w:val="en-CA"/>
          </w:rPr>
          <w:delText>was identical between both approaches with a slope of 1.000 ± 1.2 ∙ 10</w:delText>
        </w:r>
        <w:r w:rsidR="0093486B" w:rsidRPr="005C3801" w:rsidDel="000470D4">
          <w:rPr>
            <w:rFonts w:eastAsiaTheme="minorEastAsia" w:cstheme="minorHAnsi"/>
            <w:sz w:val="24"/>
            <w:szCs w:val="24"/>
            <w:vertAlign w:val="superscript"/>
            <w:lang w:val="en-CA"/>
          </w:rPr>
          <w:delText>-5</w:delText>
        </w:r>
        <w:r w:rsidR="0093486B" w:rsidRPr="005C3801" w:rsidDel="000470D4">
          <w:rPr>
            <w:rFonts w:eastAsiaTheme="minorEastAsia" w:cstheme="minorHAnsi"/>
            <w:sz w:val="24"/>
            <w:szCs w:val="24"/>
            <w:lang w:val="en-CA"/>
          </w:rPr>
          <w:delText xml:space="preserve"> (intercept not significant; </w:delText>
        </w:r>
        <w:r w:rsidR="0093486B" w:rsidRPr="005C3801" w:rsidDel="000470D4">
          <w:rPr>
            <w:rFonts w:eastAsiaTheme="minorEastAsia" w:cstheme="minorHAnsi"/>
            <w:i/>
            <w:sz w:val="24"/>
            <w:szCs w:val="24"/>
            <w:lang w:val="en-CA"/>
          </w:rPr>
          <w:delText>F</w:delText>
        </w:r>
        <w:r w:rsidR="0093486B" w:rsidRPr="005C3801" w:rsidDel="000470D4">
          <w:rPr>
            <w:rFonts w:eastAsiaTheme="minorEastAsia" w:cstheme="minorHAnsi"/>
            <w:sz w:val="24"/>
            <w:szCs w:val="24"/>
            <w:vertAlign w:val="subscript"/>
            <w:lang w:val="en-CA"/>
          </w:rPr>
          <w:delText>1,92</w:delText>
        </w:r>
        <w:r w:rsidR="0093486B" w:rsidRPr="005C3801" w:rsidDel="000470D4">
          <w:rPr>
            <w:rFonts w:eastAsiaTheme="minorEastAsia" w:cstheme="minorHAnsi"/>
            <w:sz w:val="24"/>
            <w:szCs w:val="24"/>
            <w:lang w:val="en-CA"/>
          </w:rPr>
          <w:delText xml:space="preserve"> = 6.7 ∙ 10</w:delText>
        </w:r>
        <w:r w:rsidR="0093486B" w:rsidRPr="005C3801" w:rsidDel="000470D4">
          <w:rPr>
            <w:rFonts w:eastAsiaTheme="minorEastAsia" w:cstheme="minorHAnsi"/>
            <w:sz w:val="24"/>
            <w:szCs w:val="24"/>
            <w:vertAlign w:val="superscript"/>
            <w:lang w:val="en-CA"/>
          </w:rPr>
          <w:delText>9</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i/>
            <w:sz w:val="24"/>
            <w:szCs w:val="24"/>
            <w:lang w:val="en-CA"/>
          </w:rPr>
          <w:delText>R</w:delText>
        </w:r>
        <w:r w:rsidR="0093486B" w:rsidRPr="005C3801" w:rsidDel="000470D4">
          <w:rPr>
            <w:rFonts w:eastAsiaTheme="minorEastAsia" w:cstheme="minorHAnsi"/>
            <w:sz w:val="24"/>
            <w:szCs w:val="24"/>
            <w:vertAlign w:val="superscript"/>
            <w:lang w:val="en-CA"/>
          </w:rPr>
          <w:delText>2</w:delText>
        </w:r>
        <w:r w:rsidR="0093486B" w:rsidRPr="005C3801" w:rsidDel="000470D4">
          <w:rPr>
            <w:rFonts w:eastAsiaTheme="minorEastAsia" w:cstheme="minorHAnsi"/>
            <w:sz w:val="24"/>
            <w:szCs w:val="24"/>
            <w:lang w:val="en-CA"/>
          </w:rPr>
          <w:delText xml:space="preserve"> = 1.000,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d</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w:delText>
        </w:r>
      </w:del>
      <w:r w:rsidR="00615D1B">
        <w:rPr>
          <w:rFonts w:eastAsiaTheme="minorEastAsia" w:cstheme="minorHAnsi"/>
          <w:sz w:val="24"/>
          <w:szCs w:val="24"/>
          <w:lang w:val="en-CA"/>
        </w:rPr>
        <w:br w:type="page"/>
      </w:r>
    </w:p>
    <w:p w14:paraId="1193E826" w14:textId="2EDC63CF" w:rsidR="00615D1B" w:rsidRPr="005C3801" w:rsidRDefault="00E22CC5" w:rsidP="00615D1B">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FDFC314" wp14:editId="305EC4DC">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p>
    <w:p w14:paraId="723DA602" w14:textId="319433B3"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4216A15F" w14:textId="7C86C890"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xml:space="preserve"> (a-d) and ΔS (e-h)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f)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g, h)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p>
    <w:p w14:paraId="7939A315" w14:textId="380B484E"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r w:rsidR="00E22CC5">
        <w:rPr>
          <w:rFonts w:eastAsiaTheme="minorEastAsia" w:cstheme="minorHAnsi"/>
          <w:noProof/>
          <w:sz w:val="24"/>
          <w:szCs w:val="24"/>
          <w:lang w:val="en-CA"/>
        </w:rPr>
        <w:drawing>
          <wp:inline distT="0" distB="0" distL="0" distR="0" wp14:anchorId="16388F5B" wp14:editId="6C541726">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p>
    <w:p w14:paraId="33325A36" w14:textId="746FC9E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2DEE979B" w14:textId="185DF142"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(e, f)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w:t>
      </w:r>
      <w:r w:rsidR="00B12740">
        <w:rPr>
          <w:rFonts w:eastAsiaTheme="minorEastAsia" w:cstheme="minorHAnsi"/>
          <w:b/>
          <w:sz w:val="24"/>
          <w:szCs w:val="24"/>
          <w:lang w:val="en-CA"/>
        </w:rPr>
        <w:t xml:space="preserve"> </w:t>
      </w:r>
      <w:r w:rsidRPr="00615D1B">
        <w:rPr>
          <w:rFonts w:eastAsiaTheme="minorEastAsia" w:cstheme="minorHAnsi"/>
          <w:b/>
          <w:sz w:val="24"/>
          <w:szCs w:val="24"/>
          <w:lang w:val="en-CA"/>
        </w:rPr>
        <w:t>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r>
        <w:rPr>
          <w:rFonts w:eastAsiaTheme="minorEastAsia" w:cstheme="minorHAnsi"/>
          <w:b/>
          <w:sz w:val="24"/>
          <w:szCs w:val="24"/>
          <w:lang w:val="en-CA"/>
        </w:rPr>
        <w:br w:type="page"/>
      </w:r>
    </w:p>
    <w:p w14:paraId="6BA44DB9" w14:textId="5A72DF37" w:rsidR="009333E1" w:rsidRPr="005C3801" w:rsidDel="000470D4" w:rsidRDefault="009333E1" w:rsidP="009333E1">
      <w:pPr>
        <w:spacing w:after="0" w:line="360" w:lineRule="auto"/>
        <w:rPr>
          <w:del w:id="915" w:author="Joseph Stinziano" w:date="2020-03-27T08:52:00Z"/>
          <w:rFonts w:eastAsiaTheme="minorEastAsia" w:cstheme="minorHAnsi"/>
          <w:sz w:val="24"/>
          <w:szCs w:val="24"/>
        </w:rPr>
      </w:pPr>
      <w:del w:id="916" w:author="Joseph Stinziano" w:date="2020-03-27T08:52:00Z">
        <w:r w:rsidRPr="005C3801" w:rsidDel="000470D4">
          <w:rPr>
            <w:rFonts w:eastAsiaTheme="minorEastAsia" w:cstheme="minorHAnsi"/>
            <w:i/>
            <w:sz w:val="24"/>
            <w:szCs w:val="24"/>
          </w:rPr>
          <w:lastRenderedPageBreak/>
          <w:delText>Variable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w:delText>
        </w:r>
      </w:del>
    </w:p>
    <w:p w14:paraId="7590B9B1" w14:textId="1D8DFFAF" w:rsidR="00B06E6A" w:rsidRPr="005C3801" w:rsidDel="000470D4" w:rsidRDefault="009333E1" w:rsidP="00394D1C">
      <w:pPr>
        <w:spacing w:after="0" w:line="360" w:lineRule="auto"/>
        <w:rPr>
          <w:del w:id="917" w:author="Joseph Stinziano" w:date="2020-03-27T08:52:00Z"/>
          <w:rFonts w:eastAsiaTheme="minorEastAsia" w:cstheme="minorHAnsi"/>
          <w:sz w:val="24"/>
          <w:szCs w:val="24"/>
          <w:lang w:val="en-CA"/>
        </w:rPr>
      </w:pPr>
      <w:del w:id="918" w:author="Joseph Stinziano" w:date="2020-03-27T08:52:00Z">
        <w:r w:rsidRPr="005C3801" w:rsidDel="000470D4">
          <w:rPr>
            <w:rFonts w:eastAsiaTheme="minorEastAsia" w:cstheme="minorHAnsi"/>
            <w:sz w:val="24"/>
            <w:szCs w:val="24"/>
          </w:rPr>
          <w:delText xml:space="preserve">Incorporating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V</w:delText>
        </w:r>
        <w:r w:rsidR="00206D84"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with a slope of 0.9</w:delText>
        </w:r>
        <w:r w:rsidR="00B06E6A" w:rsidRPr="005C3801" w:rsidDel="000470D4">
          <w:rPr>
            <w:rFonts w:eastAsiaTheme="minorEastAsia" w:cstheme="minorHAnsi"/>
            <w:sz w:val="24"/>
            <w:szCs w:val="24"/>
          </w:rPr>
          <w:delText>66</w:delText>
        </w:r>
        <w:r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rPr>
          <w:delText xml:space="preserve"> </w:delText>
        </w:r>
        <w:r w:rsidR="00B06E6A" w:rsidRPr="005C3801" w:rsidDel="000470D4">
          <w:rPr>
            <w:rFonts w:eastAsiaTheme="minorEastAsia" w:cstheme="minorHAnsi"/>
            <w:sz w:val="24"/>
            <w:szCs w:val="24"/>
          </w:rPr>
          <w:delText>2</w:delText>
        </w:r>
        <w:r w:rsidR="002E2148" w:rsidDel="000470D4">
          <w:rPr>
            <w:rFonts w:eastAsiaTheme="minorEastAsia" w:cstheme="minorHAnsi"/>
            <w:sz w:val="24"/>
            <w:szCs w:val="24"/>
          </w:rPr>
          <w:delText>.</w:delText>
        </w:r>
        <w:r w:rsidR="00B06E6A" w:rsidRPr="005C3801" w:rsidDel="000470D4">
          <w:rPr>
            <w:rFonts w:eastAsiaTheme="minorEastAsia" w:cstheme="minorHAnsi"/>
            <w:sz w:val="24"/>
            <w:szCs w:val="24"/>
          </w:rPr>
          <w:delText>6</w:delText>
        </w:r>
        <w:r w:rsidR="000418B4" w:rsidDel="000470D4">
          <w:rPr>
            <w:rFonts w:eastAsiaTheme="minorEastAsia" w:cstheme="minorHAnsi"/>
            <w:sz w:val="24"/>
            <w:szCs w:val="24"/>
          </w:rPr>
          <w:delText xml:space="preserve"> </w:delText>
        </w:r>
        <w:r w:rsidR="000418B4"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rPr>
          <w:delText xml:space="preserve"> (intercept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3005,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0.976,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a</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xml:space="preserve">. For ΔS, the slope was 0.989 </w:delText>
        </w:r>
        <w:r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1.7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 xml:space="preserve">(intercept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3339,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0.9783,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while H</w:delText>
        </w:r>
        <w:r w:rsidRPr="005C3801" w:rsidDel="000470D4">
          <w:rPr>
            <w:rFonts w:eastAsiaTheme="minorEastAsia" w:cstheme="minorHAnsi"/>
            <w:sz w:val="24"/>
            <w:szCs w:val="24"/>
            <w:vertAlign w:val="subscript"/>
            <w:lang w:val="en-CA"/>
          </w:rPr>
          <w:delText>d</w:delText>
        </w:r>
        <w:r w:rsidRPr="005C3801" w:rsidDel="000470D4">
          <w:rPr>
            <w:rFonts w:eastAsiaTheme="minorEastAsia" w:cstheme="minorHAnsi"/>
            <w:sz w:val="24"/>
            <w:szCs w:val="24"/>
            <w:lang w:val="en-CA"/>
          </w:rPr>
          <w:delText xml:space="preserve"> had a slope of 0.992 ±</w:delText>
        </w:r>
        <w:r w:rsidR="002E2148" w:rsidDel="000470D4">
          <w:rPr>
            <w:rFonts w:eastAsiaTheme="minorEastAsia" w:cstheme="minorHAnsi"/>
            <w:sz w:val="24"/>
            <w:szCs w:val="24"/>
            <w:lang w:val="en-CA"/>
          </w:rPr>
          <w:delText xml:space="preserve"> 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2812,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0.9744;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nearly identical between both approaches with a slope of </w:delText>
        </w:r>
        <w:r w:rsidR="004D0FAC" w:rsidDel="000470D4">
          <w:rPr>
            <w:rFonts w:eastAsiaTheme="minorEastAsia" w:cstheme="minorHAnsi"/>
            <w:sz w:val="24"/>
            <w:szCs w:val="24"/>
            <w:lang w:val="en-CA"/>
          </w:rPr>
          <w:delText>1.000</w:delText>
        </w:r>
        <w:r w:rsidRPr="005C3801" w:rsidDel="000470D4">
          <w:rPr>
            <w:rFonts w:eastAsiaTheme="minorEastAsia" w:cstheme="minorHAnsi"/>
            <w:sz w:val="24"/>
            <w:szCs w:val="24"/>
            <w:lang w:val="en-CA"/>
          </w:rPr>
          <w:delText xml:space="preserve">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7.98 ∙ 10</w:delText>
        </w:r>
        <w:r w:rsidRPr="005C3801" w:rsidDel="000470D4">
          <w:rPr>
            <w:rFonts w:eastAsiaTheme="minorEastAsia" w:cstheme="minorHAnsi"/>
            <w:sz w:val="24"/>
            <w:szCs w:val="24"/>
            <w:vertAlign w:val="superscript"/>
            <w:lang w:val="en-CA"/>
          </w:rPr>
          <w:delText>6</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a</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rPr>
          <w:delText xml:space="preserve"> 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B06E6A" w:rsidRPr="005C3801" w:rsidDel="000470D4">
          <w:rPr>
            <w:rFonts w:eastAsiaTheme="minorEastAsia" w:cstheme="minorHAnsi"/>
            <w:sz w:val="24"/>
            <w:szCs w:val="24"/>
          </w:rPr>
          <w:delText xml:space="preserve"> small differences in the fitting of E</w:delText>
        </w:r>
        <w:r w:rsidR="00B06E6A" w:rsidRPr="005C3801" w:rsidDel="000470D4">
          <w:rPr>
            <w:rFonts w:eastAsiaTheme="minorEastAsia" w:cstheme="minorHAnsi"/>
            <w:sz w:val="24"/>
            <w:szCs w:val="24"/>
            <w:vertAlign w:val="subscript"/>
          </w:rPr>
          <w:delText>a</w:delText>
        </w:r>
        <w:r w:rsidR="00B06E6A" w:rsidRPr="005C3801" w:rsidDel="000470D4">
          <w:rPr>
            <w:rFonts w:eastAsiaTheme="minorEastAsia" w:cstheme="minorHAnsi"/>
            <w:sz w:val="24"/>
            <w:szCs w:val="24"/>
          </w:rPr>
          <w:delText xml:space="preserve"> for </w:delText>
        </w:r>
        <w:r w:rsidR="00394D1C" w:rsidRPr="005C3801" w:rsidDel="000470D4">
          <w:rPr>
            <w:rFonts w:eastAsiaTheme="minorEastAsia" w:cstheme="minorHAnsi"/>
            <w:sz w:val="24"/>
            <w:szCs w:val="24"/>
          </w:rPr>
          <w:delText>J</w:delText>
        </w:r>
        <w:r w:rsidR="00B06E6A" w:rsidRPr="005C3801" w:rsidDel="000470D4">
          <w:rPr>
            <w:rFonts w:eastAsiaTheme="minorEastAsia" w:cstheme="minorHAnsi"/>
            <w:sz w:val="24"/>
            <w:szCs w:val="24"/>
            <w:vertAlign w:val="subscript"/>
          </w:rPr>
          <w:delText>max</w:delText>
        </w:r>
        <w:r w:rsidR="00B06E6A" w:rsidRPr="005C3801" w:rsidDel="000470D4">
          <w:rPr>
            <w:rFonts w:eastAsiaTheme="minorEastAsia" w:cstheme="minorHAnsi"/>
            <w:sz w:val="24"/>
            <w:szCs w:val="24"/>
          </w:rPr>
          <w:delText xml:space="preserve">, with a slope of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5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rPr>
          <w:delText xml:space="preserve"> and an intercept of -3.119 </w:delText>
        </w:r>
        <w:r w:rsidR="00B06E6A" w:rsidRPr="005C3801" w:rsidDel="000470D4">
          <w:rPr>
            <w:rFonts w:eastAsiaTheme="minorEastAsia" w:cstheme="minorHAnsi"/>
            <w:sz w:val="24"/>
            <w:szCs w:val="24"/>
            <w:lang w:val="en-CA"/>
          </w:rPr>
          <w:delText>± 1.089 kJ mol</w:delText>
        </w:r>
        <w:r w:rsidR="00B06E6A" w:rsidRPr="005C3801" w:rsidDel="000470D4">
          <w:rPr>
            <w:rFonts w:eastAsiaTheme="minorEastAsia" w:cstheme="minorHAnsi"/>
            <w:sz w:val="24"/>
            <w:szCs w:val="24"/>
            <w:vertAlign w:val="superscript"/>
            <w:lang w:val="en-CA"/>
          </w:rPr>
          <w:delText>-1</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1,80</w:delText>
        </w:r>
        <w:r w:rsidR="00B06E6A" w:rsidRPr="005C3801" w:rsidDel="000470D4">
          <w:rPr>
            <w:rFonts w:eastAsiaTheme="minorEastAsia" w:cstheme="minorHAnsi"/>
            <w:sz w:val="24"/>
            <w:szCs w:val="24"/>
          </w:rPr>
          <w:delText xml:space="preserve"> = 3.6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rPr>
          <w:delText>2</w:delText>
        </w:r>
        <w:r w:rsidR="00B06E6A" w:rsidRPr="005C3801" w:rsidDel="000470D4">
          <w:rPr>
            <w:rFonts w:eastAsiaTheme="minorEastAsia" w:cstheme="minorHAnsi"/>
            <w:sz w:val="24"/>
            <w:szCs w:val="24"/>
          </w:rPr>
          <w:delText xml:space="preserve"> = 0.9978, </w:delText>
        </w:r>
        <w:r w:rsidR="00B06E6A" w:rsidRPr="005C3801" w:rsidDel="000470D4">
          <w:rPr>
            <w:rFonts w:eastAsiaTheme="minorEastAsia" w:cstheme="minorHAnsi"/>
            <w:i/>
            <w:sz w:val="24"/>
            <w:szCs w:val="24"/>
          </w:rPr>
          <w:delText>P</w:delText>
        </w:r>
        <w:r w:rsidR="00B06E6A" w:rsidRPr="005C3801" w:rsidDel="000470D4">
          <w:rPr>
            <w:rFonts w:eastAsiaTheme="minorEastAsia" w:cstheme="minorHAnsi"/>
            <w:sz w:val="24"/>
            <w:szCs w:val="24"/>
          </w:rPr>
          <w:delText xml:space="preserve"> &lt; 2.2 ∙ 10</w:delText>
        </w:r>
        <w:r w:rsidR="00B06E6A" w:rsidRPr="005C3801" w:rsidDel="000470D4">
          <w:rPr>
            <w:rFonts w:eastAsiaTheme="minorEastAsia" w:cstheme="minorHAnsi"/>
            <w:sz w:val="24"/>
            <w:szCs w:val="24"/>
            <w:vertAlign w:val="superscript"/>
          </w:rPr>
          <w:delText>-16</w:delText>
        </w:r>
        <w:r w:rsidR="00B06E6A"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c</w:delText>
        </w:r>
        <w:r w:rsidR="00810EC4" w:rsidRPr="005C3801" w:rsidDel="000470D4">
          <w:rPr>
            <w:rFonts w:eastAsiaTheme="minorEastAsia" w:cstheme="minorHAnsi"/>
            <w:sz w:val="24"/>
            <w:szCs w:val="24"/>
          </w:rPr>
          <w:delText>)</w:delText>
        </w:r>
        <w:r w:rsidR="00B06E6A" w:rsidRPr="005C3801" w:rsidDel="000470D4">
          <w:rPr>
            <w:rFonts w:eastAsiaTheme="minorEastAsia" w:cstheme="minorHAnsi"/>
            <w:sz w:val="24"/>
            <w:szCs w:val="24"/>
          </w:rPr>
          <w:delText xml:space="preserve">. ΔS was identical, the slope was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sz w:val="24"/>
            <w:szCs w:val="24"/>
          </w:rPr>
          <w:delText xml:space="preserve">(intercept not significant;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1,81</w:delText>
        </w:r>
        <w:r w:rsidR="00B06E6A" w:rsidRPr="005C3801" w:rsidDel="000470D4">
          <w:rPr>
            <w:rFonts w:eastAsiaTheme="minorEastAsia" w:cstheme="minorHAnsi"/>
            <w:sz w:val="24"/>
            <w:szCs w:val="24"/>
          </w:rPr>
          <w:delText xml:space="preserve"> = 6.4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0.9987,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g</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while H</w:delText>
        </w:r>
        <w:r w:rsidR="00B06E6A" w:rsidRPr="005C3801" w:rsidDel="000470D4">
          <w:rPr>
            <w:rFonts w:eastAsiaTheme="minorEastAsia" w:cstheme="minorHAnsi"/>
            <w:sz w:val="24"/>
            <w:szCs w:val="24"/>
            <w:vertAlign w:val="subscript"/>
            <w:lang w:val="en-CA"/>
          </w:rPr>
          <w:delText>d</w:delText>
        </w:r>
        <w:r w:rsidR="00B06E6A" w:rsidRPr="005C3801" w:rsidDel="000470D4">
          <w:rPr>
            <w:rFonts w:eastAsiaTheme="minorEastAsia" w:cstheme="minorHAnsi"/>
            <w:sz w:val="24"/>
            <w:szCs w:val="24"/>
            <w:lang w:val="en-CA"/>
          </w:rPr>
          <w:delText xml:space="preserve"> was identical with a slope of 1.000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5.2 ∙ 10</w:delText>
        </w:r>
        <w:r w:rsidR="00B06E6A" w:rsidRPr="005C3801" w:rsidDel="000470D4">
          <w:rPr>
            <w:rFonts w:eastAsiaTheme="minorEastAsia" w:cstheme="minorHAnsi"/>
            <w:sz w:val="24"/>
            <w:szCs w:val="24"/>
            <w:vertAlign w:val="superscript"/>
            <w:lang w:val="en-CA"/>
          </w:rPr>
          <w:delText>4</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0.9985;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J</w:delText>
        </w:r>
        <w:r w:rsidR="00B06E6A" w:rsidRPr="005C3801" w:rsidDel="000470D4">
          <w:rPr>
            <w:rFonts w:eastAsiaTheme="minorEastAsia" w:cstheme="minorHAnsi"/>
            <w:sz w:val="24"/>
            <w:szCs w:val="24"/>
            <w:vertAlign w:val="subscript"/>
            <w:lang w:val="en-CA"/>
          </w:rPr>
          <w:delText>max25</w:delText>
        </w:r>
        <w:r w:rsidR="00B06E6A" w:rsidRPr="005C3801" w:rsidDel="000470D4">
          <w:rPr>
            <w:rFonts w:eastAsiaTheme="minorEastAsia" w:cstheme="minorHAnsi"/>
            <w:sz w:val="24"/>
            <w:szCs w:val="24"/>
            <w:lang w:val="en-CA"/>
          </w:rPr>
          <w:delText xml:space="preserve"> was identical between both approaches with a slope of 1.000 ±</w:delText>
        </w:r>
        <w:r w:rsidR="002E2148" w:rsidDel="000470D4">
          <w:rPr>
            <w:rFonts w:eastAsiaTheme="minorEastAsia" w:cstheme="minorHAnsi"/>
            <w:sz w:val="24"/>
            <w:szCs w:val="24"/>
            <w:lang w:val="en-CA"/>
          </w:rPr>
          <w:delText xml:space="preserve"> 1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5.8 ∙ 10</w:delText>
        </w:r>
        <w:r w:rsidR="00B06E6A" w:rsidRPr="005C3801" w:rsidDel="000470D4">
          <w:rPr>
            <w:rFonts w:eastAsiaTheme="minorEastAsia" w:cstheme="minorHAnsi"/>
            <w:sz w:val="24"/>
            <w:szCs w:val="24"/>
            <w:vertAlign w:val="superscript"/>
            <w:lang w:val="en-CA"/>
          </w:rPr>
          <w:delText>7</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1.000,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c</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w:delText>
        </w:r>
      </w:del>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25DB49C2" w14:textId="512665EC" w:rsidR="0096184E" w:rsidRPr="000418B4" w:rsidRDefault="000C5E11" w:rsidP="002B0AA8">
      <w:pPr>
        <w:spacing w:after="0" w:line="360" w:lineRule="auto"/>
        <w:rPr>
          <w:rFonts w:eastAsiaTheme="minorEastAsia" w:cstheme="minorHAnsi"/>
          <w:sz w:val="24"/>
          <w:szCs w:val="24"/>
        </w:rPr>
      </w:pPr>
      <w:r>
        <w:rPr>
          <w:rFonts w:eastAsiaTheme="minorEastAsia" w:cstheme="minorHAnsi"/>
          <w:sz w:val="24"/>
          <w:szCs w:val="24"/>
          <w:lang w:val="en-CA"/>
        </w:rPr>
        <w:t xml:space="preserve">In general, the differences in thermal response parameters </w:t>
      </w:r>
      <w:r w:rsidR="00AD7D0E">
        <w:rPr>
          <w:rFonts w:eastAsiaTheme="minorEastAsia" w:cstheme="minorHAnsi"/>
          <w:sz w:val="24"/>
          <w:szCs w:val="24"/>
          <w:lang w:val="en-CA"/>
        </w:rPr>
        <w:t>were amplified when integrated at the whole-plant level.</w:t>
      </w:r>
      <w:r w:rsidR="00E83BF0">
        <w:rPr>
          <w:rFonts w:eastAsiaTheme="minorEastAsia" w:cstheme="minorHAnsi"/>
          <w:sz w:val="24"/>
          <w:szCs w:val="24"/>
          <w:lang w:val="en-CA"/>
        </w:rPr>
        <w:t xml:space="preserve"> For daily photosynthesis </w:t>
      </w:r>
      <w:r w:rsidR="00A806CE">
        <w:rPr>
          <w:rFonts w:eastAsiaTheme="minorEastAsia" w:cstheme="minorHAnsi"/>
          <w:sz w:val="24"/>
          <w:szCs w:val="24"/>
          <w:lang w:val="en-CA"/>
        </w:rPr>
        <w:t xml:space="preserve">(A) </w:t>
      </w:r>
      <w:r w:rsidR="00E83BF0">
        <w:rPr>
          <w:rFonts w:eastAsiaTheme="minorEastAsia" w:cstheme="minorHAnsi"/>
          <w:sz w:val="24"/>
          <w:szCs w:val="24"/>
          <w:lang w:val="en-CA"/>
        </w:rPr>
        <w:t>measured at a fixed H</w:t>
      </w:r>
      <w:r w:rsidR="00E83BF0">
        <w:rPr>
          <w:rFonts w:eastAsiaTheme="minorEastAsia" w:cstheme="minorHAnsi"/>
          <w:sz w:val="24"/>
          <w:szCs w:val="24"/>
          <w:vertAlign w:val="subscript"/>
          <w:lang w:val="en-CA"/>
        </w:rPr>
        <w:t>d</w:t>
      </w:r>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r w:rsidR="00A806CE">
        <w:rPr>
          <w:rFonts w:eastAsiaTheme="minorEastAsia" w:cstheme="minorHAnsi"/>
          <w:sz w:val="24"/>
          <w:szCs w:val="24"/>
          <w:lang w:val="en-CA"/>
        </w:rPr>
        <w:t xml:space="preserve">for the low respiration model </w:t>
      </w:r>
      <w:r w:rsidR="00E83BF0">
        <w:rPr>
          <w:rFonts w:eastAsiaTheme="minorEastAsia" w:cstheme="minorHAnsi"/>
          <w:sz w:val="24"/>
          <w:szCs w:val="24"/>
          <w:lang w:val="en-CA"/>
        </w:rPr>
        <w:t xml:space="preserve">was 0.977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r w:rsidR="00A806CE">
        <w:rPr>
          <w:rFonts w:eastAsiaTheme="minorEastAsia" w:cstheme="minorHAnsi"/>
          <w:sz w:val="24"/>
          <w:szCs w:val="24"/>
          <w:lang w:val="en-CA"/>
        </w:rPr>
        <w:t xml:space="preserve">7.666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r w:rsidR="00A806CE">
        <w:rPr>
          <w:rFonts w:eastAsiaTheme="minorEastAsia" w:cstheme="minorHAnsi"/>
          <w:sz w:val="24"/>
          <w:szCs w:val="24"/>
          <w:lang w:val="en-CA"/>
        </w:rPr>
        <w:t xml:space="preserve"> </w:t>
      </w:r>
      <w:r w:rsidR="0062782C">
        <w:rPr>
          <w:rFonts w:eastAsiaTheme="minorEastAsia" w:cstheme="minorHAnsi"/>
          <w:sz w:val="24"/>
          <w:szCs w:val="24"/>
          <w:lang w:val="en-CA"/>
        </w:rPr>
        <w:t>and an intercept of 0.002</w:t>
      </w:r>
      <w:r w:rsidR="00A806CE">
        <w:rPr>
          <w:rFonts w:eastAsiaTheme="minorEastAsia" w:cstheme="minorHAnsi"/>
          <w:sz w:val="24"/>
          <w:szCs w:val="24"/>
          <w:lang w:val="en-CA"/>
        </w:rPr>
        <w:t xml:space="preserve"> </w:t>
      </w:r>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r w:rsidR="0062782C">
        <w:rPr>
          <w:rFonts w:eastAsiaTheme="minorEastAsia" w:cstheme="minorHAnsi"/>
          <w:sz w:val="24"/>
          <w:szCs w:val="24"/>
          <w:lang w:val="en-CA"/>
        </w:rPr>
        <w:t>(</w:t>
      </w:r>
      <w:r w:rsidR="00A806CE">
        <w:rPr>
          <w:rFonts w:eastAsiaTheme="minorEastAsia" w:cstheme="minorHAnsi"/>
          <w:sz w:val="24"/>
          <w:szCs w:val="24"/>
          <w:lang w:val="en-CA"/>
        </w:rPr>
        <w:t xml:space="preserve">approximately 2% of </w:t>
      </w:r>
      <w:r w:rsidR="00F72A4F">
        <w:rPr>
          <w:rFonts w:eastAsiaTheme="minorEastAsia" w:cstheme="minorHAnsi"/>
          <w:sz w:val="24"/>
          <w:szCs w:val="24"/>
          <w:lang w:val="en-CA"/>
        </w:rPr>
        <w:t>modeled</w:t>
      </w:r>
      <w:r w:rsidR="00A806CE">
        <w:rPr>
          <w:rFonts w:eastAsiaTheme="minorEastAsia" w:cstheme="minorHAnsi"/>
          <w:sz w:val="24"/>
          <w:szCs w:val="24"/>
          <w:lang w:val="en-CA"/>
        </w:rPr>
        <w:t xml:space="preserve"> A)</w:t>
      </w:r>
      <w:r w:rsidR="0062782C">
        <w:rPr>
          <w:rFonts w:eastAsiaTheme="minorEastAsia" w:cstheme="minorHAnsi"/>
          <w:sz w:val="24"/>
          <w:szCs w:val="24"/>
          <w:lang w:val="en-CA"/>
        </w:rPr>
        <w:t xml:space="preserve"> </w:t>
      </w:r>
      <w:r w:rsidR="00A806CE">
        <w:rPr>
          <w:rFonts w:eastAsiaTheme="minorEastAsia" w:cstheme="minorHAnsi"/>
          <w:sz w:val="24"/>
          <w:szCs w:val="24"/>
          <w:lang w:val="en-CA"/>
        </w:rPr>
        <w:t>(</w:t>
      </w:r>
      <w:r w:rsidR="00A806CE">
        <w:rPr>
          <w:rFonts w:eastAsiaTheme="minorEastAsia" w:cstheme="minorHAnsi"/>
          <w:i/>
          <w:sz w:val="24"/>
          <w:szCs w:val="24"/>
          <w:lang w:val="en-CA"/>
        </w:rPr>
        <w:t>F</w:t>
      </w:r>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0.9994; </w:t>
      </w:r>
      <w:r w:rsidR="00512F16">
        <w:rPr>
          <w:rFonts w:eastAsiaTheme="minorEastAsia" w:cstheme="minorHAnsi"/>
          <w:i/>
          <w:sz w:val="24"/>
          <w:szCs w:val="24"/>
        </w:rPr>
        <w:t xml:space="preserve">P </w:t>
      </w:r>
      <w:r w:rsidR="00512F16">
        <w:rPr>
          <w:rFonts w:eastAsiaTheme="minorEastAsia" w:cstheme="minorHAnsi"/>
          <w:sz w:val="24"/>
          <w:szCs w:val="24"/>
        </w:rPr>
        <w:t>&lt;</w:t>
      </w:r>
      <w:r w:rsidR="002E2148">
        <w:rPr>
          <w:rFonts w:eastAsiaTheme="minorEastAsia" w:cstheme="minorHAnsi"/>
          <w:sz w:val="24"/>
          <w:szCs w:val="24"/>
        </w:rPr>
        <w:t xml:space="preserve"> </w:t>
      </w:r>
      <w:r w:rsidR="00512F16">
        <w:rPr>
          <w:rFonts w:eastAsiaTheme="minorEastAsia" w:cstheme="minorHAnsi"/>
          <w:sz w:val="24"/>
          <w:szCs w:val="24"/>
        </w:rPr>
        <w:t xml:space="preserve">2.2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w:t>
      </w:r>
      <w:r w:rsidR="00B12740">
        <w:rPr>
          <w:rFonts w:eastAsiaTheme="minorEastAsia" w:cstheme="minorHAnsi"/>
          <w:sz w:val="24"/>
          <w:szCs w:val="24"/>
        </w:rPr>
        <w:t>.</w:t>
      </w:r>
      <w:r w:rsidR="00512F16">
        <w:rPr>
          <w:rFonts w:eastAsiaTheme="minorEastAsia" w:cstheme="minorHAnsi"/>
          <w:sz w:val="24"/>
          <w:szCs w:val="24"/>
        </w:rPr>
        <w:t xml:space="preserve"> 4</w:t>
      </w:r>
      <w:r w:rsidR="00430A25">
        <w:rPr>
          <w:rFonts w:eastAsiaTheme="minorEastAsia" w:cstheme="minorHAnsi"/>
          <w:sz w:val="24"/>
          <w:szCs w:val="24"/>
        </w:rPr>
        <w:t>b</w:t>
      </w:r>
      <w:r w:rsidR="00512F16">
        <w:rPr>
          <w:rFonts w:eastAsiaTheme="minorEastAsia" w:cstheme="minorHAnsi"/>
          <w:sz w:val="24"/>
          <w:szCs w:val="24"/>
        </w:rPr>
        <w:t xml:space="preserve">). </w:t>
      </w:r>
      <w:r w:rsidR="00430A25">
        <w:rPr>
          <w:rFonts w:eastAsiaTheme="minorEastAsia" w:cstheme="minorHAnsi"/>
          <w:sz w:val="24"/>
          <w:szCs w:val="24"/>
          <w:lang w:val="en-CA"/>
        </w:rPr>
        <w:t>Similarly</w:t>
      </w:r>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slope of 0.977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7.666</w:t>
      </w:r>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(approximately 2% of </w:t>
      </w:r>
      <w:r w:rsidR="00F72A4F">
        <w:rPr>
          <w:rFonts w:eastAsiaTheme="minorEastAsia" w:cstheme="minorHAnsi"/>
          <w:sz w:val="24"/>
          <w:szCs w:val="24"/>
        </w:rPr>
        <w:t>modeled</w:t>
      </w:r>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&lt;</w:t>
      </w:r>
      <w:r w:rsidR="002E2148">
        <w:rPr>
          <w:rFonts w:eastAsiaTheme="minorEastAsia" w:cstheme="minorHAnsi"/>
          <w:sz w:val="24"/>
          <w:szCs w:val="24"/>
        </w:rPr>
        <w:t xml:space="preserve"> </w:t>
      </w:r>
      <w:r w:rsidR="00430A25">
        <w:rPr>
          <w:rFonts w:eastAsiaTheme="minorEastAsia" w:cstheme="minorHAnsi"/>
          <w:sz w:val="24"/>
          <w:szCs w:val="24"/>
        </w:rPr>
        <w:t xml:space="preserve">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 (Fig</w:t>
      </w:r>
      <w:r w:rsidR="00B12740">
        <w:rPr>
          <w:rFonts w:eastAsiaTheme="minorEastAsia" w:cstheme="minorHAnsi"/>
          <w:sz w:val="24"/>
          <w:szCs w:val="24"/>
        </w:rPr>
        <w:t xml:space="preserve">. </w:t>
      </w:r>
      <w:r w:rsidR="00430A25">
        <w:rPr>
          <w:rFonts w:eastAsiaTheme="minorEastAsia" w:cstheme="minorHAnsi"/>
          <w:sz w:val="24"/>
          <w:szCs w:val="24"/>
        </w:rPr>
        <w:t xml:space="preserve">4d). </w:t>
      </w:r>
      <w:r w:rsidR="00430A25">
        <w:rPr>
          <w:rFonts w:eastAsiaTheme="minorEastAsia" w:cstheme="minorHAnsi"/>
          <w:sz w:val="24"/>
          <w:szCs w:val="24"/>
          <w:lang w:val="en-CA"/>
        </w:rPr>
        <w:t>For daily A measured at a variable H</w:t>
      </w:r>
      <w:r w:rsidR="00430A25">
        <w:rPr>
          <w:rFonts w:eastAsiaTheme="minorEastAsia" w:cstheme="minorHAnsi"/>
          <w:sz w:val="24"/>
          <w:szCs w:val="24"/>
          <w:vertAlign w:val="subscript"/>
          <w:lang w:val="en-CA"/>
        </w:rPr>
        <w:t>d</w:t>
      </w:r>
      <w:r w:rsidR="00430A25">
        <w:rPr>
          <w:rFonts w:eastAsiaTheme="minorEastAsia" w:cstheme="minorHAnsi"/>
          <w:sz w:val="24"/>
          <w:szCs w:val="24"/>
          <w:lang w:val="en-CA"/>
        </w:rPr>
        <w:t xml:space="preserve">, the slope for the </w:t>
      </w:r>
      <w:r w:rsidR="0096184E">
        <w:rPr>
          <w:rFonts w:eastAsiaTheme="minorEastAsia" w:cstheme="minorHAnsi"/>
          <w:sz w:val="24"/>
          <w:szCs w:val="24"/>
          <w:lang w:val="en-CA"/>
        </w:rPr>
        <w:t>low</w:t>
      </w:r>
      <w:r w:rsidR="00430A25">
        <w:rPr>
          <w:rFonts w:eastAsiaTheme="minorEastAsia" w:cstheme="minorHAnsi"/>
          <w:sz w:val="24"/>
          <w:szCs w:val="24"/>
          <w:lang w:val="en-CA"/>
        </w:rPr>
        <w:t xml:space="preserve"> respiration model was </w:t>
      </w:r>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9.909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and the intercept was </w:t>
      </w:r>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(approximately </w:t>
      </w:r>
      <w:r w:rsidR="0028651E">
        <w:rPr>
          <w:rFonts w:eastAsiaTheme="minorEastAsia" w:cstheme="minorHAnsi"/>
          <w:sz w:val="24"/>
          <w:szCs w:val="24"/>
        </w:rPr>
        <w:t>2</w:t>
      </w:r>
      <w:r w:rsidR="0096184E">
        <w:rPr>
          <w:rFonts w:eastAsiaTheme="minorEastAsia" w:cstheme="minorHAnsi"/>
          <w:sz w:val="24"/>
          <w:szCs w:val="24"/>
        </w:rPr>
        <w:t xml:space="preserve">%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w:t>
      </w:r>
      <w:r w:rsidR="00B12740">
        <w:rPr>
          <w:rFonts w:eastAsiaTheme="minorEastAsia" w:cstheme="minorHAnsi"/>
          <w:sz w:val="24"/>
          <w:szCs w:val="24"/>
        </w:rPr>
        <w:t>Fig.</w:t>
      </w:r>
      <w:r w:rsidR="0096184E">
        <w:rPr>
          <w:rFonts w:eastAsiaTheme="minorEastAsia" w:cstheme="minorHAnsi"/>
          <w:sz w:val="24"/>
          <w:szCs w:val="24"/>
        </w:rPr>
        <w:t xml:space="preserve"> 4a). For the high respiration model of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(Fig</w:t>
      </w:r>
      <w:r w:rsidR="00B12740">
        <w:rPr>
          <w:rFonts w:eastAsiaTheme="minorEastAsia" w:cstheme="minorHAnsi"/>
          <w:sz w:val="24"/>
          <w:szCs w:val="24"/>
        </w:rPr>
        <w:t>.</w:t>
      </w:r>
      <w:r w:rsidR="0096184E">
        <w:rPr>
          <w:rFonts w:eastAsiaTheme="minorEastAsia" w:cstheme="minorHAnsi"/>
          <w:sz w:val="24"/>
          <w:szCs w:val="24"/>
        </w:rPr>
        <w:t xml:space="preserve"> 4c). </w:t>
      </w:r>
    </w:p>
    <w:p w14:paraId="777B581B" w14:textId="0C916639" w:rsidR="00B42856" w:rsidRDefault="0096184E"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p>
    <w:p w14:paraId="69F97C57" w14:textId="6D385000" w:rsidR="00AF31EC" w:rsidRDefault="00AF31EC" w:rsidP="00AF31EC">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 and intercepts</w:t>
      </w:r>
      <w:r w:rsidRPr="00615D1B">
        <w:rPr>
          <w:rFonts w:eastAsiaTheme="minorEastAsia" w:cstheme="minorHAnsi"/>
          <w:b/>
          <w:sz w:val="24"/>
          <w:szCs w:val="24"/>
          <w:lang w:val="en-CA"/>
        </w:rPr>
        <w:t>.</w:t>
      </w:r>
    </w:p>
    <w:p w14:paraId="1B2E0A52" w14:textId="25CC3174" w:rsidR="00F72A4F" w:rsidRDefault="00F72A4F" w:rsidP="00AF31EC">
      <w:pPr>
        <w:spacing w:after="0" w:line="360" w:lineRule="auto"/>
        <w:rPr>
          <w:rFonts w:eastAsiaTheme="minorEastAsia" w:cstheme="minorHAnsi"/>
          <w:b/>
          <w:sz w:val="24"/>
          <w:szCs w:val="24"/>
          <w:lang w:val="en-CA"/>
        </w:rPr>
      </w:pPr>
    </w:p>
    <w:p w14:paraId="6B70E68E" w14:textId="01B1E96F" w:rsidR="00F72A4F" w:rsidRPr="00F72A4F" w:rsidRDefault="00F72A4F" w:rsidP="00F72A4F">
      <w:pPr>
        <w:spacing w:after="0" w:line="360" w:lineRule="auto"/>
        <w:rPr>
          <w:rFonts w:eastAsiaTheme="minorEastAsia" w:cstheme="minorHAnsi"/>
          <w:sz w:val="24"/>
          <w:szCs w:val="24"/>
          <w:lang w:val="en-CA"/>
        </w:rPr>
      </w:pPr>
      <w:r>
        <w:rPr>
          <w:rFonts w:eastAsiaTheme="minorEastAsia" w:cstheme="minorHAnsi"/>
          <w:sz w:val="24"/>
          <w:szCs w:val="24"/>
          <w:lang w:val="en-CA"/>
        </w:rPr>
        <w:t>The ratio of the total daily photosynthesis</w:t>
      </w:r>
      <w:r w:rsidR="00B12740">
        <w:rPr>
          <w:rFonts w:eastAsiaTheme="minorEastAsia" w:cstheme="minorHAnsi"/>
          <w:sz w:val="24"/>
          <w:szCs w:val="24"/>
          <w:lang w:val="en-CA"/>
        </w:rPr>
        <w:t xml:space="preserve"> </w:t>
      </w:r>
      <w:r>
        <w:rPr>
          <w:rFonts w:eastAsiaTheme="minorEastAsia" w:cstheme="minorHAnsi"/>
          <w:sz w:val="24"/>
          <w:szCs w:val="24"/>
          <w:lang w:val="en-CA"/>
        </w:rPr>
        <w:t>: respiration (A/R) was also considered when comparing models. Using a fixed H</w:t>
      </w:r>
      <w:r>
        <w:rPr>
          <w:rFonts w:eastAsiaTheme="minorEastAsia" w:cstheme="minorHAnsi"/>
          <w:sz w:val="24"/>
          <w:szCs w:val="24"/>
          <w:vertAlign w:val="subscript"/>
          <w:lang w:val="en-CA"/>
        </w:rPr>
        <w:t>d</w:t>
      </w:r>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5b). The high respiration model of A/R was similar; the slope was 0.993 ± </w:t>
      </w:r>
      <w:r>
        <w:rPr>
          <w:rFonts w:eastAsiaTheme="minorEastAsia" w:cstheme="minorHAnsi"/>
          <w:sz w:val="24"/>
          <w:szCs w:val="24"/>
          <w:lang w:val="en-CA"/>
        </w:rPr>
        <w:t xml:space="preserve">5.628 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5d). Using a variable H</w:t>
      </w:r>
      <w:r>
        <w:rPr>
          <w:rFonts w:eastAsiaTheme="minorEastAsia" w:cstheme="minorHAnsi"/>
          <w:sz w:val="24"/>
          <w:szCs w:val="24"/>
          <w:vertAlign w:val="subscript"/>
        </w:rPr>
        <w:t>d</w:t>
      </w:r>
      <w:r>
        <w:rPr>
          <w:rFonts w:eastAsiaTheme="minorEastAsia" w:cstheme="minorHAnsi"/>
          <w:sz w:val="24"/>
          <w:szCs w:val="24"/>
        </w:rPr>
        <w:t>, the low respiration model of A/R had a slope of 0.994 ± 0.001 and the intercept was 0.030 ± 0.001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1,556</w:t>
      </w:r>
      <w:r>
        <w:rPr>
          <w:rFonts w:eastAsiaTheme="minorEastAsia" w:cstheme="minorHAnsi"/>
          <w:sz w:val="24"/>
          <w:szCs w:val="24"/>
          <w:lang w:val="en-CA"/>
        </w:rPr>
        <w:t xml:space="preserve"> = 6.857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r>
        <w:rPr>
          <w:rFonts w:eastAsiaTheme="minorEastAsia" w:cstheme="minorHAnsi"/>
          <w:sz w:val="24"/>
          <w:szCs w:val="24"/>
          <w:vertAlign w:val="superscript"/>
        </w:rPr>
        <w:t>5</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5a). The high respiration model had </w:t>
      </w:r>
      <w:r w:rsidR="003D1A1F">
        <w:rPr>
          <w:rFonts w:eastAsiaTheme="minorEastAsia" w:cstheme="minorHAnsi"/>
          <w:sz w:val="24"/>
          <w:szCs w:val="24"/>
        </w:rPr>
        <w:t>a similar slope of 0.994 ± 0.001 and the intercept was 0.017 ± 0.003 (approximately 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 (Fig</w:t>
      </w:r>
      <w:r w:rsidR="00B12740">
        <w:rPr>
          <w:rFonts w:eastAsiaTheme="minorEastAsia" w:cstheme="minorHAnsi"/>
          <w:sz w:val="24"/>
          <w:szCs w:val="24"/>
        </w:rPr>
        <w:t>.</w:t>
      </w:r>
      <w:r w:rsidR="003D1A1F">
        <w:rPr>
          <w:rFonts w:eastAsiaTheme="minorEastAsia" w:cstheme="minorHAnsi"/>
          <w:sz w:val="24"/>
          <w:szCs w:val="24"/>
        </w:rPr>
        <w:t xml:space="preserve"> 5c). </w:t>
      </w:r>
    </w:p>
    <w:p w14:paraId="2591F0A1" w14:textId="77777777" w:rsidR="00F72A4F" w:rsidRDefault="00F72A4F" w:rsidP="00AF31EC">
      <w:pPr>
        <w:spacing w:after="0" w:line="360" w:lineRule="auto"/>
        <w:rPr>
          <w:rFonts w:eastAsiaTheme="minorEastAsia" w:cstheme="minorHAnsi"/>
          <w:b/>
          <w:sz w:val="24"/>
          <w:szCs w:val="24"/>
          <w:lang w:val="en-CA"/>
        </w:rPr>
      </w:pPr>
    </w:p>
    <w:p w14:paraId="3C184BC8" w14:textId="13D37DCF" w:rsidR="000B4C3E" w:rsidRDefault="00A83843"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p>
    <w:p w14:paraId="32AD0818" w14:textId="795CB350" w:rsidR="00E83BF0" w:rsidRDefault="00E83BF0" w:rsidP="00E83BF0">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A</w:t>
      </w:r>
      <w:r w:rsidR="00A83843">
        <w:rPr>
          <w:rFonts w:eastAsiaTheme="minorEastAsia" w:cstheme="minorHAnsi"/>
          <w:b/>
          <w:sz w:val="24"/>
          <w:szCs w:val="24"/>
          <w:lang w:val="en-CA"/>
        </w:rPr>
        <w:t>/</w:t>
      </w:r>
      <w:r>
        <w:rPr>
          <w:rFonts w:eastAsiaTheme="minorEastAsia" w:cstheme="minorHAnsi"/>
          <w:b/>
          <w:sz w:val="24"/>
          <w:szCs w:val="24"/>
          <w:lang w:val="en-CA"/>
        </w:rPr>
        <w:t>R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r w:rsidR="0028651E">
        <w:rPr>
          <w:rFonts w:eastAsiaTheme="minorEastAsia" w:cstheme="minorHAnsi"/>
          <w:b/>
          <w:sz w:val="24"/>
          <w:szCs w:val="24"/>
          <w:lang w:val="en-CA"/>
        </w:rPr>
        <w:t xml:space="preserve"> respective</w:t>
      </w:r>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p>
    <w:p w14:paraId="3D7C8E68" w14:textId="77777777" w:rsidR="003D1A1F" w:rsidRDefault="003D1A1F" w:rsidP="002B0AA8">
      <w:pPr>
        <w:spacing w:after="0" w:line="360" w:lineRule="auto"/>
        <w:rPr>
          <w:rFonts w:eastAsiaTheme="minorEastAsia" w:cstheme="minorHAnsi"/>
          <w:sz w:val="24"/>
          <w:szCs w:val="24"/>
          <w:lang w:val="en-CA"/>
        </w:rPr>
      </w:pPr>
    </w:p>
    <w:p w14:paraId="1BF3B5F2" w14:textId="2557FB42" w:rsidR="00B42856" w:rsidRDefault="003D1A1F" w:rsidP="002B0AA8">
      <w:pPr>
        <w:spacing w:after="0" w:line="360" w:lineRule="auto"/>
        <w:rPr>
          <w:rFonts w:eastAsiaTheme="minorEastAsia" w:cstheme="minorHAnsi"/>
          <w:sz w:val="24"/>
          <w:szCs w:val="24"/>
          <w:lang w:val="en-CA"/>
        </w:rPr>
      </w:pPr>
      <w:r>
        <w:rPr>
          <w:rFonts w:eastAsiaTheme="minorEastAsia" w:cstheme="minorHAnsi"/>
          <w:sz w:val="24"/>
          <w:szCs w:val="24"/>
          <w:lang w:val="en-CA"/>
        </w:rPr>
        <w:t>Lastly, total daily carbon (C) gain was</w:t>
      </w:r>
      <w:r w:rsidR="00DE616C">
        <w:rPr>
          <w:rFonts w:eastAsiaTheme="minorEastAsia" w:cstheme="minorHAnsi"/>
          <w:sz w:val="24"/>
          <w:szCs w:val="24"/>
          <w:lang w:val="en-CA"/>
        </w:rPr>
        <w:t xml:space="preserve"> also</w:t>
      </w:r>
      <w:r>
        <w:rPr>
          <w:rFonts w:eastAsiaTheme="minorEastAsia" w:cstheme="minorHAnsi"/>
          <w:sz w:val="24"/>
          <w:szCs w:val="24"/>
          <w:lang w:val="en-CA"/>
        </w:rPr>
        <w:t xml:space="preserve"> compared between models with different thermal response parameters. Using a fixed H</w:t>
      </w:r>
      <w:r>
        <w:rPr>
          <w:rFonts w:eastAsiaTheme="minorEastAsia" w:cstheme="minorHAnsi"/>
          <w:sz w:val="24"/>
          <w:szCs w:val="24"/>
          <w:vertAlign w:val="subscript"/>
          <w:lang w:val="en-CA"/>
        </w:rPr>
        <w:t xml:space="preserve">d </w:t>
      </w:r>
      <w:r>
        <w:rPr>
          <w:rFonts w:eastAsiaTheme="minorEastAsia" w:cstheme="minorHAnsi"/>
          <w:sz w:val="24"/>
          <w:szCs w:val="24"/>
          <w:lang w:val="en-CA"/>
        </w:rPr>
        <w:t>of 200 kJ mol</w:t>
      </w:r>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0.978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7.609 </w:t>
      </w:r>
      <w:r w:rsidR="00DE616C" w:rsidRPr="005C3801">
        <w:rPr>
          <w:rFonts w:eastAsiaTheme="minorEastAsia" w:cstheme="minorHAnsi"/>
          <w:sz w:val="24"/>
          <w:szCs w:val="24"/>
        </w:rPr>
        <w:t>∙ 10</w:t>
      </w:r>
      <w:r w:rsidR="00DE616C">
        <w:rPr>
          <w:rFonts w:eastAsiaTheme="minorEastAsia" w:cstheme="minorHAnsi"/>
          <w:sz w:val="24"/>
          <w:szCs w:val="24"/>
          <w:vertAlign w:val="superscript"/>
        </w:rPr>
        <w:t>-5</w:t>
      </w:r>
      <w:r w:rsidR="00DE616C">
        <w:rPr>
          <w:rFonts w:eastAsiaTheme="minorEastAsia" w:cstheme="minorHAnsi"/>
          <w:sz w:val="24"/>
          <w:szCs w:val="24"/>
        </w:rPr>
        <w:t xml:space="preserve"> (approximately 2% of 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1.726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(Fig</w:t>
      </w:r>
      <w:r w:rsidR="00AC2BBB">
        <w:rPr>
          <w:rFonts w:eastAsiaTheme="minorEastAsia" w:cstheme="minorHAnsi"/>
          <w:sz w:val="24"/>
          <w:szCs w:val="24"/>
        </w:rPr>
        <w:t>.</w:t>
      </w:r>
      <w:r w:rsidR="00DE616C">
        <w:rPr>
          <w:rFonts w:eastAsiaTheme="minorEastAsia" w:cstheme="minorHAnsi"/>
          <w:sz w:val="24"/>
          <w:szCs w:val="24"/>
        </w:rPr>
        <w:t xml:space="preserve"> 6b). </w:t>
      </w:r>
      <w:r w:rsidR="00891366">
        <w:rPr>
          <w:rFonts w:eastAsiaTheme="minorEastAsia" w:cstheme="minorHAnsi"/>
          <w:sz w:val="24"/>
          <w:szCs w:val="24"/>
        </w:rPr>
        <w:t>Likewise</w:t>
      </w:r>
      <w:r w:rsidR="00DE616C">
        <w:rPr>
          <w:rFonts w:eastAsiaTheme="minorEastAsia" w:cstheme="minorHAnsi"/>
          <w:sz w:val="24"/>
          <w:szCs w:val="24"/>
        </w:rPr>
        <w:t xml:space="preserve">, the high respiration of total C gain had a slope of 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7.261 </w:t>
      </w:r>
      <w:r w:rsidR="00DE616C" w:rsidRPr="005C3801">
        <w:rPr>
          <w:rFonts w:eastAsiaTheme="minorEastAsia" w:cstheme="minorHAnsi"/>
          <w:sz w:val="24"/>
          <w:szCs w:val="24"/>
        </w:rPr>
        <w:t>∙ 10</w:t>
      </w:r>
      <w:r w:rsidR="00DE616C">
        <w:rPr>
          <w:rFonts w:eastAsiaTheme="minorEastAsia" w:cstheme="minorHAnsi"/>
          <w:sz w:val="24"/>
          <w:szCs w:val="24"/>
          <w:vertAlign w:val="superscript"/>
        </w:rPr>
        <w:t xml:space="preserve">-4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1.116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(Fig</w:t>
      </w:r>
      <w:r w:rsidR="00AC2BBB">
        <w:rPr>
          <w:rFonts w:eastAsiaTheme="minorEastAsia" w:cstheme="minorHAnsi"/>
          <w:sz w:val="24"/>
          <w:szCs w:val="24"/>
        </w:rPr>
        <w:t>.</w:t>
      </w:r>
      <w:r w:rsidR="00DE616C">
        <w:rPr>
          <w:rFonts w:eastAsiaTheme="minorEastAsia" w:cstheme="minorHAnsi"/>
          <w:sz w:val="24"/>
          <w:szCs w:val="24"/>
        </w:rPr>
        <w:t xml:space="preserve"> 6d). </w:t>
      </w:r>
      <w:r w:rsidR="0028651E">
        <w:rPr>
          <w:rFonts w:eastAsiaTheme="minorEastAsia" w:cstheme="minorHAnsi"/>
          <w:sz w:val="24"/>
          <w:szCs w:val="24"/>
        </w:rPr>
        <w:t>This can be compared to a variable H</w:t>
      </w:r>
      <w:r w:rsidR="0028651E">
        <w:rPr>
          <w:rFonts w:eastAsiaTheme="minorEastAsia" w:cstheme="minorHAnsi"/>
          <w:sz w:val="24"/>
          <w:szCs w:val="24"/>
          <w:vertAlign w:val="subscript"/>
        </w:rPr>
        <w:t>d</w:t>
      </w:r>
      <w:r w:rsidR="0028651E">
        <w:rPr>
          <w:rFonts w:eastAsiaTheme="minorEastAsia" w:cstheme="minorHAnsi"/>
          <w:sz w:val="24"/>
          <w:szCs w:val="24"/>
        </w:rPr>
        <w:t xml:space="preserve">; starting with the low respiration model, total C gain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1.223 </w:t>
      </w:r>
      <w:r w:rsidR="0028651E" w:rsidRPr="005C3801">
        <w:rPr>
          <w:rFonts w:eastAsiaTheme="minorEastAsia" w:cstheme="minorHAnsi"/>
          <w:sz w:val="24"/>
          <w:szCs w:val="24"/>
        </w:rPr>
        <w:t>∙ 10</w:t>
      </w:r>
      <w:r w:rsidR="0028651E">
        <w:rPr>
          <w:rFonts w:eastAsiaTheme="minorEastAsia" w:cstheme="minorHAnsi"/>
          <w:sz w:val="24"/>
          <w:szCs w:val="24"/>
          <w:vertAlign w:val="superscript"/>
        </w:rPr>
        <w:t>-3</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1.06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(Fig</w:t>
      </w:r>
      <w:r w:rsidR="00AC2BBB">
        <w:rPr>
          <w:rFonts w:eastAsiaTheme="minorEastAsia" w:cstheme="minorHAnsi"/>
          <w:sz w:val="24"/>
          <w:szCs w:val="24"/>
        </w:rPr>
        <w:t>.</w:t>
      </w:r>
      <w:r w:rsidR="0028651E">
        <w:rPr>
          <w:rFonts w:eastAsiaTheme="minorEastAsia" w:cstheme="minorHAnsi"/>
          <w:sz w:val="24"/>
          <w:szCs w:val="24"/>
        </w:rPr>
        <w:t xml:space="preserve"> 6a). The high respiration of total C gain also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(Fig</w:t>
      </w:r>
      <w:r w:rsidR="00AC2BBB">
        <w:rPr>
          <w:rFonts w:eastAsiaTheme="minorEastAsia" w:cstheme="minorHAnsi"/>
          <w:sz w:val="24"/>
          <w:szCs w:val="24"/>
        </w:rPr>
        <w:t>.</w:t>
      </w:r>
      <w:r w:rsidR="0028651E">
        <w:rPr>
          <w:rFonts w:eastAsiaTheme="minorEastAsia" w:cstheme="minorHAnsi"/>
          <w:sz w:val="24"/>
          <w:szCs w:val="24"/>
        </w:rPr>
        <w:t xml:space="preserve"> 6c). </w:t>
      </w:r>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rFonts w:eastAsiaTheme="minorEastAsia" w:cstheme="minorHAnsi"/>
          <w:sz w:val="24"/>
          <w:szCs w:val="24"/>
        </w:rPr>
      </w:pPr>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p>
    <w:p w14:paraId="752647A4" w14:textId="20A03794" w:rsidR="002F71BA" w:rsidRDefault="000E68C1" w:rsidP="000E68C1">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carbon gain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 xml:space="preserve"> “New”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C</w:t>
      </w:r>
      <w:r w:rsidRPr="00615D1B">
        <w:rPr>
          <w:rFonts w:eastAsiaTheme="minorEastAsia" w:cstheme="minorHAnsi"/>
          <w:b/>
          <w:sz w:val="24"/>
          <w:szCs w:val="24"/>
          <w:lang w:val="en-CA"/>
        </w:rPr>
        <w:t xml:space="preserve">: </w:t>
      </w:r>
      <w:r>
        <w:rPr>
          <w:rFonts w:eastAsiaTheme="minorEastAsia" w:cstheme="minorHAnsi"/>
          <w:b/>
          <w:sz w:val="24"/>
          <w:szCs w:val="24"/>
          <w:lang w:val="en-CA"/>
        </w:rPr>
        <w:t>carbon</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w:t>
      </w:r>
      <w:r w:rsidR="00AF31EC">
        <w:rPr>
          <w:rFonts w:eastAsiaTheme="minorEastAsia" w:cstheme="minorHAnsi"/>
          <w:b/>
          <w:sz w:val="24"/>
          <w:szCs w:val="24"/>
          <w:lang w:val="en-CA"/>
        </w:rPr>
        <w:t xml:space="preserve"> and </w:t>
      </w:r>
      <w:r>
        <w:rPr>
          <w:rFonts w:eastAsiaTheme="minorEastAsia" w:cstheme="minorHAnsi"/>
          <w:b/>
          <w:sz w:val="24"/>
          <w:szCs w:val="24"/>
          <w:lang w:val="en-CA"/>
        </w:rPr>
        <w:t>intercepts</w:t>
      </w:r>
      <w:r w:rsidRPr="00615D1B">
        <w:rPr>
          <w:rFonts w:eastAsiaTheme="minorEastAsia" w:cstheme="minorHAnsi"/>
          <w:b/>
          <w:sz w:val="24"/>
          <w:szCs w:val="24"/>
          <w:lang w:val="en-CA"/>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121C8306"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r w:rsidR="00247F8E" w:rsidRPr="005C3801">
        <w:rPr>
          <w:rFonts w:cstheme="minorHAnsi"/>
          <w:sz w:val="24"/>
          <w:szCs w:val="24"/>
          <w:lang w:val="en-CA"/>
        </w:rPr>
        <w:t>Kattge &amp; Knorr, 2007; Duursma &amp; Medlyn, 2012; Rogers et al., 2017; Smith &amp; Dukes, 2017; Stinziano et al., 2018; Stinziano et al., 2019; Kumarathunge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 no large impact on the fitted temperature response parameters for V</w:t>
      </w:r>
      <w:r w:rsidRPr="005C3801">
        <w:rPr>
          <w:rFonts w:eastAsiaTheme="minorEastAsia" w:cstheme="minorHAnsi"/>
          <w:sz w:val="24"/>
          <w:szCs w:val="24"/>
          <w:vertAlign w:val="subscript"/>
          <w:lang w:val="en-CA"/>
        </w:rPr>
        <w:t>cmax</w:t>
      </w:r>
      <w:r w:rsidRPr="005C3801">
        <w:rPr>
          <w:rFonts w:eastAsiaTheme="minorEastAsia" w:cstheme="minorHAnsi"/>
          <w:sz w:val="24"/>
          <w:szCs w:val="24"/>
          <w:lang w:val="en-CA"/>
        </w:rPr>
        <w:t xml:space="preserve"> and J</w:t>
      </w:r>
      <w:r w:rsidRPr="005C3801">
        <w:rPr>
          <w:rFonts w:eastAsiaTheme="minorEastAsia" w:cstheme="minorHAnsi"/>
          <w:sz w:val="24"/>
          <w:szCs w:val="24"/>
          <w:vertAlign w:val="subscript"/>
          <w:lang w:val="en-CA"/>
        </w:rPr>
        <w:t>max</w:t>
      </w:r>
      <w:r w:rsidR="00DE701F">
        <w:rPr>
          <w:rFonts w:eastAsiaTheme="minorEastAsia" w:cstheme="minorHAnsi"/>
          <w:sz w:val="24"/>
          <w:szCs w:val="24"/>
          <w:lang w:val="en-CA"/>
        </w:rPr>
        <w:t>,</w:t>
      </w:r>
      <w:r w:rsidR="00AC2BBB">
        <w:rPr>
          <w:rFonts w:eastAsiaTheme="minorEastAsia" w:cstheme="minorHAnsi"/>
          <w:sz w:val="24"/>
          <w:szCs w:val="24"/>
          <w:lang w:val="en-CA"/>
        </w:rPr>
        <w:t xml:space="preserve"> with differences</w:t>
      </w:r>
      <w:r w:rsidR="00DE701F">
        <w:rPr>
          <w:rFonts w:eastAsiaTheme="minorEastAsia" w:cstheme="minorHAnsi"/>
          <w:sz w:val="24"/>
          <w:szCs w:val="24"/>
          <w:lang w:val="en-CA"/>
        </w:rPr>
        <w:t xml:space="preserve"> ranging between 0 and 3.8% </w:t>
      </w:r>
      <w:r w:rsidR="00AC2BBB">
        <w:rPr>
          <w:rFonts w:eastAsiaTheme="minorEastAsia" w:cstheme="minorHAnsi"/>
          <w:sz w:val="24"/>
          <w:szCs w:val="24"/>
          <w:lang w:val="en-CA"/>
        </w:rPr>
        <w:t>depending</w:t>
      </w:r>
      <w:r w:rsidR="00DE701F">
        <w:rPr>
          <w:rFonts w:eastAsiaTheme="minorEastAsia" w:cstheme="minorHAnsi"/>
          <w:sz w:val="24"/>
          <w:szCs w:val="24"/>
          <w:lang w:val="en-CA"/>
        </w:rPr>
        <w:t xml:space="preserve"> on the parameter</w:t>
      </w:r>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 slightly reduced values for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fit.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fixed, there are no meaningful differences in the fits except for ΔS for J</w:t>
      </w:r>
      <w:r w:rsidRPr="005C3801">
        <w:rPr>
          <w:rFonts w:eastAsiaTheme="minorEastAsia" w:cstheme="minorHAnsi"/>
          <w:sz w:val="24"/>
          <w:szCs w:val="24"/>
          <w:vertAlign w:val="subscript"/>
        </w:rPr>
        <w:t>max</w:t>
      </w:r>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values, and intercepts in the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regressions of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 This caused the differences in temperature response parameters to cause ~</w:t>
      </w:r>
      <w:r w:rsidR="00DE701F">
        <w:rPr>
          <w:rFonts w:eastAsiaTheme="minorEastAsia" w:cstheme="minorHAnsi"/>
          <w:sz w:val="24"/>
          <w:szCs w:val="24"/>
        </w:rPr>
        <w:t>1.5 – 2.2</w:t>
      </w:r>
      <w:r w:rsidR="005B64F0">
        <w:rPr>
          <w:rFonts w:eastAsiaTheme="minorEastAsia" w:cstheme="minorHAnsi"/>
          <w:sz w:val="24"/>
          <w:szCs w:val="24"/>
        </w:rPr>
        <w:t xml:space="preserve">% </w:t>
      </w:r>
      <w:r w:rsidR="002E2148">
        <w:rPr>
          <w:rFonts w:eastAsiaTheme="minorEastAsia" w:cstheme="minorHAnsi"/>
          <w:sz w:val="24"/>
          <w:szCs w:val="24"/>
        </w:rPr>
        <w:t>difference</w:t>
      </w:r>
      <w:r w:rsidR="005B64F0">
        <w:rPr>
          <w:rFonts w:eastAsiaTheme="minorEastAsia" w:cstheme="minorHAnsi"/>
          <w:sz w:val="24"/>
          <w:szCs w:val="24"/>
        </w:rPr>
        <w:t xml:space="preserve"> in daily C balance. </w:t>
      </w:r>
      <w:r w:rsidR="006A4F31">
        <w:rPr>
          <w:rFonts w:eastAsiaTheme="minorEastAsia" w:cstheme="minorHAnsi"/>
          <w:sz w:val="24"/>
          <w:szCs w:val="24"/>
        </w:rPr>
        <w:t xml:space="preserve">The daily C balance was most affected by the missing term in Equation 3 when comparing models </w:t>
      </w:r>
      <w:commentRangeStart w:id="919"/>
      <w:commentRangeStart w:id="920"/>
      <w:r w:rsidR="006A4F31">
        <w:rPr>
          <w:rFonts w:eastAsiaTheme="minorEastAsia" w:cstheme="minorHAnsi"/>
          <w:sz w:val="24"/>
          <w:szCs w:val="24"/>
        </w:rPr>
        <w:t>where H</w:t>
      </w:r>
      <w:r w:rsidR="006A4F31">
        <w:rPr>
          <w:rFonts w:eastAsiaTheme="minorEastAsia" w:cstheme="minorHAnsi"/>
          <w:sz w:val="24"/>
          <w:szCs w:val="24"/>
          <w:vertAlign w:val="subscript"/>
        </w:rPr>
        <w:t>d</w:t>
      </w:r>
      <w:r w:rsidR="006A4F31">
        <w:rPr>
          <w:rFonts w:eastAsiaTheme="minorEastAsia" w:cstheme="minorHAnsi"/>
          <w:sz w:val="24"/>
          <w:szCs w:val="24"/>
        </w:rPr>
        <w:t xml:space="preserve"> was fixed</w:t>
      </w:r>
      <w:commentRangeEnd w:id="919"/>
      <w:r w:rsidR="00096252">
        <w:rPr>
          <w:rStyle w:val="CommentReference"/>
        </w:rPr>
        <w:commentReference w:id="919"/>
      </w:r>
      <w:commentRangeEnd w:id="920"/>
      <w:r w:rsidR="00531177">
        <w:rPr>
          <w:rStyle w:val="CommentReference"/>
        </w:rPr>
        <w:commentReference w:id="920"/>
      </w:r>
      <w:r w:rsidR="006A4F31">
        <w:rPr>
          <w:rFonts w:eastAsiaTheme="minorEastAsia" w:cstheme="minorHAnsi"/>
          <w:sz w:val="24"/>
          <w:szCs w:val="24"/>
        </w:rPr>
        <w:t xml:space="preserve">, leading to a 2.2% change. Overall, comparisons of low-respiration to high-respiration scenarios resulted in similar percent changes in daily C balance; however, the variation was consistently larger under high-respiration across all variables measured. </w:t>
      </w:r>
      <w:r w:rsidR="00DB39CD">
        <w:rPr>
          <w:rFonts w:eastAsiaTheme="minorEastAsia" w:cstheme="minorHAnsi"/>
          <w:sz w:val="24"/>
          <w:szCs w:val="24"/>
        </w:rPr>
        <w:t xml:space="preserve">Similar trends were found when comparing differences in daily photosynthesis and A/R. </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706F7DD2"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0E4716">
        <w:rPr>
          <w:rFonts w:eastAsiaTheme="minorEastAsia" w:cstheme="minorHAnsi"/>
          <w:sz w:val="24"/>
          <w:szCs w:val="24"/>
          <w:lang w:val="en-CA"/>
        </w:rPr>
        <w:t>may appear negligible based on the parameter</w:t>
      </w:r>
      <w:r w:rsidR="00DE701F">
        <w:rPr>
          <w:rFonts w:eastAsiaTheme="minorEastAsia" w:cstheme="minorHAnsi"/>
          <w:sz w:val="24"/>
          <w:szCs w:val="24"/>
          <w:lang w:val="en-CA"/>
        </w:rPr>
        <w:t xml:space="preserve"> outputs</w:t>
      </w:r>
      <w:r w:rsidR="00AC2BBB">
        <w:rPr>
          <w:rFonts w:eastAsiaTheme="minorEastAsia" w:cstheme="minorHAnsi"/>
          <w:sz w:val="24"/>
          <w:szCs w:val="24"/>
          <w:lang w:val="en-CA"/>
        </w:rPr>
        <w:t xml:space="preserve">. However </w:t>
      </w:r>
      <w:r w:rsidR="000E4716">
        <w:rPr>
          <w:rFonts w:eastAsiaTheme="minorEastAsia" w:cstheme="minorHAnsi"/>
          <w:sz w:val="24"/>
          <w:szCs w:val="24"/>
          <w:lang w:val="en-CA"/>
        </w:rPr>
        <w:t>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r w:rsidR="00FE7FF8" w:rsidRPr="005C3801">
        <w:rPr>
          <w:rFonts w:eastAsiaTheme="minorEastAsia" w:cstheme="minorHAnsi"/>
          <w:sz w:val="24"/>
          <w:szCs w:val="24"/>
          <w:lang w:val="en-CA"/>
        </w:rPr>
        <w:t xml:space="preserve"> </w:t>
      </w:r>
      <w:del w:id="921" w:author="Joseph Stinziano" w:date="2020-03-25T08:25:00Z">
        <w:r w:rsidR="00F44E11" w:rsidDel="00531177">
          <w:rPr>
            <w:rFonts w:eastAsiaTheme="minorEastAsia" w:cstheme="minorHAnsi"/>
            <w:sz w:val="24"/>
            <w:szCs w:val="24"/>
            <w:lang w:val="en-CA"/>
          </w:rPr>
          <w:delText>A growing body of literature</w:delText>
        </w:r>
        <w:r w:rsidR="00BA5007" w:rsidDel="00531177">
          <w:rPr>
            <w:rFonts w:eastAsiaTheme="minorEastAsia" w:cstheme="minorHAnsi"/>
            <w:sz w:val="24"/>
            <w:szCs w:val="24"/>
            <w:lang w:val="en-CA"/>
          </w:rPr>
          <w:delText xml:space="preserve"> on </w:delText>
        </w:r>
        <w:r w:rsidR="00F44E11" w:rsidDel="00531177">
          <w:rPr>
            <w:rFonts w:eastAsiaTheme="minorEastAsia" w:cstheme="minorHAnsi"/>
            <w:sz w:val="24"/>
            <w:szCs w:val="24"/>
            <w:lang w:val="en-CA"/>
          </w:rPr>
          <w:delText xml:space="preserve">using </w:delText>
        </w:r>
        <w:r w:rsidR="00BA5007" w:rsidDel="00531177">
          <w:rPr>
            <w:rFonts w:eastAsiaTheme="minorEastAsia" w:cstheme="minorHAnsi"/>
            <w:sz w:val="24"/>
            <w:szCs w:val="24"/>
            <w:lang w:val="en-CA"/>
          </w:rPr>
          <w:delText>Optimality</w:delText>
        </w:r>
        <w:r w:rsidR="00F44E11" w:rsidDel="00531177">
          <w:rPr>
            <w:rFonts w:eastAsiaTheme="minorEastAsia" w:cstheme="minorHAnsi"/>
            <w:sz w:val="24"/>
            <w:szCs w:val="24"/>
            <w:lang w:val="en-CA"/>
          </w:rPr>
          <w:delText xml:space="preserve"> Theory for estimating V</w:delText>
        </w:r>
        <w:r w:rsidR="00F44E11" w:rsidDel="00531177">
          <w:rPr>
            <w:rFonts w:eastAsiaTheme="minorEastAsia" w:cstheme="minorHAnsi"/>
            <w:sz w:val="24"/>
            <w:szCs w:val="24"/>
            <w:vertAlign w:val="subscript"/>
            <w:lang w:val="en-CA"/>
          </w:rPr>
          <w:delText>cmax25</w:delText>
        </w:r>
        <w:r w:rsidR="00F44E11" w:rsidDel="00531177">
          <w:rPr>
            <w:rFonts w:eastAsiaTheme="minorEastAsia" w:cstheme="minorHAnsi"/>
            <w:sz w:val="24"/>
            <w:szCs w:val="24"/>
            <w:lang w:val="en-CA"/>
          </w:rPr>
          <w:delText xml:space="preserve"> and J</w:delText>
        </w:r>
        <w:r w:rsidR="00F44E11" w:rsidDel="00531177">
          <w:rPr>
            <w:rFonts w:eastAsiaTheme="minorEastAsia" w:cstheme="minorHAnsi"/>
            <w:sz w:val="24"/>
            <w:szCs w:val="24"/>
            <w:vertAlign w:val="subscript"/>
            <w:lang w:val="en-CA"/>
          </w:rPr>
          <w:delText>max25</w:delText>
        </w:r>
        <w:r w:rsidR="00F44E11" w:rsidDel="00531177">
          <w:rPr>
            <w:rFonts w:eastAsiaTheme="minorEastAsia" w:cstheme="minorHAnsi"/>
            <w:sz w:val="24"/>
            <w:szCs w:val="24"/>
            <w:lang w:val="en-CA"/>
          </w:rPr>
          <w:delText xml:space="preserve"> (Ali et al., 2016; Walker et al., 2017; Smith et al., 2019) still relies on Equation 3 for temperature scaling. Given the impacts we observed, Optimality Theory may be even more successful if the temperature scaling were done </w:delText>
        </w:r>
        <w:r w:rsidR="00F44E11" w:rsidDel="00531177">
          <w:rPr>
            <w:rFonts w:eastAsiaTheme="minorEastAsia" w:cstheme="minorHAnsi"/>
            <w:sz w:val="24"/>
            <w:szCs w:val="24"/>
            <w:lang w:val="en-CA"/>
          </w:rPr>
          <w:lastRenderedPageBreak/>
          <w:delText xml:space="preserve">either with Equation 10, or, </w:delText>
        </w:r>
        <w:commentRangeStart w:id="922"/>
        <w:commentRangeStart w:id="923"/>
        <w:r w:rsidR="00F44E11" w:rsidDel="00531177">
          <w:rPr>
            <w:rFonts w:eastAsiaTheme="minorEastAsia" w:cstheme="minorHAnsi"/>
            <w:sz w:val="24"/>
            <w:szCs w:val="24"/>
            <w:lang w:val="en-CA"/>
          </w:rPr>
          <w:delText xml:space="preserve">as we recommend, macromolecular rate theory which is </w:delText>
        </w:r>
        <w:r w:rsidR="00AC2BBB" w:rsidDel="00531177">
          <w:rPr>
            <w:rFonts w:eastAsiaTheme="minorEastAsia" w:cstheme="minorHAnsi"/>
            <w:sz w:val="24"/>
            <w:szCs w:val="24"/>
            <w:lang w:val="en-CA"/>
          </w:rPr>
          <w:delText xml:space="preserve">better </w:delText>
        </w:r>
        <w:r w:rsidR="00F44E11" w:rsidDel="00531177">
          <w:rPr>
            <w:rFonts w:eastAsiaTheme="minorEastAsia" w:cstheme="minorHAnsi"/>
            <w:sz w:val="24"/>
            <w:szCs w:val="24"/>
            <w:lang w:val="en-CA"/>
          </w:rPr>
          <w:delText>grounded in thermodynamics</w:delText>
        </w:r>
        <w:commentRangeEnd w:id="922"/>
        <w:r w:rsidR="00513BD2" w:rsidDel="00531177">
          <w:rPr>
            <w:rStyle w:val="CommentReference"/>
          </w:rPr>
          <w:commentReference w:id="922"/>
        </w:r>
      </w:del>
      <w:commentRangeEnd w:id="923"/>
      <w:r w:rsidR="00531177">
        <w:rPr>
          <w:rStyle w:val="CommentReference"/>
        </w:rPr>
        <w:commentReference w:id="923"/>
      </w:r>
      <w:del w:id="924" w:author="Joseph Stinziano" w:date="2020-03-25T08:25:00Z">
        <w:r w:rsidR="00F44E11" w:rsidDel="00531177">
          <w:rPr>
            <w:rFonts w:eastAsiaTheme="minorEastAsia" w:cstheme="minorHAnsi"/>
            <w:sz w:val="24"/>
            <w:szCs w:val="24"/>
            <w:lang w:val="en-CA"/>
          </w:rPr>
          <w:delText xml:space="preserve"> (e.g. </w:delText>
        </w:r>
        <w:r w:rsidR="00AC2BBB" w:rsidDel="00531177">
          <w:rPr>
            <w:rFonts w:eastAsiaTheme="minorEastAsia" w:cstheme="minorHAnsi"/>
            <w:sz w:val="24"/>
            <w:szCs w:val="24"/>
            <w:lang w:val="en-CA"/>
          </w:rPr>
          <w:delText xml:space="preserve">Hobbs et al., 2013; </w:delText>
        </w:r>
        <w:r w:rsidR="00F44E11" w:rsidDel="00531177">
          <w:rPr>
            <w:rFonts w:eastAsiaTheme="minorEastAsia" w:cstheme="minorHAnsi"/>
            <w:sz w:val="24"/>
            <w:szCs w:val="24"/>
            <w:lang w:val="en-CA"/>
          </w:rPr>
          <w:delText>Liang et al., 2018).</w:delText>
        </w:r>
      </w:del>
    </w:p>
    <w:p w14:paraId="2DA01BD7" w14:textId="67519519" w:rsidR="00BA5007" w:rsidDel="00531177" w:rsidRDefault="00BA5007" w:rsidP="002B0AA8">
      <w:pPr>
        <w:spacing w:after="0" w:line="360" w:lineRule="auto"/>
        <w:rPr>
          <w:del w:id="925" w:author="Joseph Stinziano" w:date="2020-03-25T08:26:00Z"/>
          <w:rFonts w:eastAsiaTheme="minorEastAsia" w:cstheme="minorHAnsi"/>
          <w:sz w:val="24"/>
          <w:szCs w:val="24"/>
          <w:lang w:val="en-CA"/>
        </w:rPr>
      </w:pPr>
    </w:p>
    <w:p w14:paraId="590090A4" w14:textId="0C9CECB4" w:rsidR="002F07D0" w:rsidRPr="005C3801" w:rsidDel="00531177" w:rsidRDefault="00FE7FF8" w:rsidP="002B0AA8">
      <w:pPr>
        <w:spacing w:after="0" w:line="360" w:lineRule="auto"/>
        <w:rPr>
          <w:del w:id="926" w:author="Joseph Stinziano" w:date="2020-03-25T08:26:00Z"/>
          <w:rFonts w:eastAsiaTheme="minorEastAsia" w:cstheme="minorHAnsi"/>
          <w:sz w:val="24"/>
          <w:szCs w:val="24"/>
          <w:lang w:val="en-CA"/>
        </w:rPr>
      </w:pPr>
      <w:commentRangeStart w:id="927"/>
      <w:commentRangeStart w:id="928"/>
      <w:del w:id="929" w:author="Joseph Stinziano" w:date="2020-03-25T08:26:00Z">
        <w:r w:rsidRPr="005C3801" w:rsidDel="00531177">
          <w:rPr>
            <w:rFonts w:eastAsiaTheme="minorEastAsia" w:cstheme="minorHAnsi"/>
            <w:sz w:val="24"/>
            <w:szCs w:val="24"/>
            <w:lang w:val="en-CA"/>
          </w:rPr>
          <w:delText xml:space="preserve">Since Equation </w:delText>
        </w:r>
        <w:r w:rsidR="007609D4" w:rsidDel="00531177">
          <w:rPr>
            <w:rFonts w:eastAsiaTheme="minorEastAsia" w:cstheme="minorHAnsi"/>
            <w:sz w:val="24"/>
            <w:szCs w:val="24"/>
            <w:lang w:val="en-CA"/>
          </w:rPr>
          <w:delText>3</w:delText>
        </w:r>
        <w:r w:rsidR="007609D4"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is incorrect, there are three arguments </w:delText>
        </w:r>
        <w:r w:rsidR="00AC2BBB" w:rsidDel="00531177">
          <w:rPr>
            <w:rFonts w:eastAsiaTheme="minorEastAsia" w:cstheme="minorHAnsi"/>
            <w:sz w:val="24"/>
            <w:szCs w:val="24"/>
            <w:lang w:val="en-CA"/>
          </w:rPr>
          <w:delText>to support</w:delText>
        </w:r>
        <w:r w:rsidR="00AC2BBB"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moving beyond the modified Arrhenius paradigm: 1)</w:delText>
        </w:r>
        <w:r w:rsidR="00247F8E" w:rsidRPr="005C3801" w:rsidDel="00531177">
          <w:rPr>
            <w:rFonts w:eastAsiaTheme="minorEastAsia" w:cstheme="minorHAnsi"/>
            <w:sz w:val="24"/>
            <w:szCs w:val="24"/>
            <w:lang w:val="en-CA"/>
          </w:rPr>
          <w:delText xml:space="preserve"> there are new approaches to modeling biological temperature responses that are </w:delText>
        </w:r>
        <w:r w:rsidR="000E4716" w:rsidRPr="005C3801" w:rsidDel="00531177">
          <w:rPr>
            <w:rFonts w:eastAsiaTheme="minorEastAsia" w:cstheme="minorHAnsi"/>
            <w:sz w:val="24"/>
            <w:szCs w:val="24"/>
            <w:lang w:val="en-CA"/>
          </w:rPr>
          <w:delText>better</w:delText>
        </w:r>
        <w:r w:rsidR="000E4716"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grounded in thermodynamics (e.g. Macromolecular Rate Theory; Hobbs et al., 2013; Liang et al., 2018)</w:delText>
        </w:r>
        <w:r w:rsidRPr="005C3801"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2)</w:delText>
        </w:r>
        <w:r w:rsidR="00247F8E" w:rsidRPr="005C3801" w:rsidDel="00531177">
          <w:rPr>
            <w:rFonts w:eastAsiaTheme="minorEastAsia" w:cstheme="minorHAnsi"/>
            <w:sz w:val="24"/>
            <w:szCs w:val="24"/>
            <w:lang w:val="en-CA"/>
          </w:rPr>
          <w:delText xml:space="preserve"> </w:delText>
        </w:r>
        <w:r w:rsidR="00E03E76" w:rsidRPr="005C3801" w:rsidDel="00531177">
          <w:rPr>
            <w:rFonts w:eastAsiaTheme="minorEastAsia" w:cstheme="minorHAnsi"/>
            <w:sz w:val="24"/>
            <w:szCs w:val="24"/>
            <w:lang w:val="en-CA"/>
          </w:rPr>
          <w:delText xml:space="preserve">uncertainties in model outputs </w:delText>
        </w:r>
        <w:r w:rsidRPr="005C3801" w:rsidDel="00531177">
          <w:rPr>
            <w:rFonts w:eastAsiaTheme="minorEastAsia" w:cstheme="minorHAnsi"/>
            <w:sz w:val="24"/>
            <w:szCs w:val="24"/>
            <w:lang w:val="en-CA"/>
          </w:rPr>
          <w:delText>may accumulate</w:delText>
        </w:r>
        <w:r w:rsidR="00E03E76" w:rsidRPr="005C3801" w:rsidDel="00531177">
          <w:rPr>
            <w:rFonts w:eastAsiaTheme="minorEastAsia" w:cstheme="minorHAnsi"/>
            <w:sz w:val="24"/>
            <w:szCs w:val="24"/>
            <w:lang w:val="en-CA"/>
          </w:rPr>
          <w:delText xml:space="preserve"> due to the missing term</w:delText>
        </w:r>
        <w:r w:rsidRPr="005C3801" w:rsidDel="00531177">
          <w:rPr>
            <w:rFonts w:eastAsiaTheme="minorEastAsia" w:cstheme="minorHAnsi"/>
            <w:sz w:val="24"/>
            <w:szCs w:val="24"/>
            <w:lang w:val="en-CA"/>
          </w:rPr>
          <w:delText xml:space="preserve"> across large spatial and temporal scales</w:delText>
        </w:r>
        <w:r w:rsidR="00E03E76" w:rsidRPr="005C3801" w:rsidDel="00531177">
          <w:rPr>
            <w:rFonts w:eastAsiaTheme="minorEastAsia" w:cstheme="minorHAnsi"/>
            <w:sz w:val="24"/>
            <w:szCs w:val="24"/>
            <w:lang w:val="en-CA"/>
          </w:rPr>
          <w:delText>,</w:delText>
        </w:r>
        <w:r w:rsidRPr="005C3801" w:rsidDel="00531177">
          <w:rPr>
            <w:rFonts w:eastAsiaTheme="minorEastAsia" w:cstheme="minorHAnsi"/>
            <w:sz w:val="24"/>
            <w:szCs w:val="24"/>
            <w:lang w:val="en-CA"/>
          </w:rPr>
          <w:delText xml:space="preserve"> and 3) the modified Arrhenius model as implemented is categorically incorrect due to a missing term.</w:delText>
        </w:r>
        <w:r w:rsidR="00E03E76"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Therefore, we </w:delText>
        </w:r>
        <w:r w:rsidR="00DE701F" w:rsidDel="00531177">
          <w:rPr>
            <w:rFonts w:eastAsiaTheme="minorEastAsia" w:cstheme="minorHAnsi"/>
            <w:sz w:val="24"/>
            <w:szCs w:val="24"/>
            <w:lang w:val="en-CA"/>
          </w:rPr>
          <w:delText>conclude</w:delText>
        </w:r>
        <w:r w:rsidR="00DE701F"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that future modeling efforts should move beyond this incorrect paradigm.</w:delText>
        </w:r>
        <w:commentRangeEnd w:id="927"/>
        <w:r w:rsidR="00702843" w:rsidDel="00531177">
          <w:rPr>
            <w:rStyle w:val="CommentReference"/>
          </w:rPr>
          <w:commentReference w:id="927"/>
        </w:r>
      </w:del>
      <w:commentRangeEnd w:id="928"/>
      <w:r w:rsidR="00531177">
        <w:rPr>
          <w:rStyle w:val="CommentReference"/>
        </w:rPr>
        <w:commentReference w:id="928"/>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A662611" w:rsidR="006E15F2"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1C76B282" w14:textId="1B2DBAFA" w:rsidR="00A80C88" w:rsidRPr="007039BC" w:rsidRDefault="00A80C88" w:rsidP="002B0AA8">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A version of this manuscript was posted on bioRxiv (</w:t>
      </w:r>
      <w:r w:rsidR="007039BC" w:rsidRPr="007039BC">
        <w:rPr>
          <w:rFonts w:eastAsiaTheme="minorEastAsia" w:cstheme="minorHAnsi"/>
          <w:sz w:val="24"/>
          <w:szCs w:val="24"/>
          <w:lang w:val="en-CA"/>
        </w:rPr>
        <w:t xml:space="preserve">manuscript ID: </w:t>
      </w:r>
      <w:r w:rsidR="007039BC" w:rsidRPr="007039BC">
        <w:t>BIORXIV/2020/921973</w:t>
      </w:r>
      <w:r w:rsidRPr="007039BC">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1EB09B4A" w:rsidR="00F44E11" w:rsidRDefault="00F44E11" w:rsidP="002B0AA8">
      <w:pPr>
        <w:spacing w:after="0" w:line="360" w:lineRule="auto"/>
        <w:ind w:left="567" w:hanging="567"/>
        <w:rPr>
          <w:rFonts w:cstheme="minorHAnsi"/>
          <w:sz w:val="24"/>
          <w:szCs w:val="24"/>
          <w:lang w:val="en-CA"/>
        </w:rPr>
      </w:pPr>
      <w:r>
        <w:rPr>
          <w:rFonts w:cstheme="minorHAnsi"/>
          <w:sz w:val="24"/>
          <w:szCs w:val="24"/>
          <w:lang w:val="en-CA"/>
        </w:rPr>
        <w:t xml:space="preserve">Ali AA, Xu C, Rogers A, </w:t>
      </w:r>
      <w:r w:rsidR="007F3EC6">
        <w:rPr>
          <w:rFonts w:cstheme="minorHAnsi"/>
          <w:sz w:val="24"/>
          <w:szCs w:val="24"/>
          <w:lang w:val="en-CA"/>
        </w:rPr>
        <w:t>Fisher RA, Wullschleger SD, Massoud EC, Vrugt JA, Muss JD, et al. 2016. A global scale mechanistic model of photosynthetic capacity (LUNA V1.0). Geoscientific Model Development 9:587-606.</w:t>
      </w:r>
    </w:p>
    <w:p w14:paraId="74CCF87F" w14:textId="09853516"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Amthor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Atkin OK, Tjoelker MG. 2003. Thermal acclimation and the dynamic response of plant respiration to temperature. Trends in Plant Science 8:343-351.</w:t>
      </w:r>
    </w:p>
    <w:p w14:paraId="1621B3B8" w14:textId="1164DF7C" w:rsidR="00AD7D0E" w:rsidRPr="00AD7D0E" w:rsidRDefault="00AD7D0E" w:rsidP="002B0AA8">
      <w:pPr>
        <w:spacing w:after="0" w:line="360" w:lineRule="auto"/>
        <w:ind w:left="567" w:hanging="567"/>
        <w:rPr>
          <w:rFonts w:cstheme="minorHAnsi"/>
          <w:sz w:val="24"/>
          <w:szCs w:val="24"/>
          <w:lang w:val="en-CA"/>
        </w:rPr>
      </w:pPr>
      <w:r>
        <w:rPr>
          <w:rFonts w:cstheme="minorHAnsi"/>
          <w:sz w:val="24"/>
          <w:szCs w:val="24"/>
          <w:lang w:val="en-CA"/>
        </w:rPr>
        <w:t xml:space="preserve">Ayub G, Smith RA, Tissue DT, Atkin OK. 2011. Impacts of drought on leaf respiration in darkness and light in </w:t>
      </w:r>
      <w:r>
        <w:rPr>
          <w:rFonts w:cstheme="minorHAnsi"/>
          <w:i/>
          <w:sz w:val="24"/>
          <w:szCs w:val="24"/>
          <w:lang w:val="en-CA"/>
        </w:rPr>
        <w:t>Eucalyptus saligna</w:t>
      </w:r>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Phytologist 190: 1003-1018.</w:t>
      </w:r>
    </w:p>
    <w:p w14:paraId="0D87D585" w14:textId="4E871D97" w:rsidR="00AC2BBB" w:rsidRDefault="00AC2BBB" w:rsidP="002B0AA8">
      <w:pPr>
        <w:spacing w:after="0" w:line="360" w:lineRule="auto"/>
        <w:ind w:left="567" w:hanging="567"/>
        <w:rPr>
          <w:rFonts w:cstheme="minorHAnsi"/>
          <w:sz w:val="24"/>
          <w:szCs w:val="24"/>
          <w:lang w:val="en-CA"/>
        </w:rPr>
      </w:pPr>
      <w:r>
        <w:rPr>
          <w:rFonts w:cstheme="minorHAnsi"/>
          <w:sz w:val="24"/>
          <w:szCs w:val="24"/>
          <w:lang w:val="en-CA"/>
        </w:rPr>
        <w:lastRenderedPageBreak/>
        <w:t>Bernacchi CJ, Singsaas EL, Pimentel C, Portis Jr AR, Long SP. 2001. Improved temperature response functions for models of rubisco-limited photosynthesis. Plant Cell and Environment 24:253-259.</w:t>
      </w:r>
    </w:p>
    <w:p w14:paraId="6A664BBD" w14:textId="1050F9B2"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Ciais P, Sabine C, Bala G, Bopp L, Brovkin V, Canadell J, Chhabra A, DeFries R, Galloway J, Heimann M. 2013. Carbon and Other Biogeochemical Cycles. In: Heinze C, Tans P, Vesala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r w:rsidRPr="005C3801">
        <w:rPr>
          <w:rFonts w:cstheme="minorHAnsi"/>
          <w:sz w:val="24"/>
          <w:szCs w:val="24"/>
          <w:lang w:val="en-CA"/>
        </w:rPr>
        <w:t>Duursma RA, Medlyn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r w:rsidRPr="005C3801">
        <w:rPr>
          <w:rFonts w:cstheme="minorHAnsi"/>
          <w:sz w:val="24"/>
          <w:szCs w:val="24"/>
          <w:lang w:val="en-CA"/>
        </w:rPr>
        <w:t xml:space="preserve">Elzhov TV, Mullen KM, Spiess A-N, Bolker B. 2016. minpack.lm: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Heskel MA, O’Sullivan OS, Reich PB, Tjoelker MG, Weerasinghe LK, Penillard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Jensen JLWV. 1906. Sur les fonctions convexes et les inégalités entre les valeurs moyennes.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Kattge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lastRenderedPageBreak/>
        <w:t>Kruse J, Hopmans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Kumarathunge DP, Medlyn BE, Drake JE, Tjoelker MG, Aspinwall MJ, Battaglia M, Cano FJ, Carter KR, Molly AC, Lucas AC, et al. 2019. Acclimation and adaptation components of the temperature dependence of plant photosynthesis at the global scale. New Phytologist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Kumarathunge DP, Medlyn BE, Drake JE, Tjoelker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doi: 10.6084/m9.figshare.7283567.v1.</w:t>
      </w:r>
    </w:p>
    <w:p w14:paraId="152BB1D1" w14:textId="01D4D34B" w:rsidR="00DE428A"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Liang LL, Arcus VL, Heskel MA, O’Sullivan OS, Weerasinghe LK, Creek D, Egerton JJG, et al. 2018. Macromolecular rate theory (MMRT) provides a thermodynamics rationale to underpin the convergent temperature response in plant leaf respiration. Global Change Biology 24:1538-1547.</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Medlyn BE, Duursma RA, Eamus D, Ellsworth DS, Prentice IC, Barton CVM, Crous KY, et al. 2011. Reconciling the optimal and empirical approaches to modelling stomatal conductance. Global Change Biology 17:2134-2144.</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Medlyn BE, Dreyer E, Ellsworth D, Forstreuter M, Harley PC, Kirschbaum MUF, Le Roux X, et al. 2002. Temperature responses of parameters of a biochemically based model of photosynthesis. II. A review of experimental data. Plant, Cell &amp; Environment 25:1167-1179.</w:t>
      </w:r>
    </w:p>
    <w:p w14:paraId="35C17CC2" w14:textId="6DD270E3" w:rsidR="000F3F0D"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Rogers A, Medlyn BE, Dukes JS, Bonan G, von Caemmerer S, Dietze MC, Kattge J, et al. 2017. A roadmap for improving the representation of photosynthesis in Earth system models. New Phytologist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4D8BF7F5" w:rsid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lastRenderedPageBreak/>
        <w:t>Smith NG, Keenan TF, Prentice IC, Wang H, Wright IJ, Niinemets Ü, Crous KY, Domingues TF, et al. 2019. Global photosynthetic capacity is optimized to the environment. Ecology Letters 22:506-517.</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Murphy BK. 2020. arrhenius.comparison: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Way DA. 2017. Autumn photosynthetic decline and growth cessation in seedlings of white spruce are decoupled under warming and photoperiod manipulations. Plant, Cell and Environment 40:1296-1316.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Stinziano JR, Way DA, Bauerle WL. 2018. Improving models of photosynthetic thermal acclimation: which parameters are most important and how many should be modified? Global Change Biology 24:1580-1598.</w:t>
      </w:r>
    </w:p>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Stinziano JR, Bauerle WL, Way DA. 2019. Modelled net carbon gain responses to climate change in boreal trees: impacts of photosynthetic parameter selection and acclimation. Global Change Biology 25:1445-1465.</w:t>
      </w:r>
    </w:p>
    <w:p w14:paraId="4B6A4391" w14:textId="4AED5C9A" w:rsidR="007F3EC6" w:rsidRP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Walker AP, Quaife T, van Bodegom PM, De Kauwe MG, Keenan TF, Joiner J, Lomas MR, MacBean, et al. 2017. The impact of alternative trait-scaling hypotheses for the maximum photosynthetic carboxylation rate (V</w:t>
      </w:r>
      <w:r>
        <w:rPr>
          <w:rFonts w:eastAsiaTheme="minorEastAsia" w:cstheme="minorHAnsi"/>
          <w:sz w:val="24"/>
          <w:szCs w:val="24"/>
          <w:vertAlign w:val="subscript"/>
          <w:lang w:val="en-CA"/>
        </w:rPr>
        <w:t>cmax</w:t>
      </w:r>
      <w:r>
        <w:rPr>
          <w:rFonts w:eastAsiaTheme="minorEastAsia" w:cstheme="minorHAnsi"/>
          <w:sz w:val="24"/>
          <w:szCs w:val="24"/>
          <w:lang w:val="en-CA"/>
        </w:rPr>
        <w:t>) on global gross primary production. New Phytologist 215:1370-1386.</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Way DA, Yamori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Weger HG, Guy RD. 1991. Cytochrome and alternative pathway respiration in white spruce (</w:t>
      </w:r>
      <w:r>
        <w:rPr>
          <w:rFonts w:eastAsiaTheme="minorEastAsia" w:cstheme="minorHAnsi"/>
          <w:i/>
          <w:iCs/>
          <w:sz w:val="24"/>
          <w:szCs w:val="24"/>
          <w:lang w:val="en-CA"/>
        </w:rPr>
        <w:t>Picea glauca</w:t>
      </w:r>
      <w:r>
        <w:rPr>
          <w:rFonts w:eastAsiaTheme="minorEastAsia" w:cstheme="minorHAnsi"/>
          <w:sz w:val="24"/>
          <w:szCs w:val="24"/>
          <w:lang w:val="en-CA"/>
        </w:rPr>
        <w:t>) roots. Effects of growth and measurement temperature. Physiologia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7FCCECD5" w14:textId="3ED48EAD"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{arrhenius.comparison}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Set working directory in R to the directory that holds the arrhenius.comparison.tar.gz file using setwd()</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t>install.package</w:t>
      </w:r>
      <w:r w:rsidR="00D03886">
        <w:rPr>
          <w:rFonts w:eastAsiaTheme="minorEastAsia" w:cstheme="minorHAnsi"/>
          <w:sz w:val="24"/>
          <w:szCs w:val="24"/>
          <w:lang w:val="en-CA"/>
        </w:rPr>
        <w:t>s</w:t>
      </w:r>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library(arrhenius.comparison)</w:t>
      </w:r>
    </w:p>
    <w:sectPr w:rsidR="00C32518" w:rsidRPr="00546700"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dget Kathleen Murphy" w:date="2020-03-13T12:07:00Z" w:initials="BKM">
    <w:p w14:paraId="137CD7C7" w14:textId="79D85A09" w:rsidR="00C5142C" w:rsidRDefault="00C5142C" w:rsidP="00603FB1">
      <w:r>
        <w:rPr>
          <w:rStyle w:val="CommentReference"/>
        </w:rPr>
        <w:annotationRef/>
      </w:r>
      <w:r>
        <w:t xml:space="preserve">Reviewer 1: </w:t>
      </w:r>
    </w:p>
    <w:p w14:paraId="2C875B4E" w14:textId="77777777" w:rsidR="00C5142C" w:rsidRDefault="00C5142C" w:rsidP="00603FB1">
      <w:pPr>
        <w:rPr>
          <w:rFonts w:ascii="Segoe UI" w:eastAsia="Times New Roman" w:hAnsi="Segoe UI" w:cs="Segoe UI"/>
          <w:color w:val="201F1E"/>
          <w:shd w:val="clear" w:color="auto" w:fill="FFFFFF"/>
          <w:lang w:val="en-CA"/>
        </w:rPr>
      </w:pPr>
    </w:p>
    <w:p w14:paraId="547CD7DB" w14:textId="376EB0F4" w:rsidR="00C5142C" w:rsidRPr="00603FB1" w:rsidRDefault="00C5142C"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 derivation error that affects leaf carbon balance models exists in the current implementation of the Johnson et al. (1942) modified Arrhenius function"</w:t>
      </w:r>
    </w:p>
    <w:p w14:paraId="3EBBAC52" w14:textId="194588A4" w:rsidR="00C5142C" w:rsidRDefault="00C5142C">
      <w:pPr>
        <w:pStyle w:val="CommentText"/>
      </w:pPr>
      <w:r>
        <w:t xml:space="preserve"> </w:t>
      </w:r>
    </w:p>
  </w:comment>
  <w:comment w:id="1" w:author="Joseph Stinziano" w:date="2020-03-25T08:10:00Z" w:initials="JS">
    <w:p w14:paraId="4869943C" w14:textId="1158B8B9" w:rsidR="00C5142C" w:rsidRDefault="00C5142C">
      <w:pPr>
        <w:pStyle w:val="CommentText"/>
      </w:pPr>
      <w:r>
        <w:rPr>
          <w:rStyle w:val="CommentReference"/>
        </w:rPr>
        <w:annotationRef/>
      </w:r>
      <w:r>
        <w:t>Done!</w:t>
      </w:r>
    </w:p>
  </w:comment>
  <w:comment w:id="4" w:author="Bridget Kathleen Murphy" w:date="2020-03-13T12:38:00Z" w:initials="BKM">
    <w:p w14:paraId="41FB7872" w14:textId="6FD75763"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1E2B8BDC" w14:textId="77777777" w:rsidR="00C5142C" w:rsidRDefault="00C5142C" w:rsidP="005B6359">
      <w:pPr>
        <w:rPr>
          <w:rFonts w:ascii="Segoe UI" w:eastAsia="Times New Roman" w:hAnsi="Segoe UI" w:cs="Segoe UI"/>
          <w:color w:val="201F1E"/>
          <w:shd w:val="clear" w:color="auto" w:fill="FFFFFF"/>
          <w:lang w:val="en-CA"/>
        </w:rPr>
      </w:pPr>
    </w:p>
    <w:p w14:paraId="2DC8591A" w14:textId="3CAE922E"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clarify that this is photosynthetic "capacity"</w:t>
      </w:r>
    </w:p>
  </w:comment>
  <w:comment w:id="5" w:author="Joseph Stinziano" w:date="2020-03-25T08:10:00Z" w:initials="JS">
    <w:p w14:paraId="586FFD13" w14:textId="58A22F93" w:rsidR="00C5142C" w:rsidRDefault="00C5142C">
      <w:pPr>
        <w:pStyle w:val="CommentText"/>
      </w:pPr>
      <w:r>
        <w:rPr>
          <w:rStyle w:val="CommentReference"/>
        </w:rPr>
        <w:annotationRef/>
      </w:r>
      <w:r>
        <w:t>Done!</w:t>
      </w:r>
    </w:p>
  </w:comment>
  <w:comment w:id="9" w:author="Bridget Kathleen Murphy" w:date="2020-03-13T12:34:00Z" w:initials="BKM">
    <w:p w14:paraId="5EF187C1" w14:textId="2B0B47A2" w:rsidR="00C5142C" w:rsidRDefault="00C5142C">
      <w:pPr>
        <w:pStyle w:val="CommentText"/>
      </w:pPr>
      <w:r>
        <w:rPr>
          <w:rStyle w:val="CommentReference"/>
        </w:rPr>
        <w:annotationRef/>
      </w:r>
      <w:r>
        <w:t>Reviewer 2:</w:t>
      </w:r>
    </w:p>
    <w:p w14:paraId="43FADA84" w14:textId="77777777" w:rsidR="00C5142C" w:rsidRDefault="00C5142C">
      <w:pPr>
        <w:pStyle w:val="CommentText"/>
      </w:pPr>
    </w:p>
    <w:p w14:paraId="79526D15" w14:textId="77777777"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The point made in the last paragraph of the abstract (L 31-32) was only briefly mentioned in the discussion of the manuscript. It is clear from the study that the revised derivation of the modified Arrhenius model should be used. However, it was not entirely clear why the paradigm should not be used at all (or why the MMRT should be preferred). I think the authors have room to further argue this point, but it seems somewhat tangential to the main goal of the study. As it's currently written, this section distracts more than it adds.</w:t>
      </w:r>
    </w:p>
    <w:p w14:paraId="68D9D365" w14:textId="72F1DEBC" w:rsidR="00C5142C" w:rsidRDefault="00C5142C">
      <w:pPr>
        <w:pStyle w:val="CommentText"/>
      </w:pPr>
    </w:p>
  </w:comment>
  <w:comment w:id="10" w:author="Joseph Stinziano" w:date="2020-03-25T08:27:00Z" w:initials="JS">
    <w:p w14:paraId="63B45F40" w14:textId="43920403" w:rsidR="00C5142C" w:rsidRDefault="00C5142C">
      <w:pPr>
        <w:pStyle w:val="CommentText"/>
      </w:pPr>
      <w:r>
        <w:rPr>
          <w:rStyle w:val="CommentReference"/>
        </w:rPr>
        <w:annotationRef/>
      </w:r>
      <w:r>
        <w:t>We have since removed all references to moving beyond the modified Arrhenius paradigm</w:t>
      </w:r>
    </w:p>
  </w:comment>
  <w:comment w:id="12" w:author="Bridget Kathleen Murphy" w:date="2020-03-13T12:39:00Z" w:initials="BKM">
    <w:p w14:paraId="51A8B800" w14:textId="030A51F0"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47652939" w14:textId="77777777" w:rsidR="00C5142C" w:rsidRDefault="00C5142C" w:rsidP="005B6359">
      <w:pPr>
        <w:rPr>
          <w:rFonts w:ascii="Segoe UI" w:eastAsia="Times New Roman" w:hAnsi="Segoe UI" w:cs="Segoe UI"/>
          <w:color w:val="201F1E"/>
          <w:shd w:val="clear" w:color="auto" w:fill="FFFFFF"/>
          <w:lang w:val="en-CA"/>
        </w:rPr>
      </w:pPr>
    </w:p>
    <w:p w14:paraId="51C3827F" w14:textId="5B117292"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Removing from what and releasing to what?</w:t>
      </w:r>
    </w:p>
  </w:comment>
  <w:comment w:id="13" w:author="Joseph Stinziano" w:date="2020-03-25T08:10:00Z" w:initials="JS">
    <w:p w14:paraId="5D964492" w14:textId="42631C09" w:rsidR="00C5142C" w:rsidRDefault="00C5142C">
      <w:pPr>
        <w:pStyle w:val="CommentText"/>
      </w:pPr>
      <w:r>
        <w:rPr>
          <w:rStyle w:val="CommentReference"/>
        </w:rPr>
        <w:annotationRef/>
      </w:r>
      <w:r>
        <w:t>Done! Removing from the atmosphere and releasing back to the atmosphere</w:t>
      </w:r>
    </w:p>
  </w:comment>
  <w:comment w:id="20" w:author="Bridget Kathleen Murphy" w:date="2020-03-13T12:39:00Z" w:initials="BKM">
    <w:p w14:paraId="5DB8C359" w14:textId="762780C3"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540C971" w14:textId="77777777" w:rsidR="00C5142C" w:rsidRDefault="00C5142C" w:rsidP="005B6359">
      <w:pPr>
        <w:rPr>
          <w:rFonts w:ascii="Segoe UI" w:eastAsia="Times New Roman" w:hAnsi="Segoe UI" w:cs="Segoe UI"/>
          <w:color w:val="201F1E"/>
          <w:shd w:val="clear" w:color="auto" w:fill="FFFFFF"/>
          <w:lang w:val="en-CA"/>
        </w:rPr>
      </w:pPr>
    </w:p>
    <w:p w14:paraId="180CEDA9" w14:textId="6CFF9D41"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statement could use a citation.</w:t>
      </w:r>
    </w:p>
  </w:comment>
  <w:comment w:id="34" w:author="Bridget Kathleen Murphy" w:date="2020-03-13T12:42:00Z" w:initials="BKM">
    <w:p w14:paraId="55E343DD" w14:textId="63C14D65"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7ED74B09" w14:textId="77777777" w:rsidR="00C5142C" w:rsidRDefault="00C5142C" w:rsidP="005B6359">
      <w:pPr>
        <w:rPr>
          <w:rFonts w:ascii="Segoe UI" w:eastAsia="Times New Roman" w:hAnsi="Segoe UI" w:cs="Segoe UI"/>
          <w:color w:val="201F1E"/>
          <w:shd w:val="clear" w:color="auto" w:fill="FFFFFF"/>
          <w:lang w:val="en-CA"/>
        </w:rPr>
      </w:pPr>
    </w:p>
    <w:p w14:paraId="3EBB53E0" w14:textId="4425F290"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suggest adding "or equivalently" here.</w:t>
      </w:r>
    </w:p>
  </w:comment>
  <w:comment w:id="35" w:author="Joseph Stinziano" w:date="2020-03-25T08:11:00Z" w:initials="JS">
    <w:p w14:paraId="09F1AD39" w14:textId="227BBCF1" w:rsidR="00C5142C" w:rsidRDefault="00C5142C">
      <w:pPr>
        <w:pStyle w:val="CommentText"/>
      </w:pPr>
      <w:r>
        <w:rPr>
          <w:rStyle w:val="CommentReference"/>
        </w:rPr>
        <w:annotationRef/>
      </w:r>
      <w:r>
        <w:t>Done!</w:t>
      </w:r>
    </w:p>
  </w:comment>
  <w:comment w:id="56" w:author="Bridget Kathleen Murphy" w:date="2020-03-13T12:08:00Z" w:initials="BKM">
    <w:p w14:paraId="7BEE5147" w14:textId="77777777" w:rsidR="00C5142C" w:rsidRDefault="00C5142C" w:rsidP="00603FB1">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1: </w:t>
      </w:r>
    </w:p>
    <w:p w14:paraId="2552E809" w14:textId="77777777" w:rsidR="00C5142C" w:rsidRDefault="00C5142C" w:rsidP="00603FB1">
      <w:pPr>
        <w:rPr>
          <w:rFonts w:ascii="Segoe UI" w:eastAsia="Times New Roman" w:hAnsi="Segoe UI" w:cs="Segoe UI"/>
          <w:color w:val="201F1E"/>
          <w:shd w:val="clear" w:color="auto" w:fill="FFFFFF"/>
          <w:lang w:val="en-CA"/>
        </w:rPr>
      </w:pPr>
    </w:p>
    <w:p w14:paraId="6782E338" w14:textId="789C6FF1" w:rsidR="00C5142C" w:rsidRPr="00603FB1" w:rsidRDefault="00C5142C"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at temperature T</w:t>
      </w:r>
    </w:p>
  </w:comment>
  <w:comment w:id="57" w:author="Joseph Stinziano" w:date="2020-03-25T08:11:00Z" w:initials="JS">
    <w:p w14:paraId="15E83729" w14:textId="3B06A306" w:rsidR="00C5142C" w:rsidRDefault="00C5142C">
      <w:pPr>
        <w:pStyle w:val="CommentText"/>
      </w:pPr>
      <w:r>
        <w:rPr>
          <w:rStyle w:val="CommentReference"/>
        </w:rPr>
        <w:annotationRef/>
      </w:r>
      <w:r>
        <w:t>Done!</w:t>
      </w:r>
    </w:p>
  </w:comment>
  <w:comment w:id="109" w:author="Bridget Kathleen Murphy" w:date="2020-03-13T12:43:00Z" w:initials="BKM">
    <w:p w14:paraId="7754962B" w14:textId="77777777" w:rsidR="00C5142C" w:rsidRDefault="00C5142C">
      <w:pPr>
        <w:pStyle w:val="CommentText"/>
      </w:pPr>
      <w:r>
        <w:rPr>
          <w:rStyle w:val="CommentReference"/>
        </w:rPr>
        <w:annotationRef/>
      </w:r>
      <w:r>
        <w:t>Reviwer 2:</w:t>
      </w:r>
    </w:p>
    <w:p w14:paraId="6394731A" w14:textId="77777777" w:rsidR="00C5142C" w:rsidRDefault="00C5142C">
      <w:pPr>
        <w:pStyle w:val="CommentText"/>
      </w:pPr>
    </w:p>
    <w:p w14:paraId="37991976" w14:textId="77777777"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It's unclear what you are trying to say here. Are you saying that equation 3 is used for ACi curve fitting? I would suggest rewording this sentence.</w:t>
      </w:r>
    </w:p>
    <w:p w14:paraId="2ADADF2E" w14:textId="0311F945" w:rsidR="00C5142C" w:rsidRDefault="00C5142C">
      <w:pPr>
        <w:pStyle w:val="CommentText"/>
      </w:pPr>
    </w:p>
  </w:comment>
  <w:comment w:id="110" w:author="Joseph Stinziano" w:date="2020-03-26T08:31:00Z" w:initials="JS">
    <w:p w14:paraId="27781BF6" w14:textId="76B21543" w:rsidR="00C5142C" w:rsidRDefault="00C5142C">
      <w:pPr>
        <w:pStyle w:val="CommentText"/>
      </w:pPr>
      <w:r>
        <w:rPr>
          <w:rStyle w:val="CommentReference"/>
        </w:rPr>
        <w:annotationRef/>
      </w:r>
      <w:r>
        <w:t>We have now reworded the sentence as…</w:t>
      </w:r>
    </w:p>
  </w:comment>
  <w:comment w:id="119" w:author="Bridget Kathleen Murphy" w:date="2020-03-13T12:44:00Z" w:initials="BKM">
    <w:p w14:paraId="620342A4" w14:textId="77777777" w:rsidR="00C5142C" w:rsidRDefault="00C5142C">
      <w:pPr>
        <w:pStyle w:val="CommentText"/>
      </w:pPr>
      <w:r>
        <w:rPr>
          <w:rStyle w:val="CommentReference"/>
        </w:rPr>
        <w:annotationRef/>
      </w:r>
      <w:r>
        <w:t>Reviewer 2:</w:t>
      </w:r>
    </w:p>
    <w:p w14:paraId="225FAC32" w14:textId="77777777" w:rsidR="00C5142C" w:rsidRDefault="00C5142C">
      <w:pPr>
        <w:pStyle w:val="CommentText"/>
      </w:pPr>
    </w:p>
    <w:p w14:paraId="47031330" w14:textId="77777777"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I would change "state of the Earth system" to "carbon cycling" to be more precise.</w:t>
      </w:r>
    </w:p>
    <w:p w14:paraId="02D3403A" w14:textId="3220761B" w:rsidR="00C5142C" w:rsidRDefault="00C5142C">
      <w:pPr>
        <w:pStyle w:val="CommentText"/>
      </w:pPr>
    </w:p>
  </w:comment>
  <w:comment w:id="120" w:author="Joseph Stinziano" w:date="2020-03-25T08:12:00Z" w:initials="JS">
    <w:p w14:paraId="1234071B" w14:textId="497F2A08" w:rsidR="00C5142C" w:rsidRDefault="00C5142C">
      <w:pPr>
        <w:pStyle w:val="CommentText"/>
      </w:pPr>
      <w:r>
        <w:rPr>
          <w:rStyle w:val="CommentReference"/>
        </w:rPr>
        <w:annotationRef/>
      </w:r>
      <w:r>
        <w:t>Done!</w:t>
      </w:r>
    </w:p>
  </w:comment>
  <w:comment w:id="127" w:author="Bridget Kathleen Murphy" w:date="2020-03-13T12:45:00Z" w:initials="BKM">
    <w:p w14:paraId="108B4D42" w14:textId="030FB0AC"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EBAA2B3" w14:textId="77777777" w:rsidR="00C5142C" w:rsidRDefault="00C5142C" w:rsidP="005B6359">
      <w:pPr>
        <w:rPr>
          <w:rFonts w:ascii="Segoe UI" w:eastAsia="Times New Roman" w:hAnsi="Segoe UI" w:cs="Segoe UI"/>
          <w:color w:val="201F1E"/>
          <w:shd w:val="clear" w:color="auto" w:fill="FFFFFF"/>
          <w:lang w:val="en-CA"/>
        </w:rPr>
      </w:pPr>
    </w:p>
    <w:p w14:paraId="0CA09828" w14:textId="54716C8C"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"in calculations covering" is odd phrasing</w:t>
      </w:r>
    </w:p>
  </w:comment>
  <w:comment w:id="128" w:author="Joseph Stinziano" w:date="2020-03-26T08:43:00Z" w:initials="JS">
    <w:p w14:paraId="0BDAE942" w14:textId="6A77C173" w:rsidR="00C5142C" w:rsidRDefault="00C5142C">
      <w:pPr>
        <w:pStyle w:val="CommentText"/>
      </w:pPr>
      <w:r>
        <w:rPr>
          <w:rStyle w:val="CommentReference"/>
        </w:rPr>
        <w:annotationRef/>
      </w:r>
      <w:r>
        <w:t>We have since rephrased this sentence as…</w:t>
      </w:r>
    </w:p>
  </w:comment>
  <w:comment w:id="138" w:author="Bridget Kathleen Murphy" w:date="2020-03-13T12:22:00Z" w:initials="BKM">
    <w:p w14:paraId="7F7C4EDB" w14:textId="24BEDB1F" w:rsidR="00C5142C" w:rsidRDefault="00C5142C"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547B87EC" w14:textId="77777777" w:rsidR="00C5142C" w:rsidRDefault="00C5142C" w:rsidP="00096252">
      <w:pPr>
        <w:rPr>
          <w:rFonts w:ascii="Segoe UI" w:eastAsia="Times New Roman" w:hAnsi="Segoe UI" w:cs="Segoe UI"/>
          <w:color w:val="201F1E"/>
          <w:shd w:val="clear" w:color="auto" w:fill="FFFFFF"/>
          <w:lang w:val="en-CA"/>
        </w:rPr>
      </w:pPr>
    </w:p>
    <w:p w14:paraId="7E398DC6" w14:textId="5B2D5B73" w:rsidR="00C5142C" w:rsidRPr="005B6359" w:rsidRDefault="00C5142C" w:rsidP="005B6359">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The equations, in general: First, the exponential functions with complicated operands should be written out as exp(...) for clarity. Second, the authors should avoid using the "inline" form for the Microsoft Equation Editor equations. The "professional" form is far easier to read. These two issues are particularly bad, for example, in Equation 5.</w:t>
      </w:r>
    </w:p>
  </w:comment>
  <w:comment w:id="139" w:author="Joseph Stinziano" w:date="2020-03-25T12:00:00Z" w:initials="JS">
    <w:p w14:paraId="541E2D00" w14:textId="3BC26F22" w:rsidR="00C5142C" w:rsidRDefault="00C5142C">
      <w:pPr>
        <w:pStyle w:val="CommentText"/>
      </w:pPr>
      <w:r>
        <w:rPr>
          <w:rStyle w:val="CommentReference"/>
        </w:rPr>
        <w:annotationRef/>
      </w:r>
      <w:r>
        <w:t>We have since used exp(…) for clarity and added additional brackets to make the equations clear. See equations XYZ…</w:t>
      </w:r>
    </w:p>
  </w:comment>
  <w:comment w:id="140" w:author="Bridget Kathleen Murphy" w:date="2020-03-13T14:26:00Z" w:initials="BKM">
    <w:p w14:paraId="62E2EF64" w14:textId="77777777" w:rsidR="00C5142C" w:rsidRDefault="00C5142C">
      <w:pPr>
        <w:pStyle w:val="CommentText"/>
      </w:pPr>
      <w:r>
        <w:rPr>
          <w:rStyle w:val="CommentReference"/>
        </w:rPr>
        <w:annotationRef/>
      </w:r>
      <w:r>
        <w:t>Reviewer 3:</w:t>
      </w:r>
    </w:p>
    <w:p w14:paraId="17CDCEB0" w14:textId="77777777" w:rsidR="00C5142C" w:rsidRDefault="00C5142C">
      <w:pPr>
        <w:pStyle w:val="CommentText"/>
      </w:pPr>
    </w:p>
    <w:p w14:paraId="4E9FD188" w14:textId="42BDA2AA" w:rsidR="00C5142C" w:rsidRPr="00702843" w:rsidRDefault="00C5142C"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My main frustration is the complete lack of reference to all the other forms of that Johnson et al., (1942) equation available in literature. A number of alternative functions have been used to model the temperature dependences of photosynthetic capacities; Vcmax and Jmax (see, for example, Harley et al. 1986; Long 1991; Harley et al. 1992; Harley &amp; Baldocchi 1995; Lloyd et al. 1995). However, all these equations are actually just alternative expressions of basic Johnson et al., (1942). There is fundamentally no difference between these functions, and it is not clear the real reason for choosing Medlyn et al., (2002) for this study over the others. I would suggest that the authors should also review all the other forms of that equation and verify how different they all are and what fraction of a percent difference in carbon balance they make</w:t>
      </w:r>
    </w:p>
  </w:comment>
  <w:comment w:id="170" w:author="Bridget Kathleen Murphy" w:date="2020-03-13T14:30:00Z" w:initials="BKM">
    <w:p w14:paraId="0E225BEF" w14:textId="77777777" w:rsidR="00C5142C" w:rsidRDefault="00C5142C">
      <w:pPr>
        <w:pStyle w:val="CommentText"/>
      </w:pPr>
      <w:r>
        <w:rPr>
          <w:rStyle w:val="CommentReference"/>
        </w:rPr>
        <w:annotationRef/>
      </w:r>
      <w:r>
        <w:t>Reviewer 3:</w:t>
      </w:r>
    </w:p>
    <w:p w14:paraId="0A5C03F1" w14:textId="77777777" w:rsidR="00C5142C" w:rsidRDefault="00C5142C">
      <w:pPr>
        <w:pStyle w:val="CommentText"/>
      </w:pPr>
    </w:p>
    <w:p w14:paraId="7C5ACC29" w14:textId="5B7CC0F2" w:rsidR="00C5142C" w:rsidRPr="00702843" w:rsidRDefault="00C5142C"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Correct units of ΔS: J mol-1 K-1 (or kJ mol-1 K-1)</w:t>
      </w:r>
    </w:p>
  </w:comment>
  <w:comment w:id="171" w:author="Joseph Stinziano" w:date="2020-03-25T08:12:00Z" w:initials="JS">
    <w:p w14:paraId="0EB67BDA" w14:textId="766F72D7" w:rsidR="00C5142C" w:rsidRDefault="00C5142C">
      <w:pPr>
        <w:pStyle w:val="CommentText"/>
      </w:pPr>
      <w:r>
        <w:rPr>
          <w:rStyle w:val="CommentReference"/>
        </w:rPr>
        <w:annotationRef/>
      </w:r>
      <w:r>
        <w:t>Thank you for pointing out this oversight – we have since corrected this throughout – see lines X, Y, Z</w:t>
      </w:r>
    </w:p>
  </w:comment>
  <w:comment w:id="173" w:author="Bridget Kathleen Murphy" w:date="2020-03-13T12:47:00Z" w:initials="BKM">
    <w:p w14:paraId="61BD12D7" w14:textId="77777777" w:rsidR="00C5142C" w:rsidRDefault="00C5142C">
      <w:pPr>
        <w:pStyle w:val="CommentText"/>
      </w:pPr>
      <w:r>
        <w:rPr>
          <w:rStyle w:val="CommentReference"/>
        </w:rPr>
        <w:annotationRef/>
      </w:r>
      <w:r>
        <w:t>Reviewer 2:</w:t>
      </w:r>
    </w:p>
    <w:p w14:paraId="70D2B68B" w14:textId="77777777" w:rsidR="00C5142C" w:rsidRDefault="00C5142C">
      <w:pPr>
        <w:pStyle w:val="CommentText"/>
      </w:pPr>
    </w:p>
    <w:p w14:paraId="44CD8B6C" w14:textId="24CE5F78"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While not entirely necessary, it might be nice to briefly state what is being done in each step here.</w:t>
      </w:r>
    </w:p>
  </w:comment>
  <w:comment w:id="174" w:author="Joseph Stinziano" w:date="2020-03-25T08:12:00Z" w:initials="JS">
    <w:p w14:paraId="30336E34" w14:textId="1E92B2F1" w:rsidR="00C5142C" w:rsidRDefault="00C5142C">
      <w:pPr>
        <w:pStyle w:val="CommentText"/>
      </w:pPr>
      <w:r>
        <w:rPr>
          <w:rStyle w:val="CommentReference"/>
        </w:rPr>
        <w:annotationRef/>
      </w:r>
      <w:r>
        <w:t>Done!</w:t>
      </w:r>
    </w:p>
  </w:comment>
  <w:comment w:id="387" w:author="Bridget Kathleen Murphy" w:date="2020-03-13T14:26:00Z" w:initials="BKM">
    <w:p w14:paraId="6B621DCD" w14:textId="77777777" w:rsidR="00C5142C" w:rsidRDefault="00C5142C">
      <w:pPr>
        <w:pStyle w:val="CommentText"/>
      </w:pPr>
      <w:r>
        <w:rPr>
          <w:rStyle w:val="CommentReference"/>
        </w:rPr>
        <w:annotationRef/>
      </w:r>
      <w:r>
        <w:t>Reviewer 3:</w:t>
      </w:r>
    </w:p>
    <w:p w14:paraId="55694E08" w14:textId="77777777" w:rsidR="00C5142C" w:rsidRDefault="00C5142C">
      <w:pPr>
        <w:pStyle w:val="CommentText"/>
      </w:pPr>
    </w:p>
    <w:p w14:paraId="65B332E3" w14:textId="651DA8FF" w:rsidR="00C5142C" w:rsidRPr="00702843" w:rsidRDefault="00C5142C"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In the process of rederivation of the modified Arrhenius function, the authors defined that the term c’’ of the Johnson et al., (1947) as a second derivative of the rate and assumed it as a temperature independent constant (L89). If the rate of a given reaction is temperature dependent, it is not clear how the second derivative is not temperature dependent given the term c’’ is not explicitly defined in Johnson et al., (1942). Hence, it is not clear how the term c’’ cancelled out when relativizing the function to a reference temperature (compare Equations 6 &amp; 7). </w:t>
      </w:r>
    </w:p>
  </w:comment>
  <w:comment w:id="388" w:author="Joseph Stinziano" w:date="2020-03-25T11:58:00Z" w:initials="JS">
    <w:p w14:paraId="09B1AD9F" w14:textId="4C2BAE36" w:rsidR="00C5142C" w:rsidRDefault="00C5142C">
      <w:pPr>
        <w:pStyle w:val="CommentText"/>
      </w:pPr>
      <w:r>
        <w:rPr>
          <w:rStyle w:val="CommentReference"/>
        </w:rPr>
        <w:annotationRef/>
      </w:r>
      <w:r>
        <w:t>Based on our re-reading of the Johnson et al. (1942), and the derivatives (REFS), c’’ is actually a constant based on the mathematical derivation described in the original paper.</w:t>
      </w:r>
    </w:p>
  </w:comment>
  <w:comment w:id="476" w:author="Bridget Kathleen Murphy" w:date="2020-03-13T12:20:00Z" w:initials="BKM">
    <w:p w14:paraId="74D37E7A" w14:textId="51815D0E" w:rsidR="00C5142C" w:rsidRDefault="00C5142C" w:rsidP="00E40AA8">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46B27EA3" w14:textId="77777777" w:rsidR="00C5142C" w:rsidRDefault="00C5142C" w:rsidP="00E40AA8">
      <w:pPr>
        <w:rPr>
          <w:rFonts w:ascii="Segoe UI" w:eastAsia="Times New Roman" w:hAnsi="Segoe UI" w:cs="Segoe UI"/>
          <w:color w:val="201F1E"/>
          <w:shd w:val="clear" w:color="auto" w:fill="FFFFFF"/>
          <w:lang w:val="en-CA"/>
        </w:rPr>
      </w:pPr>
    </w:p>
    <w:p w14:paraId="1F9A2977" w14:textId="3AFF725F" w:rsidR="00C5142C" w:rsidRPr="00E40AA8" w:rsidRDefault="00C5142C" w:rsidP="00E40AA8">
      <w:pPr>
        <w:rPr>
          <w:rFonts w:ascii="Times New Roman" w:eastAsia="Times New Roman" w:hAnsi="Times New Roman" w:cs="Times New Roman"/>
          <w:sz w:val="24"/>
          <w:szCs w:val="24"/>
          <w:lang w:val="en-CA"/>
        </w:rPr>
      </w:pPr>
      <w:r w:rsidRPr="00E40AA8">
        <w:rPr>
          <w:rFonts w:ascii="Segoe UI" w:eastAsia="Times New Roman" w:hAnsi="Segoe UI" w:cs="Segoe UI"/>
          <w:color w:val="201F1E"/>
          <w:shd w:val="clear" w:color="auto" w:fill="FFFFFF"/>
          <w:lang w:val="en-CA"/>
        </w:rPr>
        <w:t>I don't think it's necessary to include the intermediate steps with terms like "DeltaS+-DeltaH" and "298.15—DeltaH". It's also potentially ambiguous to some readers (does "+-" mean "plus or minus", or are the authors including an extraneous plus symbol?)</w:t>
      </w:r>
    </w:p>
    <w:p w14:paraId="39678578" w14:textId="53781C18" w:rsidR="00C5142C" w:rsidRDefault="00C5142C">
      <w:pPr>
        <w:pStyle w:val="CommentText"/>
      </w:pPr>
    </w:p>
  </w:comment>
  <w:comment w:id="477" w:author="Joseph Stinziano" w:date="2020-03-25T12:01:00Z" w:initials="JS">
    <w:p w14:paraId="31CB0EFA" w14:textId="596394A7" w:rsidR="00C5142C" w:rsidRDefault="00C5142C">
      <w:pPr>
        <w:pStyle w:val="CommentText"/>
      </w:pPr>
      <w:r>
        <w:rPr>
          <w:rStyle w:val="CommentReference"/>
        </w:rPr>
        <w:annotationRef/>
      </w:r>
      <w:r>
        <w:t>We have since eliminated the +/- notation due to its ambiguity, however we retain the intermediate steps for clarity.</w:t>
      </w:r>
    </w:p>
  </w:comment>
  <w:comment w:id="632" w:author="Bridget Kathleen Murphy" w:date="2020-03-13T12:47:00Z" w:initials="BKM">
    <w:p w14:paraId="1957FB2B" w14:textId="3833B05C" w:rsidR="00C5142C" w:rsidRDefault="00C5142C">
      <w:pPr>
        <w:pStyle w:val="CommentText"/>
      </w:pPr>
      <w:r>
        <w:rPr>
          <w:rStyle w:val="CommentReference"/>
        </w:rPr>
        <w:annotationRef/>
      </w:r>
      <w:r>
        <w:t>Reviewer 2:</w:t>
      </w:r>
    </w:p>
    <w:p w14:paraId="696D032A" w14:textId="77777777" w:rsidR="00C5142C" w:rsidRDefault="00C5142C">
      <w:pPr>
        <w:pStyle w:val="CommentText"/>
      </w:pPr>
    </w:p>
    <w:p w14:paraId="2745BD37" w14:textId="2A3948F9"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is hard to follow. Could you just explain these in complete sentences?</w:t>
      </w:r>
    </w:p>
  </w:comment>
  <w:comment w:id="633" w:author="Joseph Stinziano" w:date="2020-03-26T08:47:00Z" w:initials="JS">
    <w:p w14:paraId="4BAC2E96" w14:textId="2462728F" w:rsidR="00C5142C" w:rsidRDefault="00C5142C">
      <w:pPr>
        <w:pStyle w:val="CommentText"/>
      </w:pPr>
      <w:r>
        <w:rPr>
          <w:rStyle w:val="CommentReference"/>
        </w:rPr>
        <w:annotationRef/>
      </w:r>
      <w:r>
        <w:t>We apologize for the lack of clarity here. We now have our points in sentence-form.</w:t>
      </w:r>
    </w:p>
  </w:comment>
  <w:comment w:id="643" w:author="Bridget Kathleen Murphy" w:date="2020-03-13T12:23:00Z" w:initials="BKM">
    <w:p w14:paraId="03178F38" w14:textId="41A96F16" w:rsidR="00C5142C" w:rsidRDefault="00C5142C"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148BC066" w14:textId="77777777" w:rsidR="00C5142C" w:rsidRDefault="00C5142C" w:rsidP="00096252">
      <w:pPr>
        <w:rPr>
          <w:rFonts w:ascii="Segoe UI" w:eastAsia="Times New Roman" w:hAnsi="Segoe UI" w:cs="Segoe UI"/>
          <w:color w:val="201F1E"/>
          <w:shd w:val="clear" w:color="auto" w:fill="FFFFFF"/>
          <w:lang w:val="en-CA"/>
        </w:rPr>
      </w:pPr>
    </w:p>
    <w:p w14:paraId="14369588" w14:textId="1C176594" w:rsidR="00C5142C" w:rsidRPr="00096252" w:rsidRDefault="00C5142C"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data for what variables?</w:t>
      </w:r>
    </w:p>
  </w:comment>
  <w:comment w:id="644" w:author="Joseph Stinziano" w:date="2020-03-25T08:14:00Z" w:initials="JS">
    <w:p w14:paraId="5EFDDD7F" w14:textId="03157DF3" w:rsidR="00C5142C" w:rsidRDefault="00C5142C">
      <w:pPr>
        <w:pStyle w:val="CommentText"/>
      </w:pPr>
      <w:r>
        <w:rPr>
          <w:rStyle w:val="CommentReference"/>
        </w:rPr>
        <w:annotationRef/>
      </w:r>
      <w:r>
        <w:t>A-Ci curve data, to obtain Vcmax and Jmax.</w:t>
      </w:r>
    </w:p>
  </w:comment>
  <w:comment w:id="640" w:author="Bridget Kathleen Murphy" w:date="2020-03-13T12:23:00Z" w:initials="BKM">
    <w:p w14:paraId="03352EC3" w14:textId="77777777" w:rsidR="00C5142C" w:rsidRDefault="00C5142C">
      <w:pPr>
        <w:pStyle w:val="CommentText"/>
      </w:pPr>
      <w:r>
        <w:rPr>
          <w:rStyle w:val="CommentReference"/>
        </w:rPr>
        <w:annotationRef/>
      </w:r>
      <w:r>
        <w:t>Reviewer 1:</w:t>
      </w:r>
    </w:p>
    <w:p w14:paraId="64E335DB" w14:textId="77777777" w:rsidR="00C5142C" w:rsidRDefault="00C5142C">
      <w:pPr>
        <w:pStyle w:val="CommentText"/>
      </w:pPr>
    </w:p>
    <w:p w14:paraId="67F1B519" w14:textId="293DE7E3"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what does this mean: Data from ... (2019) available from ... (2018)?</w:t>
      </w:r>
    </w:p>
  </w:comment>
  <w:comment w:id="641" w:author="Joseph Stinziano" w:date="2020-03-25T08:19:00Z" w:initials="JS">
    <w:p w14:paraId="46745683" w14:textId="615DF6E4" w:rsidR="00C5142C" w:rsidRDefault="00C5142C">
      <w:pPr>
        <w:pStyle w:val="CommentText"/>
      </w:pPr>
      <w:r>
        <w:rPr>
          <w:rStyle w:val="CommentReference"/>
        </w:rPr>
        <w:annotationRef/>
      </w:r>
      <w:r>
        <w:t>We meant data compiled in the 2019 paper, but available from the 2018 repository. we have since clarified</w:t>
      </w:r>
    </w:p>
  </w:comment>
  <w:comment w:id="699" w:author="Bridget Kathleen Murphy" w:date="2020-03-13T14:27:00Z" w:initials="BKM">
    <w:p w14:paraId="53CB1074" w14:textId="77777777" w:rsidR="00C5142C" w:rsidRDefault="00C5142C">
      <w:pPr>
        <w:pStyle w:val="CommentText"/>
      </w:pPr>
      <w:r>
        <w:rPr>
          <w:rStyle w:val="CommentReference"/>
        </w:rPr>
        <w:annotationRef/>
      </w:r>
      <w:r>
        <w:t>Reviewer 3:</w:t>
      </w:r>
    </w:p>
    <w:p w14:paraId="18BC1C03" w14:textId="77777777" w:rsidR="00C5142C" w:rsidRDefault="00C5142C">
      <w:pPr>
        <w:pStyle w:val="CommentText"/>
      </w:pPr>
    </w:p>
    <w:p w14:paraId="3E68D424" w14:textId="25EDD4F7" w:rsidR="00C5142C" w:rsidRPr="00702843" w:rsidRDefault="00C5142C" w:rsidP="00702843">
      <w:pPr>
        <w:spacing w:after="0" w:line="240" w:lineRule="auto"/>
        <w:rPr>
          <w:rFonts w:ascii="Times New Roman" w:eastAsia="Times New Roman" w:hAnsi="Times New Roman" w:cs="Times New Roman"/>
          <w:sz w:val="24"/>
          <w:szCs w:val="24"/>
          <w:lang w:val="en-CA"/>
        </w:rPr>
      </w:pPr>
      <w:r>
        <w:rPr>
          <w:rFonts w:ascii="Segoe UI" w:eastAsia="Times New Roman" w:hAnsi="Segoe UI" w:cs="Segoe UI"/>
          <w:color w:val="201F1E"/>
          <w:shd w:val="clear" w:color="auto" w:fill="FFFFFF"/>
          <w:lang w:val="en-CA"/>
        </w:rPr>
        <w:t>A</w:t>
      </w:r>
      <w:r w:rsidRPr="00702843">
        <w:rPr>
          <w:rFonts w:ascii="Segoe UI" w:eastAsia="Times New Roman" w:hAnsi="Segoe UI" w:cs="Segoe UI"/>
          <w:color w:val="201F1E"/>
          <w:shd w:val="clear" w:color="auto" w:fill="FFFFFF"/>
          <w:lang w:val="en-CA"/>
        </w:rPr>
        <w:t>uthors found that most parameters are not significantly different, though small errors still exist. If the parameters are not different between two versions of the function, can those existing small errors due to a random chance? I would like to see how the fitted temperature response curves differ between the two functional forms, perhaps a figure that shows a sample dataset of Vcmax or Jmax and fitted curves for both functions overlaid on the same panel. If anything, this analysis will tell us that both functions perform equally well (or not). This may repeat with other versions of the Johnson et al., (1942) (see my comment 1).  Further, I would like to see how those “small errors” due to the missing term in Medlyn et al., (2002) scaled at stand or regional scale GPP estimates of a stand scale model or a terrestrial biosphere model. Currently, it is not convincing how such a small (1.8%) deviation in daily carbon balance really matter in modelling GPP at larger scales. </w:t>
      </w:r>
    </w:p>
    <w:p w14:paraId="706BBBFD" w14:textId="30431652" w:rsidR="00C5142C" w:rsidRDefault="00C5142C">
      <w:pPr>
        <w:pStyle w:val="CommentText"/>
      </w:pPr>
    </w:p>
  </w:comment>
  <w:comment w:id="700" w:author="Bridget Kathleen Murphy" w:date="2020-03-13T12:25:00Z" w:initials="BKM">
    <w:p w14:paraId="4B36951A" w14:textId="77777777" w:rsidR="00C5142C" w:rsidRDefault="00C5142C">
      <w:pPr>
        <w:pStyle w:val="CommentText"/>
      </w:pPr>
      <w:r>
        <w:rPr>
          <w:rStyle w:val="CommentReference"/>
        </w:rPr>
        <w:annotationRef/>
      </w:r>
      <w:r>
        <w:t>Reviewer 1:</w:t>
      </w:r>
    </w:p>
    <w:p w14:paraId="74680622" w14:textId="77777777" w:rsidR="00C5142C" w:rsidRDefault="00C5142C">
      <w:pPr>
        <w:pStyle w:val="CommentText"/>
      </w:pPr>
    </w:p>
    <w:p w14:paraId="4ED10C35" w14:textId="07629344"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you need to provide a little more info here about the experiment, besides just the species name. What were the treatments and control? what was the context?</w:t>
      </w:r>
    </w:p>
  </w:comment>
  <w:comment w:id="701" w:author="Bridget Kathleen Murphy" w:date="2020-03-13T14:30:00Z" w:initials="BKM">
    <w:p w14:paraId="27D0CA57" w14:textId="7AA4506A" w:rsidR="00C5142C" w:rsidRDefault="00C5142C">
      <w:pPr>
        <w:pStyle w:val="CommentText"/>
      </w:pPr>
      <w:r>
        <w:rPr>
          <w:rStyle w:val="CommentReference"/>
        </w:rPr>
        <w:annotationRef/>
      </w:r>
      <w:r>
        <w:t>Reviewer 3:</w:t>
      </w:r>
    </w:p>
    <w:p w14:paraId="66093D76" w14:textId="77777777" w:rsidR="00C5142C" w:rsidRDefault="00C5142C">
      <w:pPr>
        <w:pStyle w:val="CommentText"/>
      </w:pPr>
    </w:p>
    <w:p w14:paraId="19D9C1C4" w14:textId="1DAAF351" w:rsidR="00C5142C" w:rsidRPr="00702843" w:rsidRDefault="00C5142C"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Is there evidence for a connection between the ratio of photosynthesis to respiration alter the temperature response of photosynthetic capacities (or carbon balance)?</w:t>
      </w:r>
    </w:p>
    <w:p w14:paraId="46991B08" w14:textId="0FEF2FCB" w:rsidR="00C5142C" w:rsidRDefault="00C5142C">
      <w:pPr>
        <w:pStyle w:val="CommentText"/>
      </w:pPr>
    </w:p>
  </w:comment>
  <w:comment w:id="702" w:author="Bridget Kathleen Murphy" w:date="2020-03-13T12:27:00Z" w:initials="BKM">
    <w:p w14:paraId="504D5063" w14:textId="45F8D469" w:rsidR="00C5142C" w:rsidRDefault="00C5142C">
      <w:pPr>
        <w:pStyle w:val="CommentText"/>
      </w:pPr>
      <w:r>
        <w:rPr>
          <w:rStyle w:val="CommentReference"/>
        </w:rPr>
        <w:annotationRef/>
      </w:r>
      <w:r>
        <w:t>Reviewer 1:</w:t>
      </w:r>
    </w:p>
    <w:p w14:paraId="75F9A73E" w14:textId="77777777" w:rsidR="00C5142C" w:rsidRDefault="00C5142C">
      <w:pPr>
        <w:pStyle w:val="CommentText"/>
      </w:pPr>
    </w:p>
    <w:p w14:paraId="3C618E74" w14:textId="5239EECF"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Km is the Michaelis constant for carboxylation specifically (actually the effective Michaelis constant, accounting for competition with O2)</w:t>
      </w:r>
    </w:p>
  </w:comment>
  <w:comment w:id="703" w:author="Joseph Stinziano" w:date="2020-03-25T08:21:00Z" w:initials="JS">
    <w:p w14:paraId="02389E7E" w14:textId="005D0F2C" w:rsidR="00C5142C" w:rsidRPr="00D73FCF" w:rsidRDefault="00C5142C">
      <w:pPr>
        <w:pStyle w:val="CommentText"/>
      </w:pPr>
      <w:r>
        <w:rPr>
          <w:rStyle w:val="CommentReference"/>
        </w:rPr>
        <w:annotationRef/>
      </w:r>
      <w:r>
        <w:t>We have clarified the definition as the “apparent Michaelis-Menten constant for rubisco carboxylation in 21% O</w:t>
      </w:r>
      <w:r>
        <w:rPr>
          <w:vertAlign w:val="subscript"/>
        </w:rPr>
        <w:t>2</w:t>
      </w:r>
      <w:r>
        <w:t>/air (i.e. K</w:t>
      </w:r>
      <w:r>
        <w:rPr>
          <w:vertAlign w:val="subscript"/>
        </w:rPr>
        <w:t>c,air</w:t>
      </w:r>
      <w:r>
        <w:t>)</w:t>
      </w:r>
    </w:p>
  </w:comment>
  <w:comment w:id="710" w:author="Bridget Kathleen Murphy" w:date="2020-03-13T12:29:00Z" w:initials="BKM">
    <w:p w14:paraId="6055177A" w14:textId="24C62B2F" w:rsidR="00C5142C" w:rsidRDefault="00C5142C"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37378604" w14:textId="77777777" w:rsidR="00C5142C" w:rsidRDefault="00C5142C" w:rsidP="00096252">
      <w:pPr>
        <w:rPr>
          <w:rFonts w:ascii="Segoe UI" w:eastAsia="Times New Roman" w:hAnsi="Segoe UI" w:cs="Segoe UI"/>
          <w:color w:val="201F1E"/>
          <w:shd w:val="clear" w:color="auto" w:fill="FFFFFF"/>
          <w:lang w:val="en-CA"/>
        </w:rPr>
      </w:pPr>
    </w:p>
    <w:p w14:paraId="697F07E7" w14:textId="3B729E81" w:rsidR="00C5142C" w:rsidRPr="00096252" w:rsidRDefault="00C5142C"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In Table 2, the first equation that appears on page 8 appears to be incorrect. I'm not sure if it's a typo. First, even if J = Jmax (in saturating light), Wj should be proportional to the quantity involving ci. Second, even if this was a typo and the closing parenthesis for the min() function was meant to be located after Qin (so that J = min(Jmax, alpha*phi*Qin)), this is a pretty non-standard way to model J, that is, as a simple minimum of capacity and light limited values as opposed to using a non-rectangular hyperbola or something similar. The authors should clarify this equation and its justification.</w:t>
      </w:r>
    </w:p>
    <w:p w14:paraId="190E9D2A" w14:textId="60B00DBA" w:rsidR="00C5142C" w:rsidRDefault="00C5142C">
      <w:pPr>
        <w:pStyle w:val="CommentText"/>
      </w:pPr>
    </w:p>
  </w:comment>
  <w:comment w:id="711" w:author="Joseph Stinziano" w:date="2020-03-27T09:35:00Z" w:initials="JS">
    <w:p w14:paraId="506E75B3" w14:textId="086C89E6" w:rsidR="008A611E" w:rsidRDefault="008A611E">
      <w:pPr>
        <w:pStyle w:val="CommentText"/>
      </w:pPr>
      <w:r>
        <w:rPr>
          <w:rStyle w:val="CommentReference"/>
        </w:rPr>
        <w:annotationRef/>
      </w:r>
      <w:r>
        <w:t>That was an error in writing the equation, we thank the reviewer for pointing this out. We have since changed to using a non-rectangular hyperbola for modeling J</w:t>
      </w:r>
      <w:bookmarkStart w:id="712" w:name="_GoBack"/>
      <w:bookmarkEnd w:id="712"/>
    </w:p>
  </w:comment>
  <w:comment w:id="773" w:author="Bridget Kathleen Murphy" w:date="2020-03-13T12:48:00Z" w:initials="BKM">
    <w:p w14:paraId="36419E9D" w14:textId="77777777" w:rsidR="00C5142C" w:rsidRDefault="00C5142C">
      <w:pPr>
        <w:pStyle w:val="CommentText"/>
      </w:pPr>
      <w:r>
        <w:rPr>
          <w:rStyle w:val="CommentReference"/>
        </w:rPr>
        <w:annotationRef/>
      </w:r>
      <w:r>
        <w:t xml:space="preserve">Reviewer 2: </w:t>
      </w:r>
    </w:p>
    <w:p w14:paraId="4801B161" w14:textId="77777777" w:rsidR="00C5142C" w:rsidRDefault="00C5142C">
      <w:pPr>
        <w:pStyle w:val="CommentText"/>
      </w:pPr>
    </w:p>
    <w:p w14:paraId="668F903D" w14:textId="2498F9F6" w:rsidR="00C5142C" w:rsidRPr="00513BD2" w:rsidRDefault="00C5142C"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Figure 1: Note what ABQ and LDN are in the legend.</w:t>
      </w:r>
    </w:p>
  </w:comment>
  <w:comment w:id="774" w:author="Joseph Stinziano" w:date="2020-03-25T08:22:00Z" w:initials="JS">
    <w:p w14:paraId="2ABD3751" w14:textId="4E28A56C" w:rsidR="00C5142C" w:rsidRDefault="00C5142C">
      <w:pPr>
        <w:pStyle w:val="CommentText"/>
      </w:pPr>
      <w:r>
        <w:rPr>
          <w:rStyle w:val="CommentReference"/>
        </w:rPr>
        <w:annotationRef/>
      </w:r>
      <w:r>
        <w:t>Done!</w:t>
      </w:r>
    </w:p>
  </w:comment>
  <w:comment w:id="777" w:author="Bridget Kathleen Murphy" w:date="2020-03-13T12:37:00Z" w:initials="BKM">
    <w:p w14:paraId="1022E40F" w14:textId="77777777" w:rsidR="00C5142C" w:rsidRDefault="00C5142C" w:rsidP="005B6359">
      <w:pPr>
        <w:pStyle w:val="CommentText"/>
      </w:pPr>
      <w:r>
        <w:rPr>
          <w:rStyle w:val="CommentReference"/>
        </w:rPr>
        <w:annotationRef/>
      </w:r>
      <w:r>
        <w:t>Reviewer 2:</w:t>
      </w:r>
    </w:p>
    <w:p w14:paraId="2593BF6F" w14:textId="77777777" w:rsidR="00C5142C" w:rsidRDefault="00C5142C" w:rsidP="005B6359">
      <w:pPr>
        <w:pStyle w:val="CommentText"/>
      </w:pPr>
    </w:p>
    <w:p w14:paraId="5EB36D1C" w14:textId="3023D0B4" w:rsidR="00C5142C" w:rsidRDefault="00C5142C" w:rsidP="005B6359">
      <w:pPr>
        <w:pStyle w:val="CommentText"/>
      </w:pPr>
      <w:r w:rsidRPr="005B6359">
        <w:rPr>
          <w:rFonts w:ascii="Segoe UI" w:eastAsia="Times New Roman" w:hAnsi="Segoe UI" w:cs="Segoe UI"/>
          <w:color w:val="201F1E"/>
          <w:shd w:val="clear" w:color="auto" w:fill="FFFFFF"/>
          <w:lang w:val="en-CA"/>
        </w:rPr>
        <w:t>The calculation of percent error is not entirely clear. It would be nice to have a more detailed explanation for how the error values were calculated in the statistical analysis portion of the methods.</w:t>
      </w:r>
    </w:p>
  </w:comment>
  <w:comment w:id="778" w:author="Bridget Kathleen Murphy" w:date="2020-03-13T12:49:00Z" w:initials="BKM">
    <w:p w14:paraId="769E87F8" w14:textId="77777777" w:rsidR="00C5142C" w:rsidRDefault="00C5142C">
      <w:pPr>
        <w:pStyle w:val="CommentText"/>
      </w:pPr>
      <w:r>
        <w:rPr>
          <w:rStyle w:val="CommentReference"/>
        </w:rPr>
        <w:annotationRef/>
      </w:r>
      <w:r>
        <w:t>Reviewer # 2:</w:t>
      </w:r>
    </w:p>
    <w:p w14:paraId="510FD49E" w14:textId="77777777" w:rsidR="00C5142C" w:rsidRDefault="00C5142C">
      <w:pPr>
        <w:pStyle w:val="CommentText"/>
      </w:pPr>
    </w:p>
    <w:p w14:paraId="63690973" w14:textId="77777777" w:rsidR="00C5142C" w:rsidRPr="00513BD2" w:rsidRDefault="00C5142C"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Given what is presented in the Results, there is a lot missing here. Please expand upon what regressions were done and why as well as how the percent changes were calculated.</w:t>
      </w:r>
    </w:p>
    <w:p w14:paraId="66AECD7F" w14:textId="3AD323C3" w:rsidR="00C5142C" w:rsidRDefault="00C5142C">
      <w:pPr>
        <w:pStyle w:val="CommentText"/>
      </w:pPr>
    </w:p>
  </w:comment>
  <w:comment w:id="779" w:author="Joseph Stinziano" w:date="2020-03-26T17:52:00Z" w:initials="JS">
    <w:p w14:paraId="5AFB7B19" w14:textId="6075D1E9" w:rsidR="00C5142C" w:rsidRDefault="00C5142C">
      <w:pPr>
        <w:pStyle w:val="CommentText"/>
      </w:pPr>
      <w:r>
        <w:rPr>
          <w:rStyle w:val="CommentReference"/>
        </w:rPr>
        <w:annotationRef/>
      </w:r>
      <w:r>
        <w:t>rephrasing the results – we are going to run old (y) versus new (x) to say “current equations have THISMUCHERROR”</w:t>
      </w:r>
    </w:p>
  </w:comment>
  <w:comment w:id="785" w:author="Joseph Stinziano" w:date="2020-03-27T08:50:00Z" w:initials="JS">
    <w:p w14:paraId="2E4F8057" w14:textId="5E870C45" w:rsidR="005868C8" w:rsidRDefault="005868C8">
      <w:pPr>
        <w:pStyle w:val="CommentText"/>
      </w:pPr>
      <w:r>
        <w:rPr>
          <w:rStyle w:val="CommentReference"/>
        </w:rPr>
        <w:annotationRef/>
      </w:r>
      <w:r>
        <w:t>Add in description and examples of graphs that fit well versus poorly.</w:t>
      </w:r>
    </w:p>
  </w:comment>
  <w:comment w:id="909" w:author="Bridget Kathleen Murphy" w:date="2020-03-13T12:30:00Z" w:initials="BKM">
    <w:p w14:paraId="26BF713D" w14:textId="77777777" w:rsidR="00C5142C" w:rsidRDefault="00C5142C">
      <w:pPr>
        <w:pStyle w:val="CommentText"/>
      </w:pPr>
      <w:r>
        <w:rPr>
          <w:rStyle w:val="CommentReference"/>
        </w:rPr>
        <w:annotationRef/>
      </w:r>
      <w:r>
        <w:t>Reviewer 1:</w:t>
      </w:r>
    </w:p>
    <w:p w14:paraId="476C7151" w14:textId="77777777" w:rsidR="00C5142C" w:rsidRDefault="00C5142C">
      <w:pPr>
        <w:pStyle w:val="CommentText"/>
      </w:pPr>
    </w:p>
    <w:p w14:paraId="139293AA" w14:textId="18686C48" w:rsidR="00C5142C" w:rsidRDefault="00C5142C" w:rsidP="00096252">
      <w:pPr>
        <w:spacing w:after="0" w:line="240" w:lineRule="auto"/>
        <w:rPr>
          <w:rFonts w:ascii="Segoe UI" w:eastAsia="Times New Roman" w:hAnsi="Segoe UI" w:cs="Segoe UI"/>
          <w:color w:val="201F1E"/>
          <w:shd w:val="clear" w:color="auto" w:fill="FFFFFF"/>
          <w:lang w:val="en-CA"/>
        </w:rPr>
      </w:pPr>
      <w:r w:rsidRPr="00096252">
        <w:rPr>
          <w:rFonts w:ascii="Segoe UI" w:eastAsia="Times New Roman" w:hAnsi="Segoe UI" w:cs="Segoe UI"/>
          <w:color w:val="201F1E"/>
          <w:shd w:val="clear" w:color="auto" w:fill="FFFFFF"/>
          <w:lang w:val="en-CA"/>
        </w:rPr>
        <w:t>I don't think the headline result here should be changes in the fitting of each parameter. Since these temperature response equations are invariably applied in a strictly empirical fashion, all that matters is the fit of the overall function.</w:t>
      </w:r>
    </w:p>
    <w:p w14:paraId="790ECD7C" w14:textId="47EE0B40" w:rsidR="00C5142C" w:rsidRDefault="00C5142C" w:rsidP="00096252">
      <w:pPr>
        <w:spacing w:after="0" w:line="240" w:lineRule="auto"/>
        <w:rPr>
          <w:rFonts w:ascii="Times New Roman" w:eastAsia="Times New Roman" w:hAnsi="Times New Roman" w:cs="Times New Roman"/>
          <w:sz w:val="24"/>
          <w:szCs w:val="24"/>
          <w:lang w:val="en-CA"/>
        </w:rPr>
      </w:pPr>
    </w:p>
    <w:p w14:paraId="1232842C" w14:textId="642E985F"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Perhaps the first results graphs should be the actual data for each fitted variable vs temperature, overlaid with the fitted versions of Equations 3 and 10. Yet these relationships don't seem to appear anywhere. That's quite odd. </w:t>
      </w:r>
    </w:p>
    <w:p w14:paraId="1EC2BBDC" w14:textId="19680AA1" w:rsidR="00C5142C" w:rsidRDefault="00C5142C">
      <w:pPr>
        <w:pStyle w:val="CommentText"/>
      </w:pPr>
    </w:p>
  </w:comment>
  <w:comment w:id="910" w:author="Joseph Stinziano" w:date="2020-03-27T08:52:00Z" w:initials="JS">
    <w:p w14:paraId="47D9FE72" w14:textId="573A007A" w:rsidR="000470D4" w:rsidRDefault="000470D4">
      <w:pPr>
        <w:pStyle w:val="CommentText"/>
      </w:pPr>
      <w:r>
        <w:rPr>
          <w:rStyle w:val="CommentReference"/>
        </w:rPr>
        <w:annotationRef/>
      </w:r>
      <w:r>
        <w:t>We have now added the curve fits to the manuscript at the beginning of the results…</w:t>
      </w:r>
    </w:p>
  </w:comment>
  <w:comment w:id="913" w:author="Bridget Kathleen Murphy" w:date="2020-03-13T12:30:00Z" w:initials="BKM">
    <w:p w14:paraId="3902F043" w14:textId="26CC1FB4" w:rsidR="00C5142C" w:rsidRDefault="00C5142C">
      <w:pPr>
        <w:pStyle w:val="CommentText"/>
      </w:pPr>
      <w:r>
        <w:rPr>
          <w:rStyle w:val="CommentReference"/>
        </w:rPr>
        <w:annotationRef/>
      </w:r>
      <w:r>
        <w:t>Reviewer 1:</w:t>
      </w:r>
    </w:p>
    <w:p w14:paraId="55734920" w14:textId="77777777" w:rsidR="00C5142C" w:rsidRDefault="00C5142C">
      <w:pPr>
        <w:pStyle w:val="CommentText"/>
      </w:pPr>
    </w:p>
    <w:p w14:paraId="394A9834" w14:textId="4FB0E49E"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which was the y-variable and which the x for these slopes</w:t>
      </w:r>
    </w:p>
  </w:comment>
  <w:comment w:id="914" w:author="Joseph Stinziano" w:date="2020-03-27T08:51:00Z" w:initials="JS">
    <w:p w14:paraId="7FF32A5D" w14:textId="02BB6E1A" w:rsidR="000470D4" w:rsidRDefault="000470D4">
      <w:pPr>
        <w:pStyle w:val="CommentText"/>
      </w:pPr>
      <w:r>
        <w:rPr>
          <w:rStyle w:val="CommentReference"/>
        </w:rPr>
        <w:annotationRef/>
      </w:r>
      <w:r>
        <w:t>We now make this explicitly clear, with the y-variable being Equation 3, and x-variable being equation 10</w:t>
      </w:r>
    </w:p>
  </w:comment>
  <w:comment w:id="919" w:author="Bridget Kathleen Murphy" w:date="2020-03-13T12:31:00Z" w:initials="BKM">
    <w:p w14:paraId="416F5694" w14:textId="73BA7F30" w:rsidR="00C5142C" w:rsidRDefault="00C5142C"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68A4A7E6" w14:textId="77777777" w:rsidR="00C5142C" w:rsidRDefault="00C5142C" w:rsidP="00096252">
      <w:pPr>
        <w:rPr>
          <w:rFonts w:ascii="Segoe UI" w:eastAsia="Times New Roman" w:hAnsi="Segoe UI" w:cs="Segoe UI"/>
          <w:color w:val="201F1E"/>
          <w:shd w:val="clear" w:color="auto" w:fill="FFFFFF"/>
          <w:lang w:val="en-CA"/>
        </w:rPr>
      </w:pPr>
    </w:p>
    <w:p w14:paraId="657C191A" w14:textId="675951D1" w:rsidR="00C5142C" w:rsidRPr="00096252" w:rsidRDefault="00C5142C"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but nobody does this, arbitrarily holding one parameter constant when fitting a temperature response curve. Unclear why these comparisons are relevant. </w:t>
      </w:r>
    </w:p>
  </w:comment>
  <w:comment w:id="920" w:author="Joseph Stinziano" w:date="2020-03-25T08:23:00Z" w:initials="JS">
    <w:p w14:paraId="6CA08A7A" w14:textId="5264A8FA" w:rsidR="00C5142C" w:rsidRDefault="00C5142C">
      <w:pPr>
        <w:pStyle w:val="CommentText"/>
      </w:pPr>
      <w:r>
        <w:rPr>
          <w:rStyle w:val="CommentReference"/>
        </w:rPr>
        <w:annotationRef/>
      </w:r>
      <w:r>
        <w:t>Actually, this is usually what is done (e.g. ALLTHESEPAPERS), though it is changing somewhat (e.g. THESEPAPERS). However, we agree with the reviewer’s implicit point that these comparisons are not the most relevant so have removed the fixed Hd comparison from the paper.</w:t>
      </w:r>
    </w:p>
  </w:comment>
  <w:comment w:id="922" w:author="Bridget Kathleen Murphy" w:date="2020-03-13T12:51:00Z" w:initials="BKM">
    <w:p w14:paraId="1147B340" w14:textId="5FAC4E3D" w:rsidR="00C5142C" w:rsidRDefault="00C5142C">
      <w:pPr>
        <w:pStyle w:val="CommentText"/>
      </w:pPr>
      <w:r>
        <w:rPr>
          <w:rStyle w:val="CommentReference"/>
        </w:rPr>
        <w:annotationRef/>
      </w:r>
      <w:r>
        <w:t>Reviewer 2:</w:t>
      </w:r>
    </w:p>
    <w:p w14:paraId="523C7560" w14:textId="77777777" w:rsidR="00C5142C" w:rsidRDefault="00C5142C">
      <w:pPr>
        <w:pStyle w:val="CommentText"/>
      </w:pPr>
    </w:p>
    <w:p w14:paraId="3052982C" w14:textId="56433EBF" w:rsidR="00C5142C" w:rsidRPr="00513BD2" w:rsidRDefault="00C5142C"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 As noted above, it's not entirely clear why MMRT is recommended. What is different? Are parameterizations available? How do the complexities of the two approaches differ? There is a lot to expand upon here and some further expansion is needed if you will want people to follow this recommendation. Alternatively, I think this could be removed and not have much effect on the overall manuscript.</w:t>
      </w:r>
    </w:p>
  </w:comment>
  <w:comment w:id="923" w:author="Joseph Stinziano" w:date="2020-03-25T08:25:00Z" w:initials="JS">
    <w:p w14:paraId="6F1358B7" w14:textId="429F0008" w:rsidR="00C5142C" w:rsidRDefault="00C5142C">
      <w:pPr>
        <w:pStyle w:val="CommentText"/>
      </w:pPr>
      <w:r>
        <w:rPr>
          <w:rStyle w:val="CommentReference"/>
        </w:rPr>
        <w:annotationRef/>
      </w:r>
      <w:r>
        <w:t>We have taken the reviewer’s suggestion and removed the references to moving beyond the modified Arrhenius paradigm</w:t>
      </w:r>
    </w:p>
  </w:comment>
  <w:comment w:id="927" w:author="Bridget Kathleen Murphy" w:date="2020-03-13T14:28:00Z" w:initials="BKM">
    <w:p w14:paraId="1FC94A06" w14:textId="6EFB610F" w:rsidR="00C5142C" w:rsidRDefault="00C5142C" w:rsidP="00702843">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3:</w:t>
      </w:r>
    </w:p>
    <w:p w14:paraId="429DA309" w14:textId="77777777" w:rsidR="00C5142C" w:rsidRDefault="00C5142C" w:rsidP="00702843">
      <w:pPr>
        <w:rPr>
          <w:rFonts w:ascii="Segoe UI" w:eastAsia="Times New Roman" w:hAnsi="Segoe UI" w:cs="Segoe UI"/>
          <w:color w:val="201F1E"/>
          <w:shd w:val="clear" w:color="auto" w:fill="FFFFFF"/>
          <w:lang w:val="en-CA"/>
        </w:rPr>
      </w:pPr>
    </w:p>
    <w:p w14:paraId="05E8802F" w14:textId="72ABC47B" w:rsidR="00C5142C" w:rsidRPr="00702843" w:rsidRDefault="00C5142C" w:rsidP="00702843">
      <w:pPr>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 appreciate the arguments that authors have made here. But this manuscript not directly discuss or justify reasons for moving beyond the modified Arrhenius paradigm for modelling temperature response of process rates. Despite the so called “missing term” as identified by authors (but see my point no 2), the modified Arrhenius function and its alternative expressions have long been used as a robust function to quantify temperature response of photosynthetic capacities (Dreyer et al., 2001; Medlyn et al., 2002; Hikosaka et al., 2006; Kattge &amp; Knorr 2007; Varhammar et al., 2015; Kumarathunge et al., 2019).  I believe that empirical approaches based on the original Johnson et al., (1942); such as Kattge &amp; Knorr (2007) and updated recently by Kumarathunge et al (2019) do provide a robust formulation to quantify photosynthetic capacities across the full biological range of temperatures.  </w:t>
      </w:r>
    </w:p>
    <w:p w14:paraId="3C7CF5FB" w14:textId="20F57733" w:rsidR="00C5142C" w:rsidRDefault="00C5142C">
      <w:pPr>
        <w:pStyle w:val="CommentText"/>
      </w:pPr>
    </w:p>
  </w:comment>
  <w:comment w:id="928" w:author="Joseph Stinziano" w:date="2020-03-25T08:26:00Z" w:initials="JS">
    <w:p w14:paraId="028BE069" w14:textId="706D6E37" w:rsidR="00C5142C" w:rsidRDefault="00C5142C">
      <w:pPr>
        <w:pStyle w:val="CommentText"/>
      </w:pPr>
      <w:r>
        <w:rPr>
          <w:rStyle w:val="CommentReference"/>
        </w:rPr>
        <w:annotationRef/>
      </w:r>
      <w:r>
        <w:t>We agree about the robustness of the modified Arrhenius model, and have removed all references/arguments about moving beyond the modified Arrhenius model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BAC52" w15:done="1"/>
  <w15:commentEx w15:paraId="4869943C" w15:paraIdParent="3EBBAC52" w15:done="1"/>
  <w15:commentEx w15:paraId="2DC8591A" w15:done="1"/>
  <w15:commentEx w15:paraId="586FFD13" w15:paraIdParent="2DC8591A" w15:done="1"/>
  <w15:commentEx w15:paraId="68D9D365" w15:done="1"/>
  <w15:commentEx w15:paraId="63B45F40" w15:paraIdParent="68D9D365" w15:done="1"/>
  <w15:commentEx w15:paraId="51C3827F" w15:done="1"/>
  <w15:commentEx w15:paraId="5D964492" w15:paraIdParent="51C3827F" w15:done="1"/>
  <w15:commentEx w15:paraId="180CEDA9" w15:done="0"/>
  <w15:commentEx w15:paraId="3EBB53E0" w15:done="1"/>
  <w15:commentEx w15:paraId="09F1AD39" w15:paraIdParent="3EBB53E0" w15:done="1"/>
  <w15:commentEx w15:paraId="6782E338" w15:done="1"/>
  <w15:commentEx w15:paraId="15E83729" w15:paraIdParent="6782E338" w15:done="1"/>
  <w15:commentEx w15:paraId="2ADADF2E" w15:done="1"/>
  <w15:commentEx w15:paraId="27781BF6" w15:paraIdParent="2ADADF2E" w15:done="1"/>
  <w15:commentEx w15:paraId="02D3403A" w15:done="1"/>
  <w15:commentEx w15:paraId="1234071B" w15:paraIdParent="02D3403A" w15:done="1"/>
  <w15:commentEx w15:paraId="0CA09828" w15:done="1"/>
  <w15:commentEx w15:paraId="0BDAE942" w15:paraIdParent="0CA09828" w15:done="1"/>
  <w15:commentEx w15:paraId="7E398DC6" w15:done="1"/>
  <w15:commentEx w15:paraId="541E2D00" w15:paraIdParent="7E398DC6" w15:done="1"/>
  <w15:commentEx w15:paraId="4E9FD188" w15:done="0"/>
  <w15:commentEx w15:paraId="7C5ACC29" w15:done="1"/>
  <w15:commentEx w15:paraId="0EB67BDA" w15:paraIdParent="7C5ACC29" w15:done="1"/>
  <w15:commentEx w15:paraId="44CD8B6C" w15:done="1"/>
  <w15:commentEx w15:paraId="30336E34" w15:paraIdParent="44CD8B6C" w15:done="1"/>
  <w15:commentEx w15:paraId="65B332E3" w15:done="1"/>
  <w15:commentEx w15:paraId="09B1AD9F" w15:paraIdParent="65B332E3" w15:done="1"/>
  <w15:commentEx w15:paraId="39678578" w15:done="1"/>
  <w15:commentEx w15:paraId="31CB0EFA" w15:paraIdParent="39678578" w15:done="1"/>
  <w15:commentEx w15:paraId="2745BD37" w15:done="1"/>
  <w15:commentEx w15:paraId="4BAC2E96" w15:paraIdParent="2745BD37" w15:done="1"/>
  <w15:commentEx w15:paraId="14369588" w15:done="1"/>
  <w15:commentEx w15:paraId="5EFDDD7F" w15:paraIdParent="14369588" w15:done="1"/>
  <w15:commentEx w15:paraId="67F1B519" w15:done="1"/>
  <w15:commentEx w15:paraId="46745683" w15:paraIdParent="67F1B519" w15:done="1"/>
  <w15:commentEx w15:paraId="706BBBFD" w15:done="0"/>
  <w15:commentEx w15:paraId="4ED10C35" w15:done="0"/>
  <w15:commentEx w15:paraId="46991B08" w15:done="0"/>
  <w15:commentEx w15:paraId="3C618E74" w15:done="1"/>
  <w15:commentEx w15:paraId="02389E7E" w15:paraIdParent="3C618E74" w15:done="1"/>
  <w15:commentEx w15:paraId="190E9D2A" w15:done="0"/>
  <w15:commentEx w15:paraId="506E75B3" w15:paraIdParent="190E9D2A" w15:done="0"/>
  <w15:commentEx w15:paraId="668F903D" w15:done="1"/>
  <w15:commentEx w15:paraId="2ABD3751" w15:paraIdParent="668F903D" w15:done="1"/>
  <w15:commentEx w15:paraId="5EB36D1C" w15:done="0"/>
  <w15:commentEx w15:paraId="66AECD7F" w15:done="0"/>
  <w15:commentEx w15:paraId="5AFB7B19" w15:done="1"/>
  <w15:commentEx w15:paraId="2E4F8057" w15:done="0"/>
  <w15:commentEx w15:paraId="1EC2BBDC" w15:done="0"/>
  <w15:commentEx w15:paraId="47D9FE72" w15:paraIdParent="1EC2BBDC" w15:done="0"/>
  <w15:commentEx w15:paraId="394A9834" w15:done="0"/>
  <w15:commentEx w15:paraId="7FF32A5D" w15:paraIdParent="394A9834" w15:done="0"/>
  <w15:commentEx w15:paraId="657C191A" w15:done="0"/>
  <w15:commentEx w15:paraId="6CA08A7A" w15:paraIdParent="657C191A" w15:done="0"/>
  <w15:commentEx w15:paraId="3052982C" w15:done="0"/>
  <w15:commentEx w15:paraId="6F1358B7" w15:paraIdParent="3052982C" w15:done="0"/>
  <w15:commentEx w15:paraId="3C7CF5FB" w15:done="0"/>
  <w15:commentEx w15:paraId="028BE069" w15:paraIdParent="3C7CF5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BAC52" w16cid:durableId="2215F610"/>
  <w16cid:commentId w16cid:paraId="4869943C" w16cid:durableId="2225906C"/>
  <w16cid:commentId w16cid:paraId="2DC8591A" w16cid:durableId="2215FD46"/>
  <w16cid:commentId w16cid:paraId="586FFD13" w16cid:durableId="22259076"/>
  <w16cid:commentId w16cid:paraId="68D9D365" w16cid:durableId="2215FC61"/>
  <w16cid:commentId w16cid:paraId="63B45F40" w16cid:durableId="22259463"/>
  <w16cid:commentId w16cid:paraId="51C3827F" w16cid:durableId="2215FD67"/>
  <w16cid:commentId w16cid:paraId="5D964492" w16cid:durableId="2225907D"/>
  <w16cid:commentId w16cid:paraId="180CEDA9" w16cid:durableId="2215FD88"/>
  <w16cid:commentId w16cid:paraId="3EBB53E0" w16cid:durableId="2215FE26"/>
  <w16cid:commentId w16cid:paraId="09F1AD39" w16cid:durableId="222590BB"/>
  <w16cid:commentId w16cid:paraId="6782E338" w16cid:durableId="2215F636"/>
  <w16cid:commentId w16cid:paraId="15E83729" w16cid:durableId="222590C0"/>
  <w16cid:commentId w16cid:paraId="2ADADF2E" w16cid:durableId="2215FE68"/>
  <w16cid:commentId w16cid:paraId="27781BF6" w16cid:durableId="2226E6D9"/>
  <w16cid:commentId w16cid:paraId="02D3403A" w16cid:durableId="2215FE99"/>
  <w16cid:commentId w16cid:paraId="1234071B" w16cid:durableId="222590D0"/>
  <w16cid:commentId w16cid:paraId="0CA09828" w16cid:durableId="2215FED1"/>
  <w16cid:commentId w16cid:paraId="0BDAE942" w16cid:durableId="2226E9AD"/>
  <w16cid:commentId w16cid:paraId="7E398DC6" w16cid:durableId="2215F992"/>
  <w16cid:commentId w16cid:paraId="541E2D00" w16cid:durableId="2225C67A"/>
  <w16cid:commentId w16cid:paraId="4E9FD188" w16cid:durableId="2216168C"/>
  <w16cid:commentId w16cid:paraId="7C5ACC29" w16cid:durableId="2216176F"/>
  <w16cid:commentId w16cid:paraId="0EB67BDA" w16cid:durableId="222590D8"/>
  <w16cid:commentId w16cid:paraId="44CD8B6C" w16cid:durableId="2215FF63"/>
  <w16cid:commentId w16cid:paraId="30336E34" w16cid:durableId="222590FF"/>
  <w16cid:commentId w16cid:paraId="65B332E3" w16cid:durableId="221616AC"/>
  <w16cid:commentId w16cid:paraId="09B1AD9F" w16cid:durableId="2225C5DA"/>
  <w16cid:commentId w16cid:paraId="39678578" w16cid:durableId="2215F926"/>
  <w16cid:commentId w16cid:paraId="31CB0EFA" w16cid:durableId="2225C6AD"/>
  <w16cid:commentId w16cid:paraId="2745BD37" w16cid:durableId="2215FF78"/>
  <w16cid:commentId w16cid:paraId="4BAC2E96" w16cid:durableId="2226EABA"/>
  <w16cid:commentId w16cid:paraId="14369588" w16cid:durableId="2215F9C3"/>
  <w16cid:commentId w16cid:paraId="5EFDDD7F" w16cid:durableId="2225915D"/>
  <w16cid:commentId w16cid:paraId="67F1B519" w16cid:durableId="2215F9AD"/>
  <w16cid:commentId w16cid:paraId="46745683" w16cid:durableId="2225928C"/>
  <w16cid:commentId w16cid:paraId="706BBBFD" w16cid:durableId="221616E2"/>
  <w16cid:commentId w16cid:paraId="4ED10C35" w16cid:durableId="2215FA1C"/>
  <w16cid:commentId w16cid:paraId="46991B08" w16cid:durableId="22161795"/>
  <w16cid:commentId w16cid:paraId="3C618E74" w16cid:durableId="2215FA9F"/>
  <w16cid:commentId w16cid:paraId="02389E7E" w16cid:durableId="222592EE"/>
  <w16cid:commentId w16cid:paraId="190E9D2A" w16cid:durableId="2215FB2F"/>
  <w16cid:commentId w16cid:paraId="506E75B3" w16cid:durableId="22284775"/>
  <w16cid:commentId w16cid:paraId="668F903D" w16cid:durableId="2215FF8E"/>
  <w16cid:commentId w16cid:paraId="2ABD3751" w16cid:durableId="22259359"/>
  <w16cid:commentId w16cid:paraId="5EB36D1C" w16cid:durableId="2215FCFF"/>
  <w16cid:commentId w16cid:paraId="66AECD7F" w16cid:durableId="2215FFCF"/>
  <w16cid:commentId w16cid:paraId="5AFB7B19" w16cid:durableId="22276A5A"/>
  <w16cid:commentId w16cid:paraId="2E4F8057" w16cid:durableId="22283CE2"/>
  <w16cid:commentId w16cid:paraId="1EC2BBDC" w16cid:durableId="2215FB5C"/>
  <w16cid:commentId w16cid:paraId="47D9FE72" w16cid:durableId="22283D50"/>
  <w16cid:commentId w16cid:paraId="394A9834" w16cid:durableId="2215FB79"/>
  <w16cid:commentId w16cid:paraId="7FF32A5D" w16cid:durableId="22283D01"/>
  <w16cid:commentId w16cid:paraId="657C191A" w16cid:durableId="2215FB90"/>
  <w16cid:commentId w16cid:paraId="6CA08A7A" w16cid:durableId="22259384"/>
  <w16cid:commentId w16cid:paraId="3052982C" w16cid:durableId="22160035"/>
  <w16cid:commentId w16cid:paraId="6F1358B7" w16cid:durableId="222593F0"/>
  <w16cid:commentId w16cid:paraId="3C7CF5FB" w16cid:durableId="22161703"/>
  <w16cid:commentId w16cid:paraId="028BE069" w16cid:durableId="222594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B2321" w14:textId="77777777" w:rsidR="009D3E02" w:rsidRDefault="009D3E02" w:rsidP="00190931">
      <w:pPr>
        <w:spacing w:after="0" w:line="240" w:lineRule="auto"/>
      </w:pPr>
      <w:r>
        <w:separator/>
      </w:r>
    </w:p>
  </w:endnote>
  <w:endnote w:type="continuationSeparator" w:id="0">
    <w:p w14:paraId="1D59ECBD" w14:textId="77777777" w:rsidR="009D3E02" w:rsidRDefault="009D3E02"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C5142C" w:rsidRPr="002E2148" w:rsidRDefault="00C5142C"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C5142C" w:rsidRDefault="00C51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C5142C" w:rsidRPr="00190931" w:rsidRDefault="00C5142C">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C5142C" w:rsidRPr="00190931" w:rsidRDefault="00C5142C">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9F6FA" w14:textId="77777777" w:rsidR="009D3E02" w:rsidRDefault="009D3E02" w:rsidP="00190931">
      <w:pPr>
        <w:spacing w:after="0" w:line="240" w:lineRule="auto"/>
      </w:pPr>
      <w:r>
        <w:separator/>
      </w:r>
    </w:p>
  </w:footnote>
  <w:footnote w:type="continuationSeparator" w:id="0">
    <w:p w14:paraId="212D35B6" w14:textId="77777777" w:rsidR="009D3E02" w:rsidRDefault="009D3E02"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70D4"/>
    <w:rsid w:val="00060A40"/>
    <w:rsid w:val="00064F2C"/>
    <w:rsid w:val="0007157F"/>
    <w:rsid w:val="000722BA"/>
    <w:rsid w:val="00074F62"/>
    <w:rsid w:val="00096252"/>
    <w:rsid w:val="000B4C3E"/>
    <w:rsid w:val="000C2423"/>
    <w:rsid w:val="000C5E11"/>
    <w:rsid w:val="000E2CB3"/>
    <w:rsid w:val="000E4716"/>
    <w:rsid w:val="000E68C1"/>
    <w:rsid w:val="000F3F0D"/>
    <w:rsid w:val="00100AE8"/>
    <w:rsid w:val="001214C4"/>
    <w:rsid w:val="00124E3E"/>
    <w:rsid w:val="00134D1E"/>
    <w:rsid w:val="00154A14"/>
    <w:rsid w:val="00170E94"/>
    <w:rsid w:val="00184C36"/>
    <w:rsid w:val="00190931"/>
    <w:rsid w:val="00195FC9"/>
    <w:rsid w:val="001A0869"/>
    <w:rsid w:val="001B3A9D"/>
    <w:rsid w:val="001C3146"/>
    <w:rsid w:val="001C4756"/>
    <w:rsid w:val="001E4502"/>
    <w:rsid w:val="00206D84"/>
    <w:rsid w:val="002150C5"/>
    <w:rsid w:val="00216834"/>
    <w:rsid w:val="002241AC"/>
    <w:rsid w:val="00243947"/>
    <w:rsid w:val="00247F8E"/>
    <w:rsid w:val="0025150C"/>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52AAF"/>
    <w:rsid w:val="00355443"/>
    <w:rsid w:val="00367CFC"/>
    <w:rsid w:val="00373122"/>
    <w:rsid w:val="003811C5"/>
    <w:rsid w:val="00383A05"/>
    <w:rsid w:val="00394D1C"/>
    <w:rsid w:val="003A740C"/>
    <w:rsid w:val="003B44E2"/>
    <w:rsid w:val="003C4DBD"/>
    <w:rsid w:val="003C7286"/>
    <w:rsid w:val="003D1A1F"/>
    <w:rsid w:val="003E2AFD"/>
    <w:rsid w:val="003F2CEA"/>
    <w:rsid w:val="00430A25"/>
    <w:rsid w:val="00435780"/>
    <w:rsid w:val="0043785B"/>
    <w:rsid w:val="00444F06"/>
    <w:rsid w:val="004504EC"/>
    <w:rsid w:val="004512A9"/>
    <w:rsid w:val="004939B4"/>
    <w:rsid w:val="004A0367"/>
    <w:rsid w:val="004A501D"/>
    <w:rsid w:val="004B295A"/>
    <w:rsid w:val="004C702F"/>
    <w:rsid w:val="004D0FAC"/>
    <w:rsid w:val="004D451E"/>
    <w:rsid w:val="004F6A28"/>
    <w:rsid w:val="004F7CDA"/>
    <w:rsid w:val="00512F16"/>
    <w:rsid w:val="00513BD2"/>
    <w:rsid w:val="00522DC5"/>
    <w:rsid w:val="00523EE1"/>
    <w:rsid w:val="00531177"/>
    <w:rsid w:val="00531AE9"/>
    <w:rsid w:val="00546700"/>
    <w:rsid w:val="005613CA"/>
    <w:rsid w:val="005747B1"/>
    <w:rsid w:val="00577D52"/>
    <w:rsid w:val="005868C8"/>
    <w:rsid w:val="00590C14"/>
    <w:rsid w:val="005A1DB6"/>
    <w:rsid w:val="005A415C"/>
    <w:rsid w:val="005B0FC4"/>
    <w:rsid w:val="005B14C3"/>
    <w:rsid w:val="005B6359"/>
    <w:rsid w:val="005B64F0"/>
    <w:rsid w:val="005C3801"/>
    <w:rsid w:val="005D14D6"/>
    <w:rsid w:val="0060352C"/>
    <w:rsid w:val="00603FB1"/>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02843"/>
    <w:rsid w:val="007039BC"/>
    <w:rsid w:val="0072692D"/>
    <w:rsid w:val="00726E6A"/>
    <w:rsid w:val="007609D4"/>
    <w:rsid w:val="00763C0D"/>
    <w:rsid w:val="00771860"/>
    <w:rsid w:val="007925D5"/>
    <w:rsid w:val="007A2171"/>
    <w:rsid w:val="007D1E14"/>
    <w:rsid w:val="007E2768"/>
    <w:rsid w:val="007E792C"/>
    <w:rsid w:val="007F3EC6"/>
    <w:rsid w:val="00806D1B"/>
    <w:rsid w:val="00810EC4"/>
    <w:rsid w:val="00824E08"/>
    <w:rsid w:val="0083147D"/>
    <w:rsid w:val="00845FFF"/>
    <w:rsid w:val="008545E3"/>
    <w:rsid w:val="00876157"/>
    <w:rsid w:val="00891366"/>
    <w:rsid w:val="008A44B8"/>
    <w:rsid w:val="008A611E"/>
    <w:rsid w:val="008D6D39"/>
    <w:rsid w:val="008E2694"/>
    <w:rsid w:val="008E363A"/>
    <w:rsid w:val="00903345"/>
    <w:rsid w:val="00906DB6"/>
    <w:rsid w:val="00930D74"/>
    <w:rsid w:val="009333E1"/>
    <w:rsid w:val="00933B5D"/>
    <w:rsid w:val="0093486B"/>
    <w:rsid w:val="00937030"/>
    <w:rsid w:val="009465F7"/>
    <w:rsid w:val="00950F33"/>
    <w:rsid w:val="0095270C"/>
    <w:rsid w:val="0096184E"/>
    <w:rsid w:val="00981EBF"/>
    <w:rsid w:val="0098727B"/>
    <w:rsid w:val="0099596D"/>
    <w:rsid w:val="009A532B"/>
    <w:rsid w:val="009B201D"/>
    <w:rsid w:val="009C07E6"/>
    <w:rsid w:val="009C523C"/>
    <w:rsid w:val="009C5B9D"/>
    <w:rsid w:val="009C7884"/>
    <w:rsid w:val="009D3E02"/>
    <w:rsid w:val="009D5E81"/>
    <w:rsid w:val="009F5EE9"/>
    <w:rsid w:val="00A10668"/>
    <w:rsid w:val="00A159CC"/>
    <w:rsid w:val="00A30E6B"/>
    <w:rsid w:val="00A669F0"/>
    <w:rsid w:val="00A806CE"/>
    <w:rsid w:val="00A80C88"/>
    <w:rsid w:val="00A82413"/>
    <w:rsid w:val="00A83843"/>
    <w:rsid w:val="00A90CAB"/>
    <w:rsid w:val="00A9251D"/>
    <w:rsid w:val="00A94F94"/>
    <w:rsid w:val="00AA2269"/>
    <w:rsid w:val="00AA725A"/>
    <w:rsid w:val="00AB4287"/>
    <w:rsid w:val="00AC2BBB"/>
    <w:rsid w:val="00AD00FE"/>
    <w:rsid w:val="00AD7D0E"/>
    <w:rsid w:val="00AE19A7"/>
    <w:rsid w:val="00AF31EC"/>
    <w:rsid w:val="00AF4DB0"/>
    <w:rsid w:val="00AF5251"/>
    <w:rsid w:val="00AF5434"/>
    <w:rsid w:val="00B01188"/>
    <w:rsid w:val="00B06E6A"/>
    <w:rsid w:val="00B074E7"/>
    <w:rsid w:val="00B12740"/>
    <w:rsid w:val="00B14AB1"/>
    <w:rsid w:val="00B34BB5"/>
    <w:rsid w:val="00B414CD"/>
    <w:rsid w:val="00B41825"/>
    <w:rsid w:val="00B42856"/>
    <w:rsid w:val="00B74F23"/>
    <w:rsid w:val="00B80B2A"/>
    <w:rsid w:val="00BA5007"/>
    <w:rsid w:val="00BB5D90"/>
    <w:rsid w:val="00BC42C4"/>
    <w:rsid w:val="00BD0E0E"/>
    <w:rsid w:val="00BE40B3"/>
    <w:rsid w:val="00BE5F77"/>
    <w:rsid w:val="00BF0B3C"/>
    <w:rsid w:val="00BF49EF"/>
    <w:rsid w:val="00C02D57"/>
    <w:rsid w:val="00C13563"/>
    <w:rsid w:val="00C13A0E"/>
    <w:rsid w:val="00C2466A"/>
    <w:rsid w:val="00C27CAD"/>
    <w:rsid w:val="00C32518"/>
    <w:rsid w:val="00C346C9"/>
    <w:rsid w:val="00C36F20"/>
    <w:rsid w:val="00C43FB6"/>
    <w:rsid w:val="00C45F83"/>
    <w:rsid w:val="00C5142C"/>
    <w:rsid w:val="00C77D63"/>
    <w:rsid w:val="00C87C44"/>
    <w:rsid w:val="00C91FD4"/>
    <w:rsid w:val="00CB3198"/>
    <w:rsid w:val="00CB4687"/>
    <w:rsid w:val="00CC1403"/>
    <w:rsid w:val="00CC43C1"/>
    <w:rsid w:val="00D03886"/>
    <w:rsid w:val="00D1702F"/>
    <w:rsid w:val="00D258E1"/>
    <w:rsid w:val="00D31158"/>
    <w:rsid w:val="00D3645B"/>
    <w:rsid w:val="00D50CED"/>
    <w:rsid w:val="00D658A8"/>
    <w:rsid w:val="00D731FD"/>
    <w:rsid w:val="00D739D6"/>
    <w:rsid w:val="00D73FCF"/>
    <w:rsid w:val="00D91955"/>
    <w:rsid w:val="00DA4B8D"/>
    <w:rsid w:val="00DA6E1E"/>
    <w:rsid w:val="00DB39CD"/>
    <w:rsid w:val="00DB6062"/>
    <w:rsid w:val="00DC02BE"/>
    <w:rsid w:val="00DE0E23"/>
    <w:rsid w:val="00DE2A02"/>
    <w:rsid w:val="00DE428A"/>
    <w:rsid w:val="00DE616C"/>
    <w:rsid w:val="00DE701F"/>
    <w:rsid w:val="00E03E76"/>
    <w:rsid w:val="00E100AE"/>
    <w:rsid w:val="00E1657A"/>
    <w:rsid w:val="00E22CC5"/>
    <w:rsid w:val="00E22D4C"/>
    <w:rsid w:val="00E22F64"/>
    <w:rsid w:val="00E36D2B"/>
    <w:rsid w:val="00E40AA8"/>
    <w:rsid w:val="00E45E7B"/>
    <w:rsid w:val="00E5580E"/>
    <w:rsid w:val="00E83BF0"/>
    <w:rsid w:val="00E875FB"/>
    <w:rsid w:val="00E955F1"/>
    <w:rsid w:val="00EC4DCA"/>
    <w:rsid w:val="00ED69C5"/>
    <w:rsid w:val="00EF3213"/>
    <w:rsid w:val="00F10679"/>
    <w:rsid w:val="00F14592"/>
    <w:rsid w:val="00F14A5C"/>
    <w:rsid w:val="00F22E09"/>
    <w:rsid w:val="00F44E11"/>
    <w:rsid w:val="00F57F17"/>
    <w:rsid w:val="00F64D4E"/>
    <w:rsid w:val="00F72A4F"/>
    <w:rsid w:val="00F775A8"/>
    <w:rsid w:val="00F83B35"/>
    <w:rsid w:val="00F912B2"/>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7857F-0B53-4DC5-A52E-D9205E9EE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25</Pages>
  <Words>6058</Words>
  <Characters>34534</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32</cp:revision>
  <cp:lastPrinted>2020-01-22T17:29:00Z</cp:lastPrinted>
  <dcterms:created xsi:type="dcterms:W3CDTF">2020-01-27T20:57:00Z</dcterms:created>
  <dcterms:modified xsi:type="dcterms:W3CDTF">2020-03-27T15:36:00Z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