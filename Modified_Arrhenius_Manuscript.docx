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37C9C7D2" w:rsidR="007925D5" w:rsidRDefault="00355443" w:rsidP="002B0AA8">
      <w:pPr>
        <w:spacing w:after="0" w:line="360" w:lineRule="auto"/>
        <w:rPr>
          <w:rFonts w:cstheme="minorHAnsi"/>
          <w:b/>
          <w:sz w:val="24"/>
          <w:szCs w:val="24"/>
          <w:lang w:val="en-CA"/>
        </w:rPr>
      </w:pPr>
      <w:commentRangeStart w:id="0"/>
      <w:r w:rsidRPr="005C3801">
        <w:rPr>
          <w:rFonts w:cstheme="minorHAnsi"/>
          <w:b/>
          <w:sz w:val="24"/>
          <w:szCs w:val="24"/>
          <w:lang w:val="en-CA"/>
        </w:rPr>
        <w:t>Title</w:t>
      </w:r>
      <w:commentRangeEnd w:id="0"/>
      <w:r w:rsidR="00693015">
        <w:rPr>
          <w:rStyle w:val="CommentReference"/>
        </w:rPr>
        <w:commentReference w:id="0"/>
      </w:r>
      <w:r w:rsidRPr="005C3801">
        <w:rPr>
          <w:rFonts w:cstheme="minorHAnsi"/>
          <w:b/>
          <w:sz w:val="24"/>
          <w:szCs w:val="24"/>
          <w:lang w:val="en-CA"/>
        </w:rPr>
        <w:t>:</w:t>
      </w:r>
      <w:r w:rsidR="00604480" w:rsidRPr="005C3801">
        <w:rPr>
          <w:rFonts w:cstheme="minorHAnsi"/>
          <w:b/>
          <w:sz w:val="24"/>
          <w:szCs w:val="24"/>
          <w:lang w:val="en-CA"/>
        </w:rPr>
        <w:t xml:space="preserve"> A systematic error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 xml:space="preserve">current </w:t>
      </w:r>
      <w:r w:rsidR="00604480" w:rsidRPr="005C3801">
        <w:rPr>
          <w:rFonts w:cstheme="minorHAnsi"/>
          <w:b/>
          <w:sz w:val="24"/>
          <w:szCs w:val="24"/>
          <w:lang w:val="en-CA"/>
        </w:rPr>
        <w:t xml:space="preserve">use of the Johnson et al. (1942) </w:t>
      </w:r>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due to a missing term</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78281207"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del w:id="1" w:author="Joseph Stinziano" w:date="2020-01-21T06:49:00Z">
        <w:r w:rsidR="007E2768" w:rsidRPr="005C3801" w:rsidDel="0007157F">
          <w:rPr>
            <w:rFonts w:cstheme="minorHAnsi"/>
            <w:sz w:val="24"/>
            <w:szCs w:val="24"/>
            <w:lang w:val="en-CA"/>
          </w:rPr>
          <w:delText xml:space="preserve"> </w:delText>
        </w:r>
      </w:del>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4C10A581" w:rsidR="00355443" w:rsidRPr="005C3801"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hyperlink r:id="rId11" w:history="1">
        <w:r w:rsidR="00355443" w:rsidRPr="005C3801">
          <w:rPr>
            <w:rStyle w:val="Hyperlink"/>
            <w:rFonts w:cstheme="minorHAnsi"/>
            <w:sz w:val="24"/>
            <w:szCs w:val="24"/>
            <w:lang w:val="en-CA"/>
          </w:rPr>
          <w:t>jstinziano@unm.edu</w:t>
        </w:r>
      </w:hyperlink>
      <w:r w:rsidR="0004126A">
        <w:rPr>
          <w:rStyle w:val="Hyperlink"/>
          <w:rFonts w:cstheme="minorHAnsi"/>
          <w:sz w:val="24"/>
          <w:szCs w:val="24"/>
          <w:lang w:val="en-CA"/>
        </w:rPr>
        <w:t>; Tel: +1 (226) 678-1670</w:t>
      </w:r>
    </w:p>
    <w:p w14:paraId="796DB32E" w14:textId="77777777" w:rsidR="003F2CEA" w:rsidRPr="005C3801" w:rsidRDefault="003F2CEA" w:rsidP="002B0AA8">
      <w:pPr>
        <w:spacing w:after="0" w:line="360" w:lineRule="auto"/>
        <w:rPr>
          <w:rFonts w:cstheme="minorHAnsi"/>
          <w:sz w:val="24"/>
          <w:szCs w:val="24"/>
          <w:lang w:val="en-CA"/>
        </w:rPr>
      </w:pPr>
    </w:p>
    <w:p w14:paraId="007FD909" w14:textId="636B9A7A"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CC1403">
        <w:rPr>
          <w:rFonts w:cstheme="minorHAnsi"/>
          <w:sz w:val="24"/>
          <w:szCs w:val="24"/>
          <w:lang w:val="en-CA"/>
        </w:rPr>
        <w:t>Research Article</w:t>
      </w:r>
    </w:p>
    <w:p w14:paraId="43B5E258" w14:textId="52AC5E85" w:rsidR="001C3146" w:rsidRPr="005C3801"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1,</w:t>
      </w:r>
      <w:r w:rsidR="00E03E76" w:rsidRPr="005C3801">
        <w:rPr>
          <w:rFonts w:cstheme="minorHAnsi"/>
          <w:sz w:val="24"/>
          <w:szCs w:val="24"/>
          <w:lang w:val="en-CA"/>
        </w:rPr>
        <w:t>5</w:t>
      </w:r>
      <w:r w:rsidR="0099596D" w:rsidRPr="005C3801">
        <w:rPr>
          <w:rFonts w:cstheme="minorHAnsi"/>
          <w:sz w:val="24"/>
          <w:szCs w:val="24"/>
          <w:lang w:val="en-CA"/>
        </w:rPr>
        <w:t>40</w:t>
      </w:r>
      <w:r w:rsidRPr="005C3801">
        <w:rPr>
          <w:rFonts w:cstheme="minorHAnsi"/>
          <w:sz w:val="24"/>
          <w:szCs w:val="24"/>
          <w:lang w:val="en-CA"/>
        </w:rPr>
        <w:br/>
        <w:t>Number of Figures:</w:t>
      </w:r>
      <w:r w:rsidR="00383A05" w:rsidRPr="005C3801">
        <w:rPr>
          <w:rFonts w:cstheme="minorHAnsi"/>
          <w:sz w:val="24"/>
          <w:szCs w:val="24"/>
          <w:lang w:val="en-CA"/>
        </w:rPr>
        <w:t xml:space="preserve"> 2</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77777777" w:rsidR="0099596D" w:rsidRPr="005C3801" w:rsidRDefault="0099596D">
      <w:pPr>
        <w:rPr>
          <w:rFonts w:cstheme="minorHAnsi"/>
          <w:sz w:val="24"/>
          <w:szCs w:val="24"/>
          <w:lang w:val="en-CA"/>
        </w:rPr>
      </w:pPr>
      <w:commentRangeStart w:id="2"/>
      <w:r w:rsidRPr="005C3801">
        <w:rPr>
          <w:rFonts w:cstheme="minorHAnsi"/>
          <w:b/>
          <w:sz w:val="24"/>
          <w:szCs w:val="24"/>
          <w:lang w:val="en-CA"/>
        </w:rPr>
        <w:lastRenderedPageBreak/>
        <w:t>Abstract</w:t>
      </w:r>
      <w:commentRangeEnd w:id="2"/>
      <w:r w:rsidR="0004126A">
        <w:rPr>
          <w:rStyle w:val="CommentReference"/>
        </w:rPr>
        <w:commentReference w:id="2"/>
      </w:r>
    </w:p>
    <w:p w14:paraId="276740A2" w14:textId="62643D9F" w:rsidR="005C3801" w:rsidRDefault="0099596D" w:rsidP="005C3801">
      <w:pPr>
        <w:spacing w:line="360" w:lineRule="auto"/>
        <w:rPr>
          <w:rFonts w:cstheme="minorHAnsi"/>
          <w:sz w:val="24"/>
          <w:szCs w:val="24"/>
          <w:lang w:val="en-CA"/>
        </w:rPr>
      </w:pPr>
      <w:r w:rsidRPr="005C3801">
        <w:rPr>
          <w:rFonts w:cstheme="minorHAnsi"/>
          <w:sz w:val="24"/>
          <w:szCs w:val="24"/>
          <w:lang w:val="en-CA"/>
        </w:rPr>
        <w:t>Understanding biological temperature responses is crucial to predicting global carbon fluxes. The current approach to modeling photosynthetic temperature responses in large scale modeling efforts uses a modified Arrhenius equation. We rederived the modified Arrhenius equation from the source and uncovered a missing term that was dropped between 1942 and 2002. We compare fitted temperature response parameters between the new and old derivation of the modified Arrhenius equation. We find that most parameters are minimally affected, though small errors still exist.</w:t>
      </w:r>
      <w:r w:rsidR="000C5E11">
        <w:rPr>
          <w:rFonts w:cstheme="minorHAnsi"/>
          <w:sz w:val="24"/>
          <w:szCs w:val="24"/>
          <w:lang w:val="en-CA"/>
        </w:rPr>
        <w:t xml:space="preserve"> We then scaled the impact of these small errors to whole plant carbon balance and found that the impact of the rederivation of the Arrhenius on modelled carbon gain </w:t>
      </w:r>
      <w:del w:id="3" w:author="Joseph Stinziano" w:date="2020-01-21T07:40:00Z">
        <w:r w:rsidR="000C5E11" w:rsidDel="00950F33">
          <w:rPr>
            <w:rFonts w:cstheme="minorHAnsi"/>
            <w:sz w:val="24"/>
            <w:szCs w:val="24"/>
            <w:lang w:val="en-CA"/>
          </w:rPr>
          <w:delText>was even more minimal than the impact on temperature response parameters</w:delText>
        </w:r>
      </w:del>
      <w:ins w:id="4" w:author="Joseph Stinziano" w:date="2020-01-21T07:40:00Z">
        <w:r w:rsidR="00950F33">
          <w:rPr>
            <w:rFonts w:cstheme="minorHAnsi"/>
            <w:sz w:val="24"/>
            <w:szCs w:val="24"/>
            <w:lang w:val="en-CA"/>
          </w:rPr>
          <w:t>causes a substantial deviation</w:t>
        </w:r>
      </w:ins>
      <w:r w:rsidR="000C5E11">
        <w:rPr>
          <w:rFonts w:cstheme="minorHAnsi"/>
          <w:sz w:val="24"/>
          <w:szCs w:val="24"/>
          <w:lang w:val="en-CA"/>
        </w:rPr>
        <w:t>.</w:t>
      </w:r>
      <w:r w:rsidRPr="005C3801">
        <w:rPr>
          <w:rFonts w:cstheme="minorHAnsi"/>
          <w:sz w:val="24"/>
          <w:szCs w:val="24"/>
          <w:lang w:val="en-CA"/>
        </w:rPr>
        <w:t xml:space="preserve"> </w:t>
      </w:r>
      <w:r w:rsidR="000C5E11">
        <w:rPr>
          <w:rFonts w:cstheme="minorHAnsi"/>
          <w:sz w:val="24"/>
          <w:szCs w:val="24"/>
          <w:lang w:val="en-CA"/>
        </w:rPr>
        <w:t xml:space="preserve">This suggests that the error in the derivation of the modified Arrhenius equation has </w:t>
      </w:r>
      <w:del w:id="5" w:author="Joseph Stinziano" w:date="2020-01-21T07:40:00Z">
        <w:r w:rsidR="000C5E11" w:rsidDel="00950F33">
          <w:rPr>
            <w:rFonts w:cstheme="minorHAnsi"/>
            <w:sz w:val="24"/>
            <w:szCs w:val="24"/>
            <w:lang w:val="en-CA"/>
          </w:rPr>
          <w:delText xml:space="preserve">had negligible </w:delText>
        </w:r>
      </w:del>
      <w:r w:rsidR="000C5E11">
        <w:rPr>
          <w:rFonts w:cstheme="minorHAnsi"/>
          <w:sz w:val="24"/>
          <w:szCs w:val="24"/>
          <w:lang w:val="en-CA"/>
        </w:rPr>
        <w:t>impact</w:t>
      </w:r>
      <w:ins w:id="6" w:author="Joseph Stinziano" w:date="2020-01-21T07:40:00Z">
        <w:r w:rsidR="00950F33">
          <w:rPr>
            <w:rFonts w:cstheme="minorHAnsi"/>
            <w:sz w:val="24"/>
            <w:szCs w:val="24"/>
            <w:lang w:val="en-CA"/>
          </w:rPr>
          <w:t>ed</w:t>
        </w:r>
      </w:ins>
      <w:del w:id="7" w:author="Joseph Stinziano" w:date="2020-01-21T07:40:00Z">
        <w:r w:rsidR="000C5E11" w:rsidDel="00950F33">
          <w:rPr>
            <w:rFonts w:cstheme="minorHAnsi"/>
            <w:sz w:val="24"/>
            <w:szCs w:val="24"/>
            <w:lang w:val="en-CA"/>
          </w:rPr>
          <w:delText xml:space="preserve"> on</w:delText>
        </w:r>
      </w:del>
      <w:r w:rsidR="000C5E11">
        <w:rPr>
          <w:rFonts w:cstheme="minorHAnsi"/>
          <w:sz w:val="24"/>
          <w:szCs w:val="24"/>
          <w:lang w:val="en-CA"/>
        </w:rPr>
        <w:t xml:space="preserve"> predictions of carbon fluxes at larger </w:t>
      </w:r>
      <w:commentRangeStart w:id="8"/>
      <w:r w:rsidR="000C5E11">
        <w:rPr>
          <w:rFonts w:cstheme="minorHAnsi"/>
          <w:sz w:val="24"/>
          <w:szCs w:val="24"/>
          <w:lang w:val="en-CA"/>
        </w:rPr>
        <w:t>scales</w:t>
      </w:r>
      <w:commentRangeEnd w:id="8"/>
      <w:r w:rsidR="00950F33">
        <w:rPr>
          <w:rStyle w:val="CommentReference"/>
        </w:rPr>
        <w:commentReference w:id="8"/>
      </w:r>
      <w:r w:rsidR="005C3801" w:rsidRPr="005C3801">
        <w:rPr>
          <w:rFonts w:cstheme="minorHAnsi"/>
          <w:sz w:val="24"/>
          <w:szCs w:val="24"/>
          <w:lang w:val="en-CA"/>
        </w:rPr>
        <w:t>. We argue that</w:t>
      </w:r>
      <w:r w:rsidR="000C5E11">
        <w:rPr>
          <w:rFonts w:cstheme="minorHAnsi"/>
          <w:sz w:val="24"/>
          <w:szCs w:val="24"/>
          <w:lang w:val="en-CA"/>
        </w:rPr>
        <w:t xml:space="preserve"> </w:t>
      </w:r>
      <w:del w:id="9" w:author="Joseph Stinziano" w:date="2020-01-21T07:41:00Z">
        <w:r w:rsidR="000C5E11" w:rsidDel="00950F33">
          <w:rPr>
            <w:rFonts w:cstheme="minorHAnsi"/>
            <w:sz w:val="24"/>
            <w:szCs w:val="24"/>
            <w:lang w:val="en-CA"/>
          </w:rPr>
          <w:delText>while the derivation error may have minimal impact,</w:delText>
        </w:r>
        <w:r w:rsidR="005C3801" w:rsidRPr="005C3801" w:rsidDel="00950F33">
          <w:rPr>
            <w:rFonts w:cstheme="minorHAnsi"/>
            <w:sz w:val="24"/>
            <w:szCs w:val="24"/>
            <w:lang w:val="en-CA"/>
          </w:rPr>
          <w:delText xml:space="preserve"> </w:delText>
        </w:r>
      </w:del>
      <w:r w:rsidR="005C3801" w:rsidRPr="005C3801">
        <w:rPr>
          <w:rFonts w:cstheme="minorHAnsi"/>
          <w:sz w:val="24"/>
          <w:szCs w:val="24"/>
          <w:lang w:val="en-CA"/>
        </w:rPr>
        <w:t xml:space="preserve">it is time to move beyond the modified Arrhenius paradigm since the current implementation is categorically incorrect and </w:t>
      </w:r>
      <w:ins w:id="10" w:author="Joseph Stinziano" w:date="2020-01-21T07:41:00Z">
        <w:r w:rsidR="00950F33">
          <w:rPr>
            <w:rFonts w:cstheme="minorHAnsi"/>
            <w:sz w:val="24"/>
            <w:szCs w:val="24"/>
            <w:lang w:val="en-CA"/>
          </w:rPr>
          <w:t xml:space="preserve">to </w:t>
        </w:r>
      </w:ins>
      <w:r w:rsidR="005C3801" w:rsidRPr="005C3801">
        <w:rPr>
          <w:rFonts w:cstheme="minorHAnsi"/>
          <w:sz w:val="24"/>
          <w:szCs w:val="24"/>
          <w:lang w:val="en-CA"/>
        </w:rPr>
        <w:t>use more thermodynamically-grounded temperature response equations</w:t>
      </w:r>
      <w:r w:rsidR="000C5E11">
        <w:rPr>
          <w:rFonts w:cstheme="minorHAnsi"/>
          <w:sz w:val="24"/>
          <w:szCs w:val="24"/>
          <w:lang w:val="en-CA"/>
        </w:rPr>
        <w:t xml:space="preserve"> going forward</w:t>
      </w:r>
      <w:r w:rsidR="005C3801" w:rsidRPr="005C3801">
        <w:rPr>
          <w:rFonts w:cstheme="minorHAnsi"/>
          <w:sz w:val="24"/>
          <w:szCs w:val="24"/>
          <w:lang w:val="en-CA"/>
        </w:rPr>
        <w:t>.</w:t>
      </w:r>
    </w:p>
    <w:p w14:paraId="6A79A5CE" w14:textId="4D413C71" w:rsidR="0099596D" w:rsidRPr="005C3801" w:rsidRDefault="005C3801" w:rsidP="005C3801">
      <w:pPr>
        <w:spacing w:line="360" w:lineRule="auto"/>
        <w:rPr>
          <w:rFonts w:cstheme="minorHAnsi"/>
          <w:b/>
          <w:sz w:val="24"/>
          <w:szCs w:val="24"/>
          <w:lang w:val="en-CA"/>
        </w:rPr>
      </w:pPr>
      <w:commentRangeStart w:id="11"/>
      <w:r>
        <w:rPr>
          <w:rFonts w:cstheme="minorHAnsi"/>
          <w:i/>
          <w:sz w:val="24"/>
          <w:szCs w:val="24"/>
          <w:lang w:val="en-CA"/>
        </w:rPr>
        <w:t>Keywords</w:t>
      </w:r>
      <w:commentRangeEnd w:id="11"/>
      <w:r w:rsidR="0004126A">
        <w:rPr>
          <w:rStyle w:val="CommentReference"/>
        </w:rPr>
        <w:commentReference w:id="11"/>
      </w:r>
      <w:r>
        <w:rPr>
          <w:rFonts w:cstheme="minorHAnsi"/>
          <w:i/>
          <w:sz w:val="24"/>
          <w:szCs w:val="24"/>
          <w:lang w:val="en-CA"/>
        </w:rPr>
        <w:t>: Arrhenius, temperature, photosynthesis, gas exchange, modeling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418A4800"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et al., 201</w:t>
      </w:r>
      <w:r w:rsidR="00522DC5" w:rsidRPr="005C3801">
        <w:rPr>
          <w:rFonts w:cstheme="minorHAnsi"/>
          <w:sz w:val="24"/>
          <w:szCs w:val="24"/>
        </w:rPr>
        <w:t>3</w:t>
      </w:r>
      <w:r w:rsidRPr="005C3801">
        <w:rPr>
          <w:rFonts w:cstheme="minorHAnsi"/>
          <w:sz w:val="24"/>
          <w:szCs w:val="24"/>
        </w:rPr>
        <w:t>). Given the temperature sensitivity of these large carbon fluxes,</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Rogers et al., 2017; Stinziano et al.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and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et al.,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4FC67554" w14:textId="113EA704" w:rsidR="007609D4" w:rsidRPr="007609D4" w:rsidRDefault="007609D4" w:rsidP="002B0AA8">
      <w:pPr>
        <w:spacing w:after="0" w:line="360" w:lineRule="auto"/>
        <w:rPr>
          <w:rFonts w:cstheme="minorHAnsi"/>
          <w:sz w:val="24"/>
          <w:szCs w:val="24"/>
          <w:lang w:val="en-CA"/>
        </w:rPr>
      </w:pPr>
      <m:oMath>
        <m:r>
          <w:rPr>
            <w:rFonts w:ascii="Cambria Math" w:hAnsi="Cambria Math" w:cstheme="minorHAnsi"/>
            <w:sz w:val="24"/>
            <w:szCs w:val="24"/>
            <w:lang w:val="en-CA"/>
          </w:rPr>
          <m:t>f(T)=A</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num>
              <m:den>
                <m:r>
                  <w:rPr>
                    <w:rFonts w:ascii="Cambria Math" w:hAnsi="Cambria Math" w:cstheme="minorHAnsi"/>
                    <w:sz w:val="24"/>
                    <w:szCs w:val="24"/>
                    <w:lang w:val="en-CA"/>
                  </w:rPr>
                  <m:t>RT</m:t>
                </m:r>
              </m:den>
            </m:f>
          </m:sup>
        </m:sSup>
      </m:oMath>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p>
    <w:p w14:paraId="49263D1A" w14:textId="77777777" w:rsidR="002B0AA8" w:rsidRPr="005C3801" w:rsidRDefault="002B0AA8" w:rsidP="002B0AA8">
      <w:pPr>
        <w:spacing w:after="0" w:line="360" w:lineRule="auto"/>
        <w:rPr>
          <w:rFonts w:cstheme="minorHAnsi"/>
          <w:sz w:val="24"/>
          <w:szCs w:val="24"/>
          <w:lang w:val="en-CA"/>
        </w:rPr>
      </w:pPr>
    </w:p>
    <w:p w14:paraId="5B02FC97" w14:textId="2CB77D19"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38ECFE9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7609D4">
        <w:rPr>
          <w:rFonts w:cstheme="minorHAnsi"/>
          <w:sz w:val="24"/>
          <w:szCs w:val="24"/>
          <w:lang w:val="en-CA"/>
        </w:rPr>
        <w:t xml:space="preserve"> A is a pre-exponential factor,</w:t>
      </w:r>
      <w:r w:rsidRPr="005C3801">
        <w:rPr>
          <w:rFonts w:cstheme="minorHAnsi"/>
          <w:sz w:val="24"/>
          <w:szCs w:val="24"/>
          <w:lang w:val="en-CA"/>
        </w:rPr>
        <w:t xml:space="preserve"> 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proofErr w:type="spellStart"/>
      <w:r w:rsidRPr="005C3801">
        <w:rPr>
          <w:rFonts w:cstheme="minorHAnsi"/>
          <w:sz w:val="24"/>
          <w:szCs w:val="24"/>
          <w:lang w:val="en-CA"/>
        </w:rPr>
        <w:t>E</w:t>
      </w:r>
      <w:r w:rsidRPr="005C3801">
        <w:rPr>
          <w:rFonts w:cstheme="minorHAnsi"/>
          <w:sz w:val="24"/>
          <w:szCs w:val="24"/>
          <w:vertAlign w:val="subscript"/>
          <w:lang w:val="en-CA"/>
        </w:rPr>
        <w:t>a</w:t>
      </w:r>
      <w:proofErr w:type="spellEnd"/>
      <w:r w:rsidRPr="005C3801">
        <w:rPr>
          <w:rFonts w:cstheme="minorHAnsi"/>
          <w:sz w:val="24"/>
          <w:szCs w:val="24"/>
          <w:lang w:val="en-CA"/>
        </w:rPr>
        <w:t xml:space="preserve"> is the activation energy in J mol</w:t>
      </w:r>
      <w:r w:rsidRPr="005C3801">
        <w:rPr>
          <w:rFonts w:cstheme="minorHAnsi"/>
          <w:sz w:val="24"/>
          <w:szCs w:val="24"/>
          <w:vertAlign w:val="superscript"/>
          <w:lang w:val="en-CA"/>
        </w:rPr>
        <w:t>-1</w:t>
      </w:r>
      <w:r w:rsidRPr="005C3801">
        <w:rPr>
          <w:rFonts w:cstheme="minorHAnsi"/>
          <w:sz w:val="24"/>
          <w:szCs w:val="24"/>
          <w:lang w:val="en-CA"/>
        </w:rPr>
        <w:t>, R is the universal gas constant of 8.314 J mol</w:t>
      </w:r>
      <w:r w:rsidRPr="005C3801">
        <w:rPr>
          <w:rFonts w:cstheme="minorHAnsi"/>
          <w:sz w:val="24"/>
          <w:szCs w:val="24"/>
          <w:vertAlign w:val="superscript"/>
          <w:lang w:val="en-CA"/>
        </w:rPr>
        <w:t>-1</w:t>
      </w:r>
      <w:r w:rsidRPr="005C3801">
        <w:rPr>
          <w:rFonts w:cstheme="minorHAnsi"/>
          <w:sz w:val="24"/>
          <w:szCs w:val="24"/>
          <w:lang w:val="en-CA"/>
        </w:rPr>
        <w:t xml:space="preserve"> K</w:t>
      </w:r>
      <w:r w:rsidRPr="005C3801">
        <w:rPr>
          <w:rFonts w:cstheme="minorHAnsi"/>
          <w:sz w:val="24"/>
          <w:szCs w:val="24"/>
          <w:vertAlign w:val="superscript"/>
          <w:lang w:val="en-CA"/>
        </w:rPr>
        <w:t>-1</w:t>
      </w:r>
      <w:r w:rsidRPr="005C3801">
        <w:rPr>
          <w:rFonts w:cstheme="minorHAnsi"/>
          <w:sz w:val="24"/>
          <w:szCs w:val="24"/>
          <w:lang w:val="en-CA"/>
        </w:rPr>
        <w:t xml:space="preserve">, and 298.15 is the reference temperature in K. As for peaked responses, while a few options are available (Kruse et al., 2008; </w:t>
      </w:r>
      <w:r w:rsidR="00FC0DBC" w:rsidRPr="005C3801">
        <w:rPr>
          <w:rFonts w:cstheme="minorHAnsi"/>
          <w:sz w:val="24"/>
          <w:szCs w:val="24"/>
          <w:lang w:val="en-CA"/>
        </w:rPr>
        <w:t>Hobbs</w:t>
      </w:r>
      <w:r w:rsidRPr="005C3801">
        <w:rPr>
          <w:rFonts w:cstheme="minorHAnsi"/>
          <w:sz w:val="24"/>
          <w:szCs w:val="24"/>
          <w:lang w:val="en-CA"/>
        </w:rPr>
        <w:t xml:space="preserve"> et al.,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et al., 2016), the most commonly implemented version is the modified Arrhenius model of Johnson et al. (1942)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et al.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4CE726BE"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77777777"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H</w:t>
      </w:r>
      <w:r w:rsidRPr="005C3801">
        <w:rPr>
          <w:rFonts w:cstheme="minorHAnsi"/>
          <w:sz w:val="24"/>
          <w:szCs w:val="24"/>
          <w:vertAlign w:val="subscript"/>
          <w:lang w:val="en-CA"/>
        </w:rPr>
        <w:t>d</w:t>
      </w:r>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2F6F96F7"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Pr="005C3801">
        <w:rPr>
          <w:rFonts w:cstheme="minorHAnsi"/>
          <w:sz w:val="24"/>
          <w:szCs w:val="24"/>
          <w:lang w:val="en-CA"/>
        </w:rPr>
        <w:t>is used for modeling the temperature responses of photosynthetic capacity (</w:t>
      </w:r>
      <w:r w:rsidR="002C483E" w:rsidRPr="005C3801">
        <w:rPr>
          <w:rFonts w:cstheme="minorHAnsi"/>
          <w:sz w:val="24"/>
          <w:szCs w:val="24"/>
          <w:lang w:val="en-CA"/>
        </w:rPr>
        <w:t>based on Farquhar et al.</w:t>
      </w:r>
      <w:r w:rsidR="00170E94" w:rsidRPr="005C3801">
        <w:rPr>
          <w:rFonts w:cstheme="minorHAnsi"/>
          <w:sz w:val="24"/>
          <w:szCs w:val="24"/>
          <w:lang w:val="en-CA"/>
        </w:rPr>
        <w:t>,</w:t>
      </w:r>
      <w:r w:rsidR="002C483E" w:rsidRPr="005C3801">
        <w:rPr>
          <w:rFonts w:cstheme="minorHAnsi"/>
          <w:sz w:val="24"/>
          <w:szCs w:val="24"/>
          <w:lang w:val="en-CA"/>
        </w:rPr>
        <w:t xml:space="preserve"> 1980):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related </w:t>
      </w:r>
      <w:r w:rsidR="002C483E" w:rsidRPr="005C3801">
        <w:rPr>
          <w:rFonts w:cstheme="minorHAnsi"/>
          <w:sz w:val="24"/>
          <w:szCs w:val="24"/>
          <w:lang w:val="en-CA"/>
        </w:rPr>
        <w:t>kinetics</w:t>
      </w:r>
      <w:r w:rsidR="006E7FAB">
        <w:rPr>
          <w:rFonts w:cstheme="minorHAnsi"/>
          <w:sz w:val="24"/>
          <w:szCs w:val="24"/>
          <w:lang w:val="en-CA"/>
        </w:rPr>
        <w:t xml:space="preserve"> as well as</w:t>
      </w:r>
      <w:r w:rsidR="002C483E" w:rsidRPr="005C3801">
        <w:rPr>
          <w:rFonts w:cstheme="minorHAnsi"/>
          <w:sz w:val="24"/>
          <w:szCs w:val="24"/>
          <w:lang w:val="en-CA"/>
        </w:rPr>
        <w:t xml:space="preserve"> Sharkey </w:t>
      </w:r>
      <w:r w:rsidR="006E7FAB">
        <w:rPr>
          <w:rFonts w:cstheme="minorHAnsi"/>
          <w:sz w:val="24"/>
          <w:szCs w:val="24"/>
          <w:lang w:val="en-CA"/>
        </w:rPr>
        <w:t>(</w:t>
      </w:r>
      <w:r w:rsidR="002C483E" w:rsidRPr="005C3801">
        <w:rPr>
          <w:rFonts w:cstheme="minorHAnsi"/>
          <w:sz w:val="24"/>
          <w:szCs w:val="24"/>
          <w:lang w:val="en-CA"/>
        </w:rPr>
        <w:t>1985</w:t>
      </w:r>
      <w:r w:rsidR="006E7FAB">
        <w:rPr>
          <w:rFonts w:cstheme="minorHAnsi"/>
          <w:sz w:val="24"/>
          <w:szCs w:val="24"/>
          <w:lang w:val="en-CA"/>
        </w:rPr>
        <w:t>)</w:t>
      </w:r>
      <w:r w:rsidR="002C483E" w:rsidRPr="005C3801">
        <w:rPr>
          <w:rFonts w:cstheme="minorHAnsi"/>
          <w:sz w:val="24"/>
          <w:szCs w:val="24"/>
          <w:lang w:val="en-CA"/>
        </w:rPr>
        <w:t xml:space="preserve"> and </w:t>
      </w:r>
      <w:r w:rsidR="000264E2" w:rsidRPr="005C3801">
        <w:rPr>
          <w:rFonts w:cstheme="minorHAnsi"/>
          <w:sz w:val="24"/>
          <w:szCs w:val="24"/>
          <w:lang w:val="en-CA"/>
        </w:rPr>
        <w:t xml:space="preserve">Harley </w:t>
      </w:r>
      <w:r w:rsidR="00170E94" w:rsidRPr="005C3801">
        <w:rPr>
          <w:rFonts w:cstheme="minorHAnsi"/>
          <w:sz w:val="24"/>
          <w:szCs w:val="24"/>
          <w:lang w:val="en-CA"/>
        </w:rPr>
        <w:t xml:space="preserve">&amp; </w:t>
      </w:r>
      <w:r w:rsidR="000264E2" w:rsidRPr="005C3801">
        <w:rPr>
          <w:rFonts w:cstheme="minorHAnsi"/>
          <w:sz w:val="24"/>
          <w:szCs w:val="24"/>
          <w:lang w:val="en-CA"/>
        </w:rPr>
        <w:t xml:space="preserve">Sharkey </w:t>
      </w:r>
      <w:r w:rsidR="006E7FAB">
        <w:rPr>
          <w:rFonts w:cstheme="minorHAnsi"/>
          <w:sz w:val="24"/>
          <w:szCs w:val="24"/>
          <w:lang w:val="en-CA"/>
        </w:rPr>
        <w:t>(</w:t>
      </w:r>
      <w:r w:rsidR="000264E2" w:rsidRPr="005C3801">
        <w:rPr>
          <w:rFonts w:cstheme="minorHAnsi"/>
          <w:sz w:val="24"/>
          <w:szCs w:val="24"/>
          <w:lang w:val="en-CA"/>
        </w:rPr>
        <w:t>1991</w:t>
      </w:r>
      <w:r w:rsidR="006E7FAB">
        <w:rPr>
          <w:rFonts w:cstheme="minorHAnsi"/>
          <w:sz w:val="24"/>
          <w:szCs w:val="24"/>
          <w:lang w:val="en-CA"/>
        </w:rPr>
        <w:t xml:space="preserve">) in their </w:t>
      </w:r>
      <w:r w:rsidR="006E7FAB">
        <w:rPr>
          <w:rFonts w:cstheme="minorHAnsi"/>
          <w:sz w:val="24"/>
          <w:szCs w:val="24"/>
          <w:lang w:val="en-CA"/>
        </w:rPr>
        <w:lastRenderedPageBreak/>
        <w:t>calculation of</w:t>
      </w:r>
      <w:r w:rsidR="002C483E" w:rsidRPr="005C3801">
        <w:rPr>
          <w:rFonts w:cstheme="minorHAnsi"/>
          <w:sz w:val="24"/>
          <w:szCs w:val="24"/>
          <w:lang w:val="en-CA"/>
        </w:rPr>
        <w:t xml:space="preserve"> 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 xml:space="preserve">TPU)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et al.,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in terrestrial biosphere models to predict the future state of the Earth system (</w:t>
      </w:r>
      <w:r w:rsidR="00184C36" w:rsidRPr="005C3801">
        <w:rPr>
          <w:rFonts w:cstheme="minorHAnsi"/>
          <w:sz w:val="24"/>
          <w:szCs w:val="24"/>
          <w:lang w:val="en-CA"/>
        </w:rPr>
        <w:t xml:space="preserve">e.g. </w:t>
      </w:r>
      <w:r w:rsidR="002C483E" w:rsidRPr="005C3801">
        <w:rPr>
          <w:rFonts w:cstheme="minorHAnsi"/>
          <w:sz w:val="24"/>
          <w:szCs w:val="24"/>
          <w:lang w:val="en-CA"/>
        </w:rPr>
        <w:t>Rogers et al.,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7A021027"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its ubiquity,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et al. (1942)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290544" w:rsidRPr="005C3801">
        <w:rPr>
          <w:rFonts w:cstheme="minorHAnsi"/>
          <w:sz w:val="24"/>
          <w:szCs w:val="24"/>
          <w:lang w:val="en-CA"/>
        </w:rPr>
        <w:t xml:space="preserve">Equation </w:t>
      </w:r>
      <w:r w:rsidR="007609D4">
        <w:rPr>
          <w:rFonts w:cstheme="minorHAnsi"/>
          <w:sz w:val="24"/>
          <w:szCs w:val="24"/>
          <w:lang w:val="en-CA"/>
        </w:rPr>
        <w:t>3</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dropped sometime between Johnson et al.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et al. (2002) that causes a systematic error in the application of Equation </w:t>
      </w:r>
      <w:r w:rsidR="007609D4">
        <w:rPr>
          <w:rFonts w:cstheme="minorHAnsi"/>
          <w:sz w:val="24"/>
          <w:szCs w:val="24"/>
          <w:lang w:val="en-CA"/>
        </w:rPr>
        <w:t>3</w:t>
      </w:r>
      <w:r w:rsidR="007609D4" w:rsidRPr="005C3801">
        <w:rPr>
          <w:rFonts w:cstheme="minorHAnsi"/>
          <w:sz w:val="24"/>
          <w:szCs w:val="24"/>
          <w:lang w:val="en-CA"/>
        </w:rPr>
        <w:t xml:space="preserve"> </w:t>
      </w:r>
      <w:r w:rsidR="00937030" w:rsidRPr="005C3801">
        <w:rPr>
          <w:rFonts w:cstheme="minorHAnsi"/>
          <w:sz w:val="24"/>
          <w:szCs w:val="24"/>
          <w:lang w:val="en-CA"/>
        </w:rPr>
        <w:t xml:space="preserve">in calculations covering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et al., 200</w:t>
      </w:r>
      <w:r w:rsidR="00DE428A" w:rsidRPr="005C3801">
        <w:rPr>
          <w:rFonts w:cstheme="minorHAnsi"/>
          <w:sz w:val="24"/>
          <w:szCs w:val="24"/>
          <w:lang w:val="en-CA"/>
        </w:rPr>
        <w:t>2</w:t>
      </w:r>
      <w:r w:rsidR="00937030" w:rsidRPr="005C3801">
        <w:rPr>
          <w:rFonts w:cstheme="minorHAnsi"/>
          <w:sz w:val="24"/>
          <w:szCs w:val="24"/>
          <w:lang w:val="en-CA"/>
        </w:rPr>
        <w:t xml:space="preserve">) to global scale processes (e.g. </w:t>
      </w:r>
      <w:r w:rsidR="00DE428A" w:rsidRPr="005C3801">
        <w:rPr>
          <w:rFonts w:cstheme="minorHAnsi"/>
          <w:sz w:val="24"/>
          <w:szCs w:val="24"/>
          <w:lang w:val="en-CA"/>
        </w:rPr>
        <w:t>Rogers et al.,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et al.,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4B63A90C" w:rsidR="00C43FB6" w:rsidRPr="005C3801" w:rsidRDefault="00C43FB6" w:rsidP="002B0AA8">
      <w:pPr>
        <w:spacing w:after="0" w:line="360" w:lineRule="auto"/>
        <w:rPr>
          <w:rFonts w:cstheme="minorHAnsi"/>
          <w:b/>
          <w:sz w:val="24"/>
          <w:szCs w:val="24"/>
          <w:u w:val="single"/>
          <w:lang w:val="en-CA"/>
        </w:rPr>
      </w:pPr>
      <w:r w:rsidRPr="005C3801">
        <w:rPr>
          <w:rFonts w:cstheme="minorHAnsi"/>
          <w:b/>
          <w:sz w:val="24"/>
          <w:szCs w:val="24"/>
          <w:u w:val="single"/>
          <w:lang w:val="en-CA"/>
        </w:rPr>
        <w:t>Materials &amp; methods</w:t>
      </w:r>
    </w:p>
    <w:p w14:paraId="0D052B71" w14:textId="1D0C17E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del w:id="12" w:author="Joseph Stinziano" w:date="2020-01-21T07:10:00Z">
        <w:r w:rsidRPr="005C3801" w:rsidDel="00AD7D0E">
          <w:rPr>
            <w:rFonts w:cstheme="minorHAnsi"/>
            <w:b/>
            <w:sz w:val="24"/>
            <w:szCs w:val="24"/>
            <w:lang w:val="en-CA"/>
          </w:rPr>
          <w:delText>response</w:delText>
        </w:r>
      </w:del>
      <w:ins w:id="13" w:author="Joseph Stinziano" w:date="2020-01-21T07:10:00Z">
        <w:r w:rsidR="00AD7D0E">
          <w:rPr>
            <w:rFonts w:cstheme="minorHAnsi"/>
            <w:b/>
            <w:sz w:val="24"/>
            <w:szCs w:val="24"/>
            <w:lang w:val="en-CA"/>
          </w:rPr>
          <w:t>equation</w:t>
        </w:r>
      </w:ins>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Johnson et al.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4EFD2D8A"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F10679"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20815D40" w14:textId="77777777" w:rsidR="005613CA" w:rsidRPr="005C3801"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is not explicitly defined in Johnson et al. (1942), but presumably represents a second derivative of the rate</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E45E7B" w:rsidRPr="005C3801">
        <w:rPr>
          <w:rFonts w:eastAsiaTheme="minorEastAsia" w:cstheme="minorHAnsi"/>
          <w:sz w:val="24"/>
          <w:szCs w:val="24"/>
          <w:lang w:val="en-CA"/>
        </w:rPr>
        <w:t xml:space="preserve"> We can relativize the equation to a reference temperature:</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4F830E1A" w:rsidR="00E45E7B" w:rsidRPr="005C3801" w:rsidRDefault="00E100AE"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num>
          <m:den>
            <m:f>
              <m:fPr>
                <m:ctrlPr>
                  <w:rPr>
                    <w:rFonts w:ascii="Cambria Math" w:hAnsi="Cambria Math" w:cstheme="minorHAnsi"/>
                    <w:i/>
                    <w:sz w:val="24"/>
                    <w:szCs w:val="24"/>
                    <w:lang w:val="en-CA"/>
                  </w:rPr>
                </m:ctrlPr>
              </m:fPr>
              <m:num>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m:t>
                        </m:r>
                        <w:bookmarkStart w:id="14" w:name="_Hlk16858237"/>
                        <m:r>
                          <w:rPr>
                            <w:rFonts w:ascii="Cambria Math" w:hAnsi="Cambria Math" w:cstheme="minorHAnsi"/>
                            <w:sz w:val="24"/>
                            <w:szCs w:val="24"/>
                            <w:lang w:val="en-CA"/>
                          </w:rPr>
                          <m:t>.15</m:t>
                        </m:r>
                        <w:bookmarkEnd w:id="14"/>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den>
        </m:f>
      </m:oMath>
      <w:r w:rsidR="00F10679"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5</w:t>
      </w:r>
    </w:p>
    <w:p w14:paraId="30DBFA2A" w14:textId="77777777" w:rsidR="002B0AA8" w:rsidRPr="005C3801" w:rsidRDefault="002B0AA8" w:rsidP="002B0AA8">
      <w:pPr>
        <w:spacing w:after="0" w:line="360" w:lineRule="auto"/>
        <w:rPr>
          <w:rFonts w:eastAsiaTheme="minorEastAsia" w:cstheme="minorHAnsi"/>
          <w:sz w:val="24"/>
          <w:szCs w:val="24"/>
          <w:lang w:val="en-CA"/>
        </w:rPr>
      </w:pPr>
    </w:p>
    <w:p w14:paraId="0218F17B" w14:textId="171709E1" w:rsidR="00006AF9" w:rsidRPr="005C3801" w:rsidRDefault="00E100AE"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c''T</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num>
          <m:den>
            <m:r>
              <w:rPr>
                <w:rFonts w:ascii="Cambria Math" w:hAnsi="Cambria Math" w:cstheme="minorHAnsi"/>
                <w:sz w:val="24"/>
                <w:szCs w:val="24"/>
                <w:lang w:val="en-CA"/>
              </w:rPr>
              <m:t>c''298.15</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den>
        </m:f>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sup>
            </m:sSup>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6</w:t>
      </w:r>
    </w:p>
    <w:p w14:paraId="11F4B575" w14:textId="77777777" w:rsidR="002B0AA8" w:rsidRPr="005C3801" w:rsidRDefault="002B0AA8" w:rsidP="002B0AA8">
      <w:pPr>
        <w:spacing w:after="0" w:line="360" w:lineRule="auto"/>
        <w:rPr>
          <w:rFonts w:eastAsiaTheme="minorEastAsia" w:cstheme="minorHAnsi"/>
          <w:sz w:val="24"/>
          <w:szCs w:val="24"/>
          <w:lang w:val="en-CA"/>
        </w:rPr>
      </w:pPr>
    </w:p>
    <w:p w14:paraId="73E1FEB4" w14:textId="04161A5D" w:rsidR="00006AF9" w:rsidRPr="005C3801" w:rsidRDefault="00E100AE" w:rsidP="002B0AA8">
      <w:pPr>
        <w:spacing w:after="0" w:line="360" w:lineRule="auto"/>
        <w:rPr>
          <w:rFonts w:eastAsiaTheme="minorEastAsia" w:cstheme="minorHAnsi"/>
          <w:sz w:val="24"/>
          <w:szCs w:val="24"/>
          <w:lang w:val="en-CA"/>
        </w:rPr>
      </w:pPr>
      <m:oMath>
        <m:f>
          <m:fPr>
            <m:ctrlPr>
              <w:rPr>
                <w:rFonts w:ascii="Cambria Math" w:hAnsi="Cambria Math" w:cstheme="minorHAnsi"/>
                <w:i/>
                <w:sz w:val="24"/>
                <w:szCs w:val="24"/>
                <w:lang w:val="en-CA"/>
              </w:rPr>
            </m:ctrlPr>
          </m:fPr>
          <m:num>
            <m:r>
              <w:rPr>
                <w:rFonts w:ascii="Cambria Math" w:hAnsi="Cambria Math" w:cstheme="minorHAnsi"/>
                <w:sz w:val="24"/>
                <w:szCs w:val="24"/>
                <w:lang w:val="en-CA"/>
              </w:rPr>
              <m:t>I</m:t>
            </m:r>
          </m:num>
          <m:den>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R298.15</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ΔS</m:t>
                    </m:r>
                  </m:num>
                  <m:den>
                    <m:r>
                      <w:rPr>
                        <w:rFonts w:ascii="Cambria Math" w:hAnsi="Cambria Math" w:cstheme="minorHAnsi"/>
                        <w:sz w:val="24"/>
                        <w:szCs w:val="24"/>
                        <w:lang w:val="en-CA"/>
                      </w:rPr>
                      <m:t>R</m:t>
                    </m:r>
                  </m:den>
                </m:f>
                <m:r>
                  <w:rPr>
                    <w:rFonts w:ascii="Cambria Math" w:hAnsi="Cambria Math" w:cstheme="minorHAnsi"/>
                    <w:sz w:val="24"/>
                    <w:szCs w:val="24"/>
                    <w:lang w:val="en-CA"/>
                  </w:rPr>
                  <m:t>+</m:t>
                </m:r>
                <m:f>
                  <m:fPr>
                    <m:ctrlPr>
                      <w:rPr>
                        <w:rFonts w:ascii="Cambria Math" w:hAnsi="Cambria Math" w:cstheme="minorHAnsi"/>
                        <w:i/>
                        <w:sz w:val="24"/>
                        <w:szCs w:val="24"/>
                        <w:lang w:val="en-CA"/>
                      </w:rPr>
                    </m:ctrlPr>
                  </m:fPr>
                  <m:num>
                    <m:r>
                      <w:rPr>
                        <w:rFonts w:ascii="Cambria Math" w:hAnsi="Cambria Math" w:cstheme="minorHAnsi"/>
                        <w:sz w:val="24"/>
                        <w:szCs w:val="24"/>
                        <w:lang w:val="en-CA"/>
                      </w:rPr>
                      <m:t>-ΔH</m:t>
                    </m:r>
                  </m:num>
                  <m:den>
                    <m:r>
                      <w:rPr>
                        <w:rFonts w:ascii="Cambria Math" w:hAnsi="Cambria Math" w:cstheme="minorHAnsi"/>
                        <w:sz w:val="24"/>
                        <w:szCs w:val="24"/>
                        <w:lang w:val="en-CA"/>
                      </w:rPr>
                      <m:t>RT</m:t>
                    </m:r>
                  </m:den>
                </m:f>
              </m:sup>
            </m:sSup>
          </m:den>
        </m:f>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7</w:t>
      </w:r>
    </w:p>
    <w:p w14:paraId="3FF52EE2" w14:textId="77777777" w:rsidR="002B0AA8" w:rsidRPr="005C3801" w:rsidRDefault="002B0AA8" w:rsidP="002B0AA8">
      <w:pPr>
        <w:spacing w:after="0" w:line="360" w:lineRule="auto"/>
        <w:rPr>
          <w:rFonts w:eastAsiaTheme="minorEastAsia" w:cstheme="minorHAnsi"/>
          <w:sz w:val="24"/>
          <w:szCs w:val="24"/>
          <w:lang w:val="en-CA"/>
        </w:rPr>
      </w:pPr>
    </w:p>
    <w:p w14:paraId="3C1478BB" w14:textId="14EB8DE4" w:rsidR="00E875FB" w:rsidRPr="005C3801" w:rsidRDefault="00E875FB"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-ΔH‡298.15--ΔH‡T</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8</w:t>
      </w:r>
    </w:p>
    <w:p w14:paraId="78687599" w14:textId="77777777" w:rsidR="002B0AA8" w:rsidRPr="005C3801" w:rsidRDefault="002B0AA8" w:rsidP="002B0AA8">
      <w:pPr>
        <w:spacing w:after="0" w:line="360" w:lineRule="auto"/>
        <w:rPr>
          <w:rFonts w:eastAsiaTheme="minorEastAsia" w:cstheme="minorHAnsi"/>
          <w:sz w:val="24"/>
          <w:szCs w:val="24"/>
          <w:lang w:val="en-CA"/>
        </w:rPr>
      </w:pPr>
    </w:p>
    <w:p w14:paraId="5A745C5A" w14:textId="6D5DFD50" w:rsidR="005B0FC4" w:rsidRPr="005C3801" w:rsidRDefault="005B0FC4"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I=</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I</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ΔH‡(T-298.15)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298.15ΔS-ΔH</m:t>
                        </m:r>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TΔS-ΔH</m:t>
                        </m:r>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9</w:t>
      </w:r>
    </w:p>
    <w:p w14:paraId="3D07C695" w14:textId="77777777" w:rsidR="002B0AA8" w:rsidRPr="005C3801" w:rsidRDefault="002B0AA8" w:rsidP="002B0AA8">
      <w:pPr>
        <w:spacing w:after="0" w:line="360" w:lineRule="auto"/>
        <w:rPr>
          <w:rFonts w:eastAsiaTheme="minorEastAsia" w:cstheme="minorHAnsi"/>
          <w:sz w:val="24"/>
          <w:szCs w:val="24"/>
          <w:lang w:val="en-CA"/>
        </w:rPr>
      </w:pPr>
    </w:p>
    <w:p w14:paraId="6E5A0C75" w14:textId="77777777" w:rsidR="00C36F20" w:rsidRPr="005C3801" w:rsidRDefault="00806D1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Harmo</w:t>
      </w:r>
      <w:r w:rsidR="00C36F20" w:rsidRPr="005C3801">
        <w:rPr>
          <w:rFonts w:eastAsiaTheme="minorEastAsia" w:cstheme="minorHAnsi"/>
          <w:sz w:val="24"/>
          <w:szCs w:val="24"/>
          <w:lang w:val="en-CA"/>
        </w:rPr>
        <w:t>nizing the notation scheme to that typically used in plant ecophysiology:</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560E371E"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465E30AD" w14:textId="4B98FFF0" w:rsidR="004512A9" w:rsidRPr="005C3801"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Equation </w:t>
      </w:r>
      <w:r w:rsidR="007609D4">
        <w:rPr>
          <w:rFonts w:eastAsiaTheme="minorEastAsia" w:cstheme="minorHAnsi"/>
          <w:sz w:val="24"/>
          <w:szCs w:val="24"/>
          <w:lang w:val="en-CA"/>
        </w:rPr>
        <w:t>3</w:t>
      </w:r>
      <w:r w:rsidRPr="005C3801">
        <w:rPr>
          <w:rFonts w:eastAsiaTheme="minorEastAsia" w:cstheme="minorHAnsi"/>
          <w:sz w:val="24"/>
          <w:szCs w:val="24"/>
          <w:lang w:val="en-CA"/>
        </w:rPr>
        <w:t>.</w:t>
      </w:r>
      <w:r w:rsidR="002C483E" w:rsidRPr="005C3801">
        <w:rPr>
          <w:rFonts w:eastAsiaTheme="minorEastAsia" w:cstheme="minorHAnsi"/>
          <w:sz w:val="24"/>
          <w:szCs w:val="24"/>
          <w:lang w:val="en-CA"/>
        </w:rPr>
        <w:t xml:space="preserve"> This introduces multiple systematic errors: </w:t>
      </w:r>
    </w:p>
    <w:p w14:paraId="267E302B" w14:textId="77777777" w:rsidR="004512A9" w:rsidRPr="005C3801" w:rsidRDefault="002C483E"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fitted parameters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and ΔS; </w:t>
      </w:r>
    </w:p>
    <w:p w14:paraId="520ABADC" w14:textId="77777777" w:rsidR="004512A9"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scaling the rate variable using the wrong equation; </w:t>
      </w:r>
    </w:p>
    <w:p w14:paraId="00AF7094" w14:textId="77777777" w:rsidR="00C13A0E" w:rsidRPr="005C3801" w:rsidRDefault="004512A9" w:rsidP="002B0AA8">
      <w:pPr>
        <w:pStyle w:val="ListParagraph"/>
        <w:numPr>
          <w:ilvl w:val="0"/>
          <w:numId w:val="2"/>
        </w:num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acclimation of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and/or ΔS as errors due to 1) at each acclimation temperature.</w:t>
      </w:r>
    </w:p>
    <w:p w14:paraId="657E8B65" w14:textId="36FD01DD" w:rsidR="002B0AA8" w:rsidRPr="005C3801" w:rsidRDefault="002B0AA8"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2327E429"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Using data from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(2019), available from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et al. (2018)</w:t>
      </w:r>
      <w:r w:rsidR="00444F06" w:rsidRPr="005C3801">
        <w:rPr>
          <w:rFonts w:eastAsiaTheme="minorEastAsia" w:cstheme="minorHAnsi"/>
          <w:sz w:val="24"/>
          <w:szCs w:val="24"/>
          <w:lang w:val="en-CA"/>
        </w:rPr>
        <w:t xml:space="preserve">, we 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to the data, both setting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200,000 J mol</w:t>
      </w:r>
      <w:r w:rsidR="00444F06" w:rsidRPr="005C3801">
        <w:rPr>
          <w:rFonts w:eastAsiaTheme="minorEastAsia" w:cstheme="minorHAnsi"/>
          <w:sz w:val="24"/>
          <w:szCs w:val="24"/>
          <w:vertAlign w:val="superscript"/>
          <w:lang w:val="en-CA"/>
        </w:rPr>
        <w:t>-1</w:t>
      </w:r>
      <w:r w:rsidR="00444F06" w:rsidRPr="005C3801">
        <w:rPr>
          <w:rFonts w:eastAsiaTheme="minorEastAsia" w:cstheme="minorHAnsi"/>
          <w:sz w:val="24"/>
          <w:szCs w:val="24"/>
          <w:lang w:val="en-CA"/>
        </w:rPr>
        <w:t xml:space="preserve"> and allowing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to be fit.</w:t>
      </w:r>
      <w:ins w:id="15" w:author="Joseph Stinziano" w:date="2020-01-21T07:20:00Z">
        <w:r w:rsidR="009C523C">
          <w:rPr>
            <w:rFonts w:eastAsiaTheme="minorEastAsia" w:cstheme="minorHAnsi"/>
            <w:sz w:val="24"/>
            <w:szCs w:val="24"/>
            <w:lang w:val="en-CA"/>
          </w:rPr>
          <w:t xml:space="preserve"> W</w:t>
        </w:r>
      </w:ins>
      <w:ins w:id="16" w:author="Joseph Stinziano" w:date="2020-01-21T07:21:00Z">
        <w:r w:rsidR="009C523C">
          <w:rPr>
            <w:rFonts w:eastAsiaTheme="minorEastAsia" w:cstheme="minorHAnsi"/>
            <w:sz w:val="24"/>
            <w:szCs w:val="24"/>
            <w:lang w:val="en-CA"/>
          </w:rPr>
          <w:t>e obtained</w:t>
        </w:r>
      </w:ins>
      <w:ins w:id="17" w:author="Joseph Stinziano" w:date="2020-01-21T07:22:00Z">
        <w:r w:rsidR="009C523C">
          <w:rPr>
            <w:rFonts w:eastAsiaTheme="minorEastAsia" w:cstheme="minorHAnsi"/>
            <w:sz w:val="24"/>
            <w:szCs w:val="24"/>
            <w:lang w:val="en-CA"/>
          </w:rPr>
          <w:t xml:space="preserve"> 92 successful curve fits for the fixed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case, and 84</w:t>
        </w:r>
      </w:ins>
      <w:ins w:id="18" w:author="Joseph Stinziano" w:date="2020-01-21T07:21:00Z">
        <w:r w:rsidR="009C523C">
          <w:rPr>
            <w:rFonts w:eastAsiaTheme="minorEastAsia" w:cstheme="minorHAnsi"/>
            <w:sz w:val="24"/>
            <w:szCs w:val="24"/>
            <w:lang w:val="en-CA"/>
          </w:rPr>
          <w:t xml:space="preserve"> successful</w:t>
        </w:r>
      </w:ins>
      <w:ins w:id="19" w:author="Joseph Stinziano" w:date="2020-01-21T07:22:00Z">
        <w:r w:rsidR="009C523C">
          <w:rPr>
            <w:rFonts w:eastAsiaTheme="minorEastAsia" w:cstheme="minorHAnsi"/>
            <w:sz w:val="24"/>
            <w:szCs w:val="24"/>
            <w:lang w:val="en-CA"/>
          </w:rPr>
          <w:t xml:space="preserve"> curve fits for the fitted H</w:t>
        </w:r>
        <w:r w:rsidR="009C523C">
          <w:rPr>
            <w:rFonts w:eastAsiaTheme="minorEastAsia" w:cstheme="minorHAnsi"/>
            <w:sz w:val="24"/>
            <w:szCs w:val="24"/>
            <w:vertAlign w:val="subscript"/>
            <w:lang w:val="en-CA"/>
          </w:rPr>
          <w:t>d</w:t>
        </w:r>
        <w:r w:rsidR="009C523C">
          <w:rPr>
            <w:rFonts w:eastAsiaTheme="minorEastAsia" w:cstheme="minorHAnsi"/>
            <w:sz w:val="24"/>
            <w:szCs w:val="24"/>
            <w:lang w:val="en-CA"/>
          </w:rPr>
          <w:t xml:space="preserve"> </w:t>
        </w:r>
        <w:r w:rsidR="009C523C">
          <w:rPr>
            <w:rFonts w:eastAsiaTheme="minorEastAsia" w:cstheme="minorHAnsi"/>
            <w:sz w:val="24"/>
            <w:szCs w:val="24"/>
            <w:lang w:val="en-CA"/>
          </w:rPr>
          <w:lastRenderedPageBreak/>
          <w:t>case.</w:t>
        </w:r>
      </w:ins>
      <w:r w:rsidR="00444F06" w:rsidRPr="005C3801">
        <w:rPr>
          <w:rFonts w:eastAsiaTheme="minorEastAsia" w:cstheme="minorHAnsi"/>
          <w:sz w:val="24"/>
          <w:szCs w:val="24"/>
          <w:lang w:val="en-CA"/>
        </w:rPr>
        <w:t xml:space="preserve"> This allows us to explore the impact of the missing term on the output data under a typical fitting scenario (H</w:t>
      </w:r>
      <w:r w:rsidR="00444F06" w:rsidRPr="005C3801">
        <w:rPr>
          <w:rFonts w:eastAsiaTheme="minorEastAsia" w:cstheme="minorHAnsi"/>
          <w:sz w:val="24"/>
          <w:szCs w:val="24"/>
          <w:vertAlign w:val="subscript"/>
          <w:lang w:val="en-CA"/>
        </w:rPr>
        <w:t>d</w:t>
      </w:r>
      <w:r w:rsidR="00444F06" w:rsidRPr="005C3801">
        <w:rPr>
          <w:rFonts w:eastAsiaTheme="minorEastAsia" w:cstheme="minorHAnsi"/>
          <w:sz w:val="24"/>
          <w:szCs w:val="24"/>
          <w:lang w:val="en-CA"/>
        </w:rPr>
        <w:t xml:space="preserve"> is fixed) and under the full fitting scenario.</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24760ADA" w:rsidR="00E36D2B" w:rsidRDefault="00E36D2B"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Modeling</w:t>
      </w:r>
    </w:p>
    <w:p w14:paraId="5F8B1F51" w14:textId="1D24E55E" w:rsidR="00E36D2B"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equations </w:t>
      </w:r>
      <w:r w:rsidR="008545E3">
        <w:rPr>
          <w:rFonts w:eastAsiaTheme="minorEastAsia" w:cstheme="minorHAnsi"/>
          <w:sz w:val="24"/>
          <w:szCs w:val="24"/>
          <w:lang w:val="en-CA"/>
        </w:rPr>
        <w:t>3</w:t>
      </w:r>
      <w:r>
        <w:rPr>
          <w:rFonts w:eastAsiaTheme="minorEastAsia" w:cstheme="minorHAnsi"/>
          <w:sz w:val="24"/>
          <w:szCs w:val="24"/>
          <w:lang w:val="en-CA"/>
        </w:rPr>
        <w:t xml:space="preserve"> and </w:t>
      </w:r>
      <w:r w:rsidR="008545E3">
        <w:rPr>
          <w:rFonts w:eastAsiaTheme="minorEastAsia" w:cstheme="minorHAnsi"/>
          <w:sz w:val="24"/>
          <w:szCs w:val="24"/>
          <w:lang w:val="en-CA"/>
        </w:rPr>
        <w:t>10</w:t>
      </w:r>
      <w:r>
        <w:rPr>
          <w:rFonts w:eastAsiaTheme="minorEastAsia" w:cstheme="minorHAnsi"/>
          <w:sz w:val="24"/>
          <w:szCs w:val="24"/>
          <w:lang w:val="en-CA"/>
        </w:rPr>
        <w:t xml:space="preserve"> on daily net plant carbon balance</w:t>
      </w:r>
      <w:r w:rsidR="00D258E1">
        <w:rPr>
          <w:rFonts w:eastAsiaTheme="minorEastAsia" w:cstheme="minorHAnsi"/>
          <w:sz w:val="24"/>
          <w:szCs w:val="24"/>
          <w:lang w:val="en-CA"/>
        </w:rPr>
        <w:t xml:space="preserve"> under conditions of H</w:t>
      </w:r>
      <w:r w:rsidR="00D258E1">
        <w:rPr>
          <w:rFonts w:eastAsiaTheme="minorEastAsia" w:cstheme="minorHAnsi"/>
          <w:sz w:val="24"/>
          <w:szCs w:val="24"/>
          <w:vertAlign w:val="subscript"/>
          <w:lang w:val="en-CA"/>
        </w:rPr>
        <w:t>d</w:t>
      </w:r>
      <w:r w:rsidR="00D258E1">
        <w:rPr>
          <w:rFonts w:eastAsiaTheme="minorEastAsia" w:cstheme="minorHAnsi"/>
          <w:sz w:val="24"/>
          <w:szCs w:val="24"/>
          <w:lang w:val="en-CA"/>
        </w:rPr>
        <w:t xml:space="preserve"> = 200,000 J mol</w:t>
      </w:r>
      <w:r w:rsidR="00D258E1">
        <w:rPr>
          <w:rFonts w:eastAsiaTheme="minorEastAsia" w:cstheme="minorHAnsi"/>
          <w:sz w:val="24"/>
          <w:szCs w:val="24"/>
          <w:vertAlign w:val="superscript"/>
          <w:lang w:val="en-CA"/>
        </w:rPr>
        <w:t>-1</w:t>
      </w:r>
      <w:r w:rsidR="00D258E1">
        <w:rPr>
          <w:rFonts w:eastAsiaTheme="minorEastAsia" w:cstheme="minorHAnsi"/>
          <w:sz w:val="24"/>
          <w:szCs w:val="24"/>
          <w:lang w:val="en-CA"/>
        </w:rPr>
        <w:t xml:space="preserve"> and fitted H</w:t>
      </w:r>
      <w:r w:rsidR="00D258E1">
        <w:rPr>
          <w:rFonts w:eastAsiaTheme="minorEastAsia" w:cstheme="minorHAnsi"/>
          <w:sz w:val="24"/>
          <w:szCs w:val="24"/>
          <w:vertAlign w:val="subscript"/>
          <w:lang w:val="en-CA"/>
        </w:rPr>
        <w:t>d</w:t>
      </w:r>
      <w:r>
        <w:rPr>
          <w:rFonts w:eastAsiaTheme="minorEastAsia" w:cstheme="minorHAnsi"/>
          <w:sz w:val="24"/>
          <w:szCs w:val="24"/>
          <w:lang w:val="en-CA"/>
        </w:rPr>
        <w:t xml:space="preserv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w:t>
      </w:r>
      <w:proofErr w:type="spellStart"/>
      <w:r w:rsidR="00C87C44">
        <w:rPr>
          <w:rFonts w:eastAsiaTheme="minorEastAsia" w:cstheme="minorHAnsi"/>
          <w:i/>
          <w:sz w:val="24"/>
          <w:szCs w:val="24"/>
          <w:lang w:val="en-CA"/>
        </w:rPr>
        <w:t>glauca</w:t>
      </w:r>
      <w:proofErr w:type="spellEnd"/>
      <w:r w:rsidR="00C87C44">
        <w:rPr>
          <w:rFonts w:eastAsiaTheme="minorEastAsia" w:cstheme="minorHAnsi"/>
          <w:sz w:val="24"/>
          <w:szCs w:val="24"/>
          <w:lang w:val="en-CA"/>
        </w:rPr>
        <w:t>)</w:t>
      </w:r>
      <w:r>
        <w:rPr>
          <w:rFonts w:eastAsiaTheme="minorEastAsia" w:cstheme="minorHAnsi"/>
          <w:sz w:val="24"/>
          <w:szCs w:val="24"/>
          <w:lang w:val="en-CA"/>
        </w:rPr>
        <w:t xml:space="preserve"> from </w:t>
      </w:r>
      <w:proofErr w:type="spellStart"/>
      <w:r>
        <w:rPr>
          <w:rFonts w:eastAsiaTheme="minorEastAsia" w:cstheme="minorHAnsi"/>
          <w:sz w:val="24"/>
          <w:szCs w:val="24"/>
          <w:lang w:val="en-CA"/>
        </w:rPr>
        <w:t>Stinziano</w:t>
      </w:r>
      <w:proofErr w:type="spellEnd"/>
      <w:r>
        <w:rPr>
          <w:rFonts w:eastAsiaTheme="minorEastAsia" w:cstheme="minorHAnsi"/>
          <w:sz w:val="24"/>
          <w:szCs w:val="24"/>
          <w:lang w:val="en-CA"/>
        </w:rPr>
        <w:t xml:space="preserve"> &amp; Way (2017), while stomatal conductance model parameters were calculated with the gas exchange data reported in Stinziano &amp; Way (2017). </w:t>
      </w:r>
      <w:r w:rsidR="00000E9A">
        <w:rPr>
          <w:rFonts w:eastAsiaTheme="minorEastAsia" w:cstheme="minorHAnsi"/>
          <w:sz w:val="24"/>
          <w:szCs w:val="24"/>
          <w:lang w:val="en-CA"/>
        </w:rPr>
        <w:t xml:space="preserve">Mean data were taken from the control treatment at weeks </w:t>
      </w:r>
      <w:del w:id="20" w:author="Joseph Stinziano" w:date="2020-01-21T07:06:00Z">
        <w:r w:rsidR="00000E9A" w:rsidDel="00AD7D0E">
          <w:rPr>
            <w:rFonts w:eastAsiaTheme="minorEastAsia" w:cstheme="minorHAnsi"/>
            <w:sz w:val="24"/>
            <w:szCs w:val="24"/>
            <w:lang w:val="en-CA"/>
          </w:rPr>
          <w:delText xml:space="preserve">1 </w:delText>
        </w:r>
      </w:del>
      <w:ins w:id="21" w:author="Joseph Stinziano" w:date="2020-01-21T07:06:00Z">
        <w:r w:rsidR="00AD7D0E">
          <w:rPr>
            <w:rFonts w:eastAsiaTheme="minorEastAsia" w:cstheme="minorHAnsi"/>
            <w:sz w:val="24"/>
            <w:szCs w:val="24"/>
            <w:lang w:val="en-CA"/>
          </w:rPr>
          <w:t xml:space="preserve">0 </w:t>
        </w:r>
      </w:ins>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ins w:id="22" w:author="Joseph Stinziano" w:date="2020-01-21T07:06:00Z">
        <w:r w:rsidR="00AD7D0E">
          <w:rPr>
            <w:rFonts w:eastAsiaTheme="minorEastAsia" w:cstheme="minorHAnsi"/>
            <w:sz w:val="24"/>
            <w:szCs w:val="24"/>
            <w:lang w:val="en-CA"/>
          </w:rPr>
          <w:t xml:space="preserve"> such that week 0 is a low</w:t>
        </w:r>
      </w:ins>
      <w:ins w:id="23" w:author="Joseph Stinziano" w:date="2020-01-21T07:07:00Z">
        <w:r w:rsidR="00AD7D0E">
          <w:rPr>
            <w:rFonts w:eastAsiaTheme="minorEastAsia" w:cstheme="minorHAnsi"/>
            <w:sz w:val="24"/>
            <w:szCs w:val="24"/>
            <w:lang w:val="en-CA"/>
          </w:rPr>
          <w:t xml:space="preserve"> respiration scenario and week 12 is a high respiration scenario</w:t>
        </w:r>
      </w:ins>
      <w:r w:rsidR="00000E9A">
        <w:rPr>
          <w:rFonts w:eastAsiaTheme="minorEastAsia" w:cstheme="minorHAnsi"/>
          <w:sz w:val="24"/>
          <w:szCs w:val="24"/>
          <w:lang w:val="en-CA"/>
        </w:rPr>
        <w:t>.</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and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20918322" w14:textId="77777777" w:rsidR="00AB4287" w:rsidRDefault="00AB4287" w:rsidP="002B0AA8">
      <w:pPr>
        <w:spacing w:after="0" w:line="360" w:lineRule="auto"/>
        <w:rPr>
          <w:rFonts w:eastAsiaTheme="minorEastAsia" w:cstheme="minorHAnsi"/>
          <w:sz w:val="24"/>
          <w:szCs w:val="24"/>
          <w:lang w:val="en-CA"/>
        </w:rPr>
      </w:pPr>
    </w:p>
    <w:p w14:paraId="35A005E0" w14:textId="1C605CDD" w:rsidR="00CB3198" w:rsidRPr="00CB3198"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modeling daily carbon gain.</w:t>
      </w:r>
    </w:p>
    <w:tbl>
      <w:tblPr>
        <w:tblW w:w="8931" w:type="dxa"/>
        <w:tblLook w:val="04A0" w:firstRow="1" w:lastRow="0" w:firstColumn="1" w:lastColumn="0" w:noHBand="0" w:noVBand="1"/>
      </w:tblPr>
      <w:tblGrid>
        <w:gridCol w:w="1920"/>
        <w:gridCol w:w="1920"/>
        <w:gridCol w:w="2240"/>
        <w:gridCol w:w="2851"/>
      </w:tblGrid>
      <w:tr w:rsidR="00CB3198" w:rsidRPr="00CB3198" w14:paraId="2BDEFC2A" w14:textId="77777777" w:rsidTr="00CB3198">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11140ADA"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48F11AA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64990B4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5E5297FB"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CB3198" w:rsidRPr="00CB3198" w14:paraId="07D97A85" w14:textId="77777777" w:rsidTr="00CB3198">
        <w:trPr>
          <w:trHeight w:val="288"/>
        </w:trPr>
        <w:tc>
          <w:tcPr>
            <w:tcW w:w="1920" w:type="dxa"/>
            <w:tcBorders>
              <w:top w:val="single" w:sz="4" w:space="0" w:color="auto"/>
              <w:left w:val="nil"/>
              <w:bottom w:val="nil"/>
              <w:right w:val="nil"/>
            </w:tcBorders>
            <w:shd w:val="clear" w:color="auto" w:fill="auto"/>
            <w:noWrap/>
            <w:vAlign w:val="bottom"/>
            <w:hideMark/>
          </w:tcPr>
          <w:p w14:paraId="247C94C7" w14:textId="162F3F04"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5A644EA3" w14:textId="672D7BE9" w:rsidR="00CB3198" w:rsidRPr="00906DB6" w:rsidRDefault="00CB3198" w:rsidP="00CB3198">
            <w:pPr>
              <w:spacing w:after="0" w:line="240" w:lineRule="auto"/>
              <w:rPr>
                <w:rFonts w:eastAsia="Times New Roman" w:cstheme="minorHAnsi"/>
                <w:color w:val="000000"/>
                <w:sz w:val="24"/>
                <w:szCs w:val="24"/>
                <w:vertAlign w:val="subscript"/>
                <w:rPrChange w:id="24" w:author="Joseph Stinziano" w:date="2020-01-21T07:13:00Z">
                  <w:rPr>
                    <w:rFonts w:eastAsia="Times New Roman" w:cstheme="minorHAnsi"/>
                    <w:color w:val="000000"/>
                    <w:sz w:val="24"/>
                    <w:szCs w:val="24"/>
                  </w:rPr>
                </w:rPrChange>
              </w:rPr>
            </w:pPr>
            <w:del w:id="25" w:author="Joseph Stinziano" w:date="2020-01-21T07:13:00Z">
              <w:r w:rsidDel="00906DB6">
                <w:rPr>
                  <w:rFonts w:eastAsia="Times New Roman" w:cstheme="minorHAnsi"/>
                  <w:color w:val="000000"/>
                  <w:sz w:val="24"/>
                  <w:szCs w:val="24"/>
                </w:rPr>
                <w:delText>Leaf, dark</w:delText>
              </w:r>
            </w:del>
            <w:proofErr w:type="spellStart"/>
            <w:ins w:id="26"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ins>
            <w:proofErr w:type="spellEnd"/>
          </w:p>
        </w:tc>
        <w:tc>
          <w:tcPr>
            <w:tcW w:w="2240" w:type="dxa"/>
            <w:tcBorders>
              <w:top w:val="single" w:sz="4" w:space="0" w:color="auto"/>
              <w:left w:val="nil"/>
              <w:bottom w:val="nil"/>
              <w:right w:val="nil"/>
            </w:tcBorders>
            <w:shd w:val="clear" w:color="auto" w:fill="auto"/>
            <w:noWrap/>
            <w:hideMark/>
          </w:tcPr>
          <w:p w14:paraId="5529B3D5" w14:textId="0264737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3BE4CC71"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5CD250A" w14:textId="77777777" w:rsidTr="00CB3198">
        <w:trPr>
          <w:trHeight w:val="288"/>
        </w:trPr>
        <w:tc>
          <w:tcPr>
            <w:tcW w:w="1920" w:type="dxa"/>
            <w:tcBorders>
              <w:top w:val="nil"/>
              <w:left w:val="nil"/>
              <w:bottom w:val="nil"/>
              <w:right w:val="nil"/>
            </w:tcBorders>
            <w:shd w:val="clear" w:color="auto" w:fill="auto"/>
            <w:noWrap/>
            <w:vAlign w:val="bottom"/>
            <w:hideMark/>
          </w:tcPr>
          <w:p w14:paraId="3D3DE94D" w14:textId="053BC72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0B2C1687" w14:textId="6849E9C8" w:rsidR="00CB3198" w:rsidRPr="00906DB6" w:rsidRDefault="00CB3198" w:rsidP="00CB3198">
            <w:pPr>
              <w:spacing w:after="0" w:line="240" w:lineRule="auto"/>
              <w:rPr>
                <w:rFonts w:eastAsia="Times New Roman" w:cstheme="minorHAnsi"/>
                <w:color w:val="000000"/>
                <w:sz w:val="24"/>
                <w:szCs w:val="24"/>
                <w:vertAlign w:val="subscript"/>
                <w:rPrChange w:id="27" w:author="Joseph Stinziano" w:date="2020-01-21T07:13:00Z">
                  <w:rPr>
                    <w:rFonts w:eastAsia="Times New Roman" w:cstheme="minorHAnsi"/>
                    <w:color w:val="000000"/>
                    <w:sz w:val="24"/>
                    <w:szCs w:val="24"/>
                  </w:rPr>
                </w:rPrChange>
              </w:rPr>
            </w:pPr>
            <w:del w:id="28" w:author="Joseph Stinziano" w:date="2020-01-21T07:13:00Z">
              <w:r w:rsidDel="00906DB6">
                <w:rPr>
                  <w:rFonts w:eastAsia="Times New Roman" w:cstheme="minorHAnsi"/>
                  <w:color w:val="000000"/>
                  <w:sz w:val="24"/>
                  <w:szCs w:val="24"/>
                </w:rPr>
                <w:delText>Leaf, light</w:delText>
              </w:r>
            </w:del>
            <w:proofErr w:type="spellStart"/>
            <w:ins w:id="29"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day</w:t>
              </w:r>
            </w:ins>
            <w:proofErr w:type="spellEnd"/>
          </w:p>
        </w:tc>
        <w:tc>
          <w:tcPr>
            <w:tcW w:w="2240" w:type="dxa"/>
            <w:tcBorders>
              <w:top w:val="nil"/>
              <w:left w:val="nil"/>
              <w:bottom w:val="nil"/>
              <w:right w:val="nil"/>
            </w:tcBorders>
            <w:shd w:val="clear" w:color="auto" w:fill="auto"/>
            <w:noWrap/>
            <w:hideMark/>
          </w:tcPr>
          <w:p w14:paraId="3568ED92" w14:textId="69AA2A29" w:rsidR="00CB3198" w:rsidRPr="00906DB6" w:rsidRDefault="00CB3198" w:rsidP="00CB3198">
            <w:pPr>
              <w:spacing w:after="0" w:line="240" w:lineRule="auto"/>
              <w:rPr>
                <w:rFonts w:eastAsia="Times New Roman" w:cstheme="minorHAnsi"/>
                <w:color w:val="000000"/>
                <w:sz w:val="24"/>
                <w:szCs w:val="24"/>
                <w:vertAlign w:val="subscript"/>
                <w:rPrChange w:id="30" w:author="Joseph Stinziano" w:date="2020-01-21T07:13:00Z">
                  <w:rPr>
                    <w:rFonts w:eastAsia="Times New Roman" w:cstheme="minorHAnsi"/>
                    <w:color w:val="000000"/>
                    <w:sz w:val="24"/>
                    <w:szCs w:val="24"/>
                  </w:rPr>
                </w:rPrChange>
              </w:rPr>
            </w:pPr>
            <w:r w:rsidRPr="00CB3198">
              <w:rPr>
                <w:rFonts w:eastAsia="Times New Roman" w:cstheme="minorHAnsi"/>
                <w:color w:val="000000"/>
                <w:sz w:val="24"/>
                <w:szCs w:val="24"/>
              </w:rPr>
              <w:t xml:space="preserve">0.7 * </w:t>
            </w:r>
            <w:del w:id="31" w:author="Joseph Stinziano" w:date="2020-01-21T07:13:00Z">
              <w:r w:rsidDel="00906DB6">
                <w:rPr>
                  <w:rFonts w:eastAsia="Times New Roman" w:cstheme="minorHAnsi"/>
                  <w:color w:val="000000"/>
                  <w:sz w:val="24"/>
                  <w:szCs w:val="24"/>
                </w:rPr>
                <w:delText>D</w:delText>
              </w:r>
              <w:r w:rsidRPr="00CB3198" w:rsidDel="00906DB6">
                <w:rPr>
                  <w:rFonts w:eastAsia="Times New Roman" w:cstheme="minorHAnsi"/>
                  <w:color w:val="000000"/>
                  <w:sz w:val="24"/>
                  <w:szCs w:val="24"/>
                </w:rPr>
                <w:delText>ark</w:delText>
              </w:r>
            </w:del>
            <w:proofErr w:type="spellStart"/>
            <w:ins w:id="32"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dark</w:t>
              </w:r>
            </w:ins>
            <w:proofErr w:type="spellEnd"/>
          </w:p>
        </w:tc>
        <w:tc>
          <w:tcPr>
            <w:tcW w:w="2851" w:type="dxa"/>
            <w:tcBorders>
              <w:top w:val="nil"/>
              <w:left w:val="nil"/>
              <w:bottom w:val="nil"/>
              <w:right w:val="nil"/>
            </w:tcBorders>
            <w:shd w:val="clear" w:color="auto" w:fill="auto"/>
            <w:noWrap/>
            <w:hideMark/>
          </w:tcPr>
          <w:p w14:paraId="156EBA2E" w14:textId="561F3D41" w:rsidR="00CB3198" w:rsidRPr="00CB3198" w:rsidRDefault="00CB3198" w:rsidP="00CB3198">
            <w:pPr>
              <w:spacing w:after="0" w:line="240" w:lineRule="auto"/>
              <w:rPr>
                <w:rFonts w:eastAsia="Times New Roman" w:cstheme="minorHAnsi"/>
                <w:color w:val="000000"/>
                <w:sz w:val="24"/>
                <w:szCs w:val="24"/>
              </w:rPr>
            </w:pPr>
            <w:del w:id="33" w:author="Joseph Stinziano" w:date="2020-01-21T07:11:00Z">
              <w:r w:rsidRPr="00CB3198" w:rsidDel="00AD7D0E">
                <w:rPr>
                  <w:rFonts w:eastAsia="Times New Roman" w:cstheme="minorHAnsi"/>
                  <w:color w:val="000000"/>
                  <w:sz w:val="24"/>
                  <w:szCs w:val="24"/>
                </w:rPr>
                <w:delText>Stinziano et al., 2019</w:delText>
              </w:r>
            </w:del>
            <w:proofErr w:type="spellStart"/>
            <w:ins w:id="34" w:author="Joseph Stinziano" w:date="2020-01-21T07:11:00Z">
              <w:r w:rsidR="00AD7D0E">
                <w:rPr>
                  <w:rFonts w:eastAsia="Times New Roman" w:cstheme="minorHAnsi"/>
                  <w:color w:val="000000"/>
                  <w:sz w:val="24"/>
                  <w:szCs w:val="24"/>
                </w:rPr>
                <w:t>Ayub</w:t>
              </w:r>
              <w:proofErr w:type="spellEnd"/>
              <w:r w:rsidR="00AD7D0E">
                <w:rPr>
                  <w:rFonts w:eastAsia="Times New Roman" w:cstheme="minorHAnsi"/>
                  <w:color w:val="000000"/>
                  <w:sz w:val="24"/>
                  <w:szCs w:val="24"/>
                </w:rPr>
                <w:t xml:space="preserve"> et al., 2011</w:t>
              </w:r>
            </w:ins>
          </w:p>
        </w:tc>
      </w:tr>
      <w:tr w:rsidR="00CB3198" w:rsidRPr="00CB3198" w14:paraId="2F44F846" w14:textId="77777777" w:rsidTr="00CB3198">
        <w:trPr>
          <w:trHeight w:val="288"/>
        </w:trPr>
        <w:tc>
          <w:tcPr>
            <w:tcW w:w="1920" w:type="dxa"/>
            <w:tcBorders>
              <w:top w:val="nil"/>
              <w:left w:val="nil"/>
              <w:bottom w:val="nil"/>
              <w:right w:val="nil"/>
            </w:tcBorders>
            <w:shd w:val="clear" w:color="auto" w:fill="auto"/>
            <w:noWrap/>
            <w:vAlign w:val="bottom"/>
            <w:hideMark/>
          </w:tcPr>
          <w:p w14:paraId="1A12B173" w14:textId="7A8378B4"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A2E40D3" w14:textId="7FBA2CF5" w:rsidR="00CB3198" w:rsidRPr="00CB3198" w:rsidRDefault="00CB3198" w:rsidP="00CB3198">
            <w:pPr>
              <w:spacing w:after="0" w:line="240" w:lineRule="auto"/>
              <w:rPr>
                <w:rFonts w:eastAsia="Times New Roman" w:cstheme="minorHAnsi"/>
                <w:color w:val="000000"/>
                <w:sz w:val="24"/>
                <w:szCs w:val="24"/>
              </w:rPr>
            </w:pPr>
            <w:del w:id="35" w:author="Joseph Stinziano" w:date="2020-01-21T07:13:00Z">
              <w:r w:rsidDel="00906DB6">
                <w:rPr>
                  <w:rFonts w:eastAsia="Times New Roman" w:cstheme="minorHAnsi"/>
                  <w:color w:val="000000"/>
                  <w:sz w:val="24"/>
                  <w:szCs w:val="24"/>
                </w:rPr>
                <w:delText>R</w:delText>
              </w:r>
              <w:r w:rsidRPr="00906DB6" w:rsidDel="00906DB6">
                <w:rPr>
                  <w:rFonts w:eastAsia="Times New Roman" w:cstheme="minorHAnsi"/>
                  <w:color w:val="000000"/>
                  <w:sz w:val="24"/>
                  <w:szCs w:val="24"/>
                  <w:vertAlign w:val="subscript"/>
                  <w:rPrChange w:id="36" w:author="Joseph Stinziano" w:date="2020-01-21T07:13:00Z">
                    <w:rPr>
                      <w:rFonts w:eastAsia="Times New Roman" w:cstheme="minorHAnsi"/>
                      <w:color w:val="000000"/>
                      <w:sz w:val="24"/>
                      <w:szCs w:val="24"/>
                    </w:rPr>
                  </w:rPrChange>
                </w:rPr>
                <w:delText>oot</w:delText>
              </w:r>
            </w:del>
            <w:proofErr w:type="spellStart"/>
            <w:ins w:id="37" w:author="Joseph Stinziano" w:date="2020-01-21T07:13: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root</w:t>
              </w:r>
            </w:ins>
            <w:proofErr w:type="spellEnd"/>
          </w:p>
        </w:tc>
        <w:tc>
          <w:tcPr>
            <w:tcW w:w="2240" w:type="dxa"/>
            <w:tcBorders>
              <w:top w:val="nil"/>
              <w:left w:val="nil"/>
              <w:bottom w:val="nil"/>
              <w:right w:val="nil"/>
            </w:tcBorders>
            <w:shd w:val="clear" w:color="auto" w:fill="auto"/>
            <w:noWrap/>
            <w:hideMark/>
          </w:tcPr>
          <w:p w14:paraId="3B79B366" w14:textId="07AF6B73"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6E4143D"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CB3198" w:rsidRPr="00CB3198" w14:paraId="3FE933A2" w14:textId="77777777" w:rsidTr="00CB3198">
        <w:trPr>
          <w:trHeight w:val="288"/>
        </w:trPr>
        <w:tc>
          <w:tcPr>
            <w:tcW w:w="1920" w:type="dxa"/>
            <w:tcBorders>
              <w:top w:val="nil"/>
              <w:left w:val="nil"/>
              <w:bottom w:val="nil"/>
              <w:right w:val="nil"/>
            </w:tcBorders>
            <w:shd w:val="clear" w:color="auto" w:fill="auto"/>
            <w:noWrap/>
            <w:vAlign w:val="bottom"/>
            <w:hideMark/>
          </w:tcPr>
          <w:p w14:paraId="03F56A7A" w14:textId="7FD8E2DD"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9028403" w14:textId="7B798C27" w:rsidR="00CB3198" w:rsidRPr="00906DB6" w:rsidRDefault="00CB3198" w:rsidP="00CB3198">
            <w:pPr>
              <w:spacing w:after="0" w:line="240" w:lineRule="auto"/>
              <w:rPr>
                <w:rFonts w:eastAsia="Times New Roman" w:cstheme="minorHAnsi"/>
                <w:color w:val="000000"/>
                <w:sz w:val="24"/>
                <w:szCs w:val="24"/>
                <w:vertAlign w:val="subscript"/>
                <w:rPrChange w:id="38" w:author="Joseph Stinziano" w:date="2020-01-21T07:14:00Z">
                  <w:rPr>
                    <w:rFonts w:eastAsia="Times New Roman" w:cstheme="minorHAnsi"/>
                    <w:color w:val="000000"/>
                    <w:sz w:val="24"/>
                    <w:szCs w:val="24"/>
                  </w:rPr>
                </w:rPrChange>
              </w:rPr>
            </w:pPr>
            <w:del w:id="39" w:author="Joseph Stinziano" w:date="2020-01-21T07:14:00Z">
              <w:r w:rsidDel="00906DB6">
                <w:rPr>
                  <w:rFonts w:eastAsia="Times New Roman" w:cstheme="minorHAnsi"/>
                  <w:color w:val="000000"/>
                  <w:sz w:val="24"/>
                  <w:szCs w:val="24"/>
                </w:rPr>
                <w:delText>Stem</w:delText>
              </w:r>
            </w:del>
            <w:proofErr w:type="spellStart"/>
            <w:ins w:id="40" w:author="Joseph Stinziano" w:date="2020-01-21T07:14:00Z">
              <w:r w:rsidR="00906DB6">
                <w:rPr>
                  <w:rFonts w:eastAsia="Times New Roman" w:cstheme="minorHAnsi"/>
                  <w:color w:val="000000"/>
                  <w:sz w:val="24"/>
                  <w:szCs w:val="24"/>
                </w:rPr>
                <w:t>R</w:t>
              </w:r>
              <w:r w:rsidR="00906DB6">
                <w:rPr>
                  <w:rFonts w:eastAsia="Times New Roman" w:cstheme="minorHAnsi"/>
                  <w:color w:val="000000"/>
                  <w:sz w:val="24"/>
                  <w:szCs w:val="24"/>
                  <w:vertAlign w:val="subscript"/>
                </w:rPr>
                <w:t>stem</w:t>
              </w:r>
            </w:ins>
            <w:proofErr w:type="spellEnd"/>
          </w:p>
        </w:tc>
        <w:tc>
          <w:tcPr>
            <w:tcW w:w="2240" w:type="dxa"/>
            <w:tcBorders>
              <w:top w:val="nil"/>
              <w:left w:val="nil"/>
              <w:bottom w:val="nil"/>
              <w:right w:val="nil"/>
            </w:tcBorders>
            <w:shd w:val="clear" w:color="auto" w:fill="auto"/>
            <w:noWrap/>
            <w:hideMark/>
          </w:tcPr>
          <w:p w14:paraId="708F620B" w14:textId="505A1EB2"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7B1430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CB3198" w:rsidRPr="00CB3198" w14:paraId="00DC9626" w14:textId="77777777" w:rsidTr="00CB3198">
        <w:trPr>
          <w:trHeight w:val="288"/>
        </w:trPr>
        <w:tc>
          <w:tcPr>
            <w:tcW w:w="1920" w:type="dxa"/>
            <w:tcBorders>
              <w:top w:val="nil"/>
              <w:left w:val="nil"/>
              <w:bottom w:val="nil"/>
              <w:right w:val="nil"/>
            </w:tcBorders>
            <w:shd w:val="clear" w:color="auto" w:fill="auto"/>
            <w:noWrap/>
            <w:vAlign w:val="bottom"/>
            <w:hideMark/>
          </w:tcPr>
          <w:p w14:paraId="706EA630" w14:textId="6BFC2573"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FEA858F" w14:textId="658CF76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43129E2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C4B45BE"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CB3198" w:rsidRPr="00CB3198" w14:paraId="6B2B08BA" w14:textId="77777777" w:rsidTr="00CB3198">
        <w:trPr>
          <w:trHeight w:val="288"/>
        </w:trPr>
        <w:tc>
          <w:tcPr>
            <w:tcW w:w="1920" w:type="dxa"/>
            <w:tcBorders>
              <w:top w:val="nil"/>
              <w:left w:val="nil"/>
              <w:bottom w:val="nil"/>
              <w:right w:val="nil"/>
            </w:tcBorders>
            <w:shd w:val="clear" w:color="auto" w:fill="auto"/>
            <w:noWrap/>
            <w:vAlign w:val="bottom"/>
            <w:hideMark/>
          </w:tcPr>
          <w:p w14:paraId="2978E42E" w14:textId="7C0CBCD6"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DD69148" w14:textId="5751ACA7"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B902A98" w14:textId="50A1616C"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4BEEA96"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66619804" w14:textId="77777777" w:rsidTr="00CB3198">
        <w:trPr>
          <w:trHeight w:val="288"/>
        </w:trPr>
        <w:tc>
          <w:tcPr>
            <w:tcW w:w="1920" w:type="dxa"/>
            <w:tcBorders>
              <w:top w:val="nil"/>
              <w:left w:val="nil"/>
              <w:bottom w:val="nil"/>
              <w:right w:val="nil"/>
            </w:tcBorders>
            <w:shd w:val="clear" w:color="auto" w:fill="auto"/>
            <w:noWrap/>
            <w:vAlign w:val="bottom"/>
            <w:hideMark/>
          </w:tcPr>
          <w:p w14:paraId="6CFAAA53" w14:textId="427A7580"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67651B93" w14:textId="43A0F6DA"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CDFC61F" w14:textId="6AD0233E"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1FC0666F"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5DDB6DC5" w14:textId="77777777" w:rsidTr="00CB3198">
        <w:trPr>
          <w:trHeight w:val="288"/>
        </w:trPr>
        <w:tc>
          <w:tcPr>
            <w:tcW w:w="1920" w:type="dxa"/>
            <w:tcBorders>
              <w:top w:val="nil"/>
              <w:left w:val="nil"/>
              <w:bottom w:val="nil"/>
              <w:right w:val="nil"/>
            </w:tcBorders>
            <w:shd w:val="clear" w:color="auto" w:fill="auto"/>
            <w:noWrap/>
            <w:vAlign w:val="bottom"/>
            <w:hideMark/>
          </w:tcPr>
          <w:p w14:paraId="4911CB10" w14:textId="4EBDF0BB" w:rsidR="00CB3198" w:rsidRPr="00CB3198" w:rsidRDefault="00CB3198" w:rsidP="00CB3198">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AA7F715" w14:textId="5AAFEF8E" w:rsidR="00CB3198" w:rsidRPr="00CB3198" w:rsidRDefault="00CB3198" w:rsidP="00CB3198">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28BECB67" w14:textId="097CEB0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3A8E020A"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1FF5AA87" w14:textId="77777777" w:rsidTr="00CB3198">
        <w:trPr>
          <w:trHeight w:val="288"/>
        </w:trPr>
        <w:tc>
          <w:tcPr>
            <w:tcW w:w="1920" w:type="dxa"/>
            <w:tcBorders>
              <w:top w:val="nil"/>
              <w:left w:val="nil"/>
              <w:bottom w:val="nil"/>
              <w:right w:val="nil"/>
            </w:tcBorders>
            <w:shd w:val="clear" w:color="auto" w:fill="auto"/>
            <w:noWrap/>
            <w:vAlign w:val="bottom"/>
            <w:hideMark/>
          </w:tcPr>
          <w:p w14:paraId="460EF436" w14:textId="67C91EFB" w:rsidR="00CB3198" w:rsidRPr="00CB3198" w:rsidRDefault="00CB3198" w:rsidP="00CB3198">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6BB86B2" w14:textId="418E54F5" w:rsidR="00CB3198" w:rsidRPr="00CB3198" w:rsidRDefault="00CB3198" w:rsidP="00CB3198">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232B34A8" w14:textId="58A05304"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4B8FCA47" w14:textId="77777777" w:rsidR="00CB3198" w:rsidRPr="00CB3198" w:rsidRDefault="00CB3198" w:rsidP="00CB3198">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et al., 2001</w:t>
            </w:r>
          </w:p>
        </w:tc>
      </w:tr>
      <w:tr w:rsidR="00CB3198" w:rsidRPr="00CB3198" w14:paraId="2466289E" w14:textId="77777777" w:rsidTr="00CB3198">
        <w:trPr>
          <w:trHeight w:val="288"/>
        </w:trPr>
        <w:tc>
          <w:tcPr>
            <w:tcW w:w="1920" w:type="dxa"/>
            <w:tcBorders>
              <w:top w:val="nil"/>
              <w:left w:val="nil"/>
              <w:bottom w:val="nil"/>
              <w:right w:val="nil"/>
            </w:tcBorders>
            <w:shd w:val="clear" w:color="auto" w:fill="auto"/>
            <w:noWrap/>
            <w:vAlign w:val="bottom"/>
            <w:hideMark/>
          </w:tcPr>
          <w:p w14:paraId="2E9BC1C1" w14:textId="4459151F"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864D23F"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3EE2792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114EA4D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3F35D4B1" w14:textId="77777777" w:rsidTr="00CB3198">
        <w:trPr>
          <w:trHeight w:val="288"/>
        </w:trPr>
        <w:tc>
          <w:tcPr>
            <w:tcW w:w="1920" w:type="dxa"/>
            <w:tcBorders>
              <w:top w:val="nil"/>
              <w:left w:val="nil"/>
              <w:bottom w:val="nil"/>
              <w:right w:val="nil"/>
            </w:tcBorders>
            <w:shd w:val="clear" w:color="auto" w:fill="auto"/>
            <w:noWrap/>
            <w:vAlign w:val="bottom"/>
            <w:hideMark/>
          </w:tcPr>
          <w:p w14:paraId="7E30F8C1" w14:textId="288C23B3" w:rsidR="00CB3198" w:rsidRPr="00CB3198" w:rsidRDefault="00AB4287" w:rsidP="00CB3198">
            <w:pPr>
              <w:spacing w:after="0" w:line="240" w:lineRule="auto"/>
              <w:rPr>
                <w:rFonts w:eastAsia="Times New Roman" w:cstheme="minorHAnsi"/>
                <w:color w:val="000000"/>
                <w:sz w:val="24"/>
                <w:szCs w:val="24"/>
              </w:rPr>
            </w:pPr>
            <w:r>
              <w:rPr>
                <w:rFonts w:eastAsia="Times New Roman" w:cstheme="minorHAnsi"/>
                <w:color w:val="000000"/>
                <w:sz w:val="24"/>
                <w:szCs w:val="24"/>
              </w:rPr>
              <w:t>ϕ</w:t>
            </w:r>
          </w:p>
        </w:tc>
        <w:tc>
          <w:tcPr>
            <w:tcW w:w="1920" w:type="dxa"/>
            <w:tcBorders>
              <w:top w:val="nil"/>
              <w:left w:val="nil"/>
              <w:bottom w:val="nil"/>
              <w:right w:val="nil"/>
            </w:tcBorders>
            <w:shd w:val="clear" w:color="auto" w:fill="auto"/>
            <w:noWrap/>
            <w:vAlign w:val="bottom"/>
            <w:hideMark/>
          </w:tcPr>
          <w:p w14:paraId="37C40FA1" w14:textId="77777777" w:rsidR="00CB3198" w:rsidRPr="00CB3198" w:rsidRDefault="00CB3198" w:rsidP="00CB3198">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79875B7"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2EE8F2B4"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Campbell &amp; Norman, 1998</w:t>
            </w:r>
          </w:p>
        </w:tc>
      </w:tr>
      <w:tr w:rsidR="00CB3198" w:rsidRPr="00CB3198" w14:paraId="405A65C9" w14:textId="77777777" w:rsidTr="00CB3198">
        <w:trPr>
          <w:trHeight w:val="288"/>
        </w:trPr>
        <w:tc>
          <w:tcPr>
            <w:tcW w:w="1920" w:type="dxa"/>
            <w:tcBorders>
              <w:top w:val="nil"/>
              <w:left w:val="nil"/>
              <w:bottom w:val="nil"/>
              <w:right w:val="nil"/>
            </w:tcBorders>
            <w:shd w:val="clear" w:color="auto" w:fill="auto"/>
            <w:noWrap/>
            <w:vAlign w:val="bottom"/>
            <w:hideMark/>
          </w:tcPr>
          <w:p w14:paraId="0F2D696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5C30C1B2" w14:textId="1EF92891" w:rsidR="00CB3198" w:rsidRPr="00CB3198" w:rsidRDefault="00CB3198" w:rsidP="00CB3198">
            <w:pPr>
              <w:spacing w:after="0" w:line="240" w:lineRule="auto"/>
              <w:rPr>
                <w:rFonts w:eastAsia="Times New Roman" w:cstheme="minorHAnsi"/>
                <w:color w:val="000000"/>
                <w:sz w:val="24"/>
                <w:szCs w:val="24"/>
              </w:rPr>
            </w:pPr>
            <w:del w:id="41" w:author="Joseph Stinziano" w:date="2020-01-21T07:05:00Z">
              <w:r w:rsidRPr="00CB3198" w:rsidDel="00AD7D0E">
                <w:rPr>
                  <w:rFonts w:eastAsia="Times New Roman" w:cstheme="minorHAnsi"/>
                  <w:color w:val="000000"/>
                  <w:sz w:val="24"/>
                  <w:szCs w:val="24"/>
                </w:rPr>
                <w:delText>Week 1</w:delText>
              </w:r>
            </w:del>
            <w:ins w:id="42" w:author="Joseph Stinziano" w:date="2020-01-21T07:05:00Z">
              <w:r w:rsidR="00AD7D0E">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5583B57C" w14:textId="44882686" w:rsidR="00CB3198" w:rsidRPr="00CB3198" w:rsidRDefault="00CB3198" w:rsidP="00CB3198">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38D63E7F"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051ADEA8" w14:textId="77777777" w:rsidTr="00CB3198">
        <w:trPr>
          <w:trHeight w:val="288"/>
        </w:trPr>
        <w:tc>
          <w:tcPr>
            <w:tcW w:w="1920" w:type="dxa"/>
            <w:tcBorders>
              <w:top w:val="nil"/>
              <w:left w:val="nil"/>
              <w:bottom w:val="nil"/>
              <w:right w:val="nil"/>
            </w:tcBorders>
            <w:shd w:val="clear" w:color="auto" w:fill="auto"/>
            <w:noWrap/>
            <w:vAlign w:val="bottom"/>
            <w:hideMark/>
          </w:tcPr>
          <w:p w14:paraId="66FF9A92"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76D9C8F9" w14:textId="49306C52" w:rsidR="00CB3198" w:rsidRPr="00CB3198" w:rsidRDefault="00CB3198" w:rsidP="00CB3198">
            <w:pPr>
              <w:spacing w:after="0" w:line="240" w:lineRule="auto"/>
              <w:rPr>
                <w:rFonts w:eastAsia="Times New Roman" w:cstheme="minorHAnsi"/>
                <w:color w:val="000000"/>
                <w:sz w:val="24"/>
                <w:szCs w:val="24"/>
              </w:rPr>
            </w:pPr>
            <w:del w:id="43" w:author="Joseph Stinziano" w:date="2020-01-21T07:06:00Z">
              <w:r w:rsidRPr="00CB3198" w:rsidDel="00AD7D0E">
                <w:rPr>
                  <w:rFonts w:eastAsia="Times New Roman" w:cstheme="minorHAnsi"/>
                  <w:color w:val="000000"/>
                  <w:sz w:val="24"/>
                  <w:szCs w:val="24"/>
                </w:rPr>
                <w:delText>Week 12</w:delText>
              </w:r>
            </w:del>
            <w:ins w:id="44" w:author="Joseph Stinziano" w:date="2020-01-21T07:06:00Z">
              <w:r w:rsidR="00AD7D0E">
                <w:rPr>
                  <w:rFonts w:eastAsia="Times New Roman" w:cstheme="minorHAnsi"/>
                  <w:color w:val="000000"/>
                  <w:sz w:val="24"/>
                  <w:szCs w:val="24"/>
                </w:rPr>
                <w:t>High R</w:t>
              </w:r>
            </w:ins>
          </w:p>
        </w:tc>
        <w:tc>
          <w:tcPr>
            <w:tcW w:w="2240" w:type="dxa"/>
            <w:tcBorders>
              <w:top w:val="nil"/>
              <w:left w:val="nil"/>
              <w:bottom w:val="nil"/>
              <w:right w:val="nil"/>
            </w:tcBorders>
            <w:shd w:val="clear" w:color="auto" w:fill="auto"/>
            <w:noWrap/>
            <w:hideMark/>
          </w:tcPr>
          <w:p w14:paraId="1BFFF4EA" w14:textId="65C36D5E"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4563839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F7D5D6D" w14:textId="77777777" w:rsidTr="00CB3198">
        <w:trPr>
          <w:trHeight w:val="288"/>
        </w:trPr>
        <w:tc>
          <w:tcPr>
            <w:tcW w:w="1920" w:type="dxa"/>
            <w:tcBorders>
              <w:top w:val="nil"/>
              <w:left w:val="nil"/>
              <w:bottom w:val="nil"/>
              <w:right w:val="nil"/>
            </w:tcBorders>
            <w:shd w:val="clear" w:color="auto" w:fill="auto"/>
            <w:noWrap/>
            <w:vAlign w:val="bottom"/>
            <w:hideMark/>
          </w:tcPr>
          <w:p w14:paraId="72DC8F6C"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12770B83" w14:textId="41E629A1" w:rsidR="00CB3198" w:rsidRPr="00CB3198" w:rsidRDefault="00CB3198" w:rsidP="00CB3198">
            <w:pPr>
              <w:spacing w:after="0" w:line="240" w:lineRule="auto"/>
              <w:rPr>
                <w:rFonts w:eastAsia="Times New Roman" w:cstheme="minorHAnsi"/>
                <w:color w:val="000000"/>
                <w:sz w:val="24"/>
                <w:szCs w:val="24"/>
              </w:rPr>
            </w:pPr>
            <w:del w:id="45" w:author="Joseph Stinziano" w:date="2020-01-21T07:05:00Z">
              <w:r w:rsidRPr="00CB3198" w:rsidDel="00AD7D0E">
                <w:rPr>
                  <w:rFonts w:eastAsia="Times New Roman" w:cstheme="minorHAnsi"/>
                  <w:color w:val="000000"/>
                  <w:sz w:val="24"/>
                  <w:szCs w:val="24"/>
                </w:rPr>
                <w:delText>Week 1</w:delText>
              </w:r>
            </w:del>
            <w:ins w:id="46" w:author="Joseph Stinziano" w:date="2020-01-21T07:05:00Z">
              <w:r w:rsidR="00AD7D0E">
                <w:rPr>
                  <w:rFonts w:eastAsia="Times New Roman" w:cstheme="minorHAnsi"/>
                  <w:color w:val="000000"/>
                  <w:sz w:val="24"/>
                  <w:szCs w:val="24"/>
                </w:rPr>
                <w:t>Low R</w:t>
              </w:r>
            </w:ins>
          </w:p>
        </w:tc>
        <w:tc>
          <w:tcPr>
            <w:tcW w:w="2240" w:type="dxa"/>
            <w:tcBorders>
              <w:top w:val="nil"/>
              <w:left w:val="nil"/>
              <w:bottom w:val="nil"/>
              <w:right w:val="nil"/>
            </w:tcBorders>
            <w:shd w:val="clear" w:color="auto" w:fill="auto"/>
            <w:noWrap/>
            <w:hideMark/>
          </w:tcPr>
          <w:p w14:paraId="7C015C01" w14:textId="41980DBB"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5B339423"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502C235F" w14:textId="77777777" w:rsidTr="00CB3198">
        <w:trPr>
          <w:trHeight w:val="288"/>
        </w:trPr>
        <w:tc>
          <w:tcPr>
            <w:tcW w:w="1920" w:type="dxa"/>
            <w:tcBorders>
              <w:top w:val="nil"/>
              <w:left w:val="nil"/>
              <w:bottom w:val="nil"/>
              <w:right w:val="nil"/>
            </w:tcBorders>
            <w:shd w:val="clear" w:color="auto" w:fill="auto"/>
            <w:noWrap/>
            <w:vAlign w:val="bottom"/>
            <w:hideMark/>
          </w:tcPr>
          <w:p w14:paraId="4775F4B1"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338F8D4" w14:textId="2C0C7E07" w:rsidR="00CB3198" w:rsidRPr="00CB3198" w:rsidRDefault="00AD7D0E" w:rsidP="00CB3198">
            <w:pPr>
              <w:spacing w:after="0" w:line="240" w:lineRule="auto"/>
              <w:rPr>
                <w:rFonts w:eastAsia="Times New Roman" w:cstheme="minorHAnsi"/>
                <w:color w:val="000000"/>
                <w:sz w:val="24"/>
                <w:szCs w:val="24"/>
              </w:rPr>
            </w:pPr>
            <w:ins w:id="47" w:author="Joseph Stinziano" w:date="2020-01-21T07:06:00Z">
              <w:r>
                <w:rPr>
                  <w:rFonts w:eastAsia="Times New Roman" w:cstheme="minorHAnsi"/>
                  <w:color w:val="000000"/>
                  <w:sz w:val="24"/>
                  <w:szCs w:val="24"/>
                </w:rPr>
                <w:t>High R</w:t>
              </w:r>
            </w:ins>
            <w:del w:id="48" w:author="Joseph Stinziano" w:date="2020-01-21T07:06:00Z">
              <w:r w:rsidR="00CB3198" w:rsidRPr="00CB3198" w:rsidDel="00AD7D0E">
                <w:rPr>
                  <w:rFonts w:eastAsia="Times New Roman" w:cstheme="minorHAnsi"/>
                  <w:color w:val="000000"/>
                  <w:sz w:val="24"/>
                  <w:szCs w:val="24"/>
                </w:rPr>
                <w:delText>Week 12</w:delText>
              </w:r>
            </w:del>
          </w:p>
        </w:tc>
        <w:tc>
          <w:tcPr>
            <w:tcW w:w="2240" w:type="dxa"/>
            <w:tcBorders>
              <w:top w:val="nil"/>
              <w:left w:val="nil"/>
              <w:bottom w:val="nil"/>
              <w:right w:val="nil"/>
            </w:tcBorders>
            <w:shd w:val="clear" w:color="auto" w:fill="auto"/>
            <w:noWrap/>
            <w:hideMark/>
          </w:tcPr>
          <w:p w14:paraId="0BAE9E48" w14:textId="291FE67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4FAEBA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700AA9AC" w14:textId="77777777" w:rsidTr="00CB3198">
        <w:trPr>
          <w:trHeight w:val="288"/>
        </w:trPr>
        <w:tc>
          <w:tcPr>
            <w:tcW w:w="1920" w:type="dxa"/>
            <w:tcBorders>
              <w:top w:val="nil"/>
              <w:left w:val="nil"/>
              <w:right w:val="nil"/>
            </w:tcBorders>
            <w:shd w:val="clear" w:color="auto" w:fill="auto"/>
            <w:noWrap/>
            <w:vAlign w:val="bottom"/>
            <w:hideMark/>
          </w:tcPr>
          <w:p w14:paraId="4855C376"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1D385871" w14:textId="4076658A" w:rsidR="00CB3198" w:rsidRPr="00CB3198" w:rsidRDefault="00CB3198" w:rsidP="00CB3198">
            <w:pPr>
              <w:spacing w:after="0" w:line="240" w:lineRule="auto"/>
              <w:rPr>
                <w:rFonts w:eastAsia="Times New Roman" w:cstheme="minorHAnsi"/>
                <w:color w:val="000000"/>
                <w:sz w:val="24"/>
                <w:szCs w:val="24"/>
              </w:rPr>
            </w:pPr>
            <w:del w:id="49" w:author="Joseph Stinziano" w:date="2020-01-21T07:05:00Z">
              <w:r w:rsidRPr="00CB3198" w:rsidDel="00AD7D0E">
                <w:rPr>
                  <w:rFonts w:eastAsia="Times New Roman" w:cstheme="minorHAnsi"/>
                  <w:color w:val="000000"/>
                  <w:sz w:val="24"/>
                  <w:szCs w:val="24"/>
                </w:rPr>
                <w:delText>Week 1</w:delText>
              </w:r>
            </w:del>
            <w:ins w:id="50" w:author="Joseph Stinziano" w:date="2020-01-21T07:05:00Z">
              <w:r w:rsidR="00AD7D0E">
                <w:rPr>
                  <w:rFonts w:eastAsia="Times New Roman" w:cstheme="minorHAnsi"/>
                  <w:color w:val="000000"/>
                  <w:sz w:val="24"/>
                  <w:szCs w:val="24"/>
                </w:rPr>
                <w:t xml:space="preserve">Low </w:t>
              </w:r>
            </w:ins>
            <w:ins w:id="51" w:author="Joseph Stinziano" w:date="2020-01-21T07:06:00Z">
              <w:r w:rsidR="00AD7D0E">
                <w:rPr>
                  <w:rFonts w:eastAsia="Times New Roman" w:cstheme="minorHAnsi"/>
                  <w:color w:val="000000"/>
                  <w:sz w:val="24"/>
                  <w:szCs w:val="24"/>
                </w:rPr>
                <w:t>R</w:t>
              </w:r>
            </w:ins>
          </w:p>
        </w:tc>
        <w:tc>
          <w:tcPr>
            <w:tcW w:w="2240" w:type="dxa"/>
            <w:tcBorders>
              <w:top w:val="nil"/>
              <w:left w:val="nil"/>
              <w:right w:val="nil"/>
            </w:tcBorders>
            <w:shd w:val="clear" w:color="auto" w:fill="auto"/>
            <w:noWrap/>
            <w:hideMark/>
          </w:tcPr>
          <w:p w14:paraId="15A5A0F9" w14:textId="3B819839"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E1D3399"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CB3198" w:rsidRPr="00CB3198" w14:paraId="3E3F78D9" w14:textId="77777777" w:rsidTr="00CB3198">
        <w:trPr>
          <w:trHeight w:val="288"/>
        </w:trPr>
        <w:tc>
          <w:tcPr>
            <w:tcW w:w="1920" w:type="dxa"/>
            <w:tcBorders>
              <w:top w:val="nil"/>
              <w:left w:val="nil"/>
              <w:bottom w:val="single" w:sz="4" w:space="0" w:color="auto"/>
              <w:right w:val="nil"/>
            </w:tcBorders>
            <w:shd w:val="clear" w:color="auto" w:fill="auto"/>
            <w:noWrap/>
            <w:vAlign w:val="bottom"/>
            <w:hideMark/>
          </w:tcPr>
          <w:p w14:paraId="641C21A5" w14:textId="77777777" w:rsidR="00CB3198" w:rsidRPr="00CB3198" w:rsidRDefault="00CB3198" w:rsidP="00CB3198">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2643A204" w14:textId="2B622766" w:rsidR="00CB3198" w:rsidRPr="00CB3198" w:rsidRDefault="00AD7D0E" w:rsidP="00CB3198">
            <w:pPr>
              <w:spacing w:after="0" w:line="240" w:lineRule="auto"/>
              <w:rPr>
                <w:rFonts w:eastAsia="Times New Roman" w:cstheme="minorHAnsi"/>
                <w:color w:val="000000"/>
                <w:sz w:val="24"/>
                <w:szCs w:val="24"/>
              </w:rPr>
            </w:pPr>
            <w:ins w:id="52" w:author="Joseph Stinziano" w:date="2020-01-21T07:06:00Z">
              <w:r>
                <w:rPr>
                  <w:rFonts w:eastAsia="Times New Roman" w:cstheme="minorHAnsi"/>
                  <w:color w:val="000000"/>
                  <w:sz w:val="24"/>
                  <w:szCs w:val="24"/>
                </w:rPr>
                <w:t>High R</w:t>
              </w:r>
            </w:ins>
            <w:del w:id="53" w:author="Joseph Stinziano" w:date="2020-01-21T07:06:00Z">
              <w:r w:rsidR="00CB3198" w:rsidRPr="00CB3198" w:rsidDel="00AD7D0E">
                <w:rPr>
                  <w:rFonts w:eastAsia="Times New Roman" w:cstheme="minorHAnsi"/>
                  <w:color w:val="000000"/>
                  <w:sz w:val="24"/>
                  <w:szCs w:val="24"/>
                </w:rPr>
                <w:delText>Week 12</w:delText>
              </w:r>
            </w:del>
          </w:p>
        </w:tc>
        <w:tc>
          <w:tcPr>
            <w:tcW w:w="2240" w:type="dxa"/>
            <w:tcBorders>
              <w:top w:val="nil"/>
              <w:left w:val="nil"/>
              <w:bottom w:val="single" w:sz="4" w:space="0" w:color="auto"/>
              <w:right w:val="nil"/>
            </w:tcBorders>
            <w:shd w:val="clear" w:color="auto" w:fill="auto"/>
            <w:noWrap/>
            <w:hideMark/>
          </w:tcPr>
          <w:p w14:paraId="0BAB3C96" w14:textId="5614475F"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434004C2" w14:textId="77777777" w:rsidR="00CB3198" w:rsidRPr="00CB3198" w:rsidRDefault="00CB3198" w:rsidP="00CB3198">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895CF61" w14:textId="2B25C9B0" w:rsidR="00CB3198" w:rsidRPr="00AB4287" w:rsidRDefault="00CB3198"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w:t>
      </w:r>
      <w:r w:rsidR="00AB4287">
        <w:rPr>
          <w:rFonts w:eastAsiaTheme="minorEastAsia" w:cstheme="minorHAnsi"/>
          <w:b/>
          <w:sz w:val="24"/>
          <w:szCs w:val="24"/>
          <w:lang w:val="en-CA"/>
        </w:rPr>
        <w:t>thermal sensitivity coefficient; Γ*: photorespiratory CO</w:t>
      </w:r>
      <w:r w:rsidR="00AB4287">
        <w:rPr>
          <w:rFonts w:eastAsiaTheme="minorEastAsia" w:cstheme="minorHAnsi"/>
          <w:b/>
          <w:sz w:val="24"/>
          <w:szCs w:val="24"/>
          <w:vertAlign w:val="subscript"/>
          <w:lang w:val="en-CA"/>
        </w:rPr>
        <w:t>2</w:t>
      </w:r>
      <w:r w:rsidR="00AB4287">
        <w:rPr>
          <w:rFonts w:eastAsiaTheme="minorEastAsia" w:cstheme="minorHAnsi"/>
          <w:b/>
          <w:sz w:val="24"/>
          <w:szCs w:val="24"/>
          <w:lang w:val="en-CA"/>
        </w:rPr>
        <w:t xml:space="preserve"> compensation point; K</w:t>
      </w:r>
      <w:r w:rsidR="00AB4287">
        <w:rPr>
          <w:rFonts w:eastAsiaTheme="minorEastAsia" w:cstheme="minorHAnsi"/>
          <w:b/>
          <w:sz w:val="24"/>
          <w:szCs w:val="24"/>
          <w:vertAlign w:val="subscript"/>
          <w:lang w:val="en-CA"/>
        </w:rPr>
        <w:t>m</w:t>
      </w:r>
      <w:r w:rsidR="00AB4287">
        <w:rPr>
          <w:rFonts w:eastAsiaTheme="minorEastAsia" w:cstheme="minorHAnsi"/>
          <w:b/>
          <w:sz w:val="24"/>
          <w:szCs w:val="24"/>
          <w:lang w:val="en-CA"/>
        </w:rPr>
        <w:t xml:space="preserve">: Michaelis-Menten constant for rubisco; α: absorbance of photosynthetically activation radiation; ϕ: maximum quantum efficiency of photosynthetic electron transport; </w:t>
      </w:r>
      <w:proofErr w:type="spellStart"/>
      <w:r w:rsidR="00AB4287">
        <w:rPr>
          <w:rFonts w:eastAsiaTheme="minorEastAsia" w:cstheme="minorHAnsi"/>
          <w:b/>
          <w:sz w:val="24"/>
          <w:szCs w:val="24"/>
          <w:lang w:val="en-CA"/>
        </w:rPr>
        <w:t>E</w:t>
      </w:r>
      <w:r w:rsidR="00AB4287">
        <w:rPr>
          <w:rFonts w:eastAsiaTheme="minorEastAsia" w:cstheme="minorHAnsi"/>
          <w:b/>
          <w:sz w:val="24"/>
          <w:szCs w:val="24"/>
          <w:vertAlign w:val="subscript"/>
          <w:lang w:val="en-CA"/>
        </w:rPr>
        <w:t>a</w:t>
      </w:r>
      <w:proofErr w:type="spellEnd"/>
      <w:r w:rsidR="00AB4287">
        <w:rPr>
          <w:rFonts w:eastAsiaTheme="minorEastAsia" w:cstheme="minorHAnsi"/>
          <w:b/>
          <w:sz w:val="24"/>
          <w:szCs w:val="24"/>
          <w:lang w:val="en-CA"/>
        </w:rPr>
        <w:t>: activation energy</w:t>
      </w:r>
      <w:ins w:id="54" w:author="Joseph Stinziano" w:date="2020-01-21T07:06:00Z">
        <w:r w:rsidR="00AD7D0E">
          <w:rPr>
            <w:rFonts w:eastAsiaTheme="minorEastAsia" w:cstheme="minorHAnsi"/>
            <w:b/>
            <w:sz w:val="24"/>
            <w:szCs w:val="24"/>
            <w:lang w:val="en-CA"/>
          </w:rPr>
          <w:t>;</w:t>
        </w:r>
      </w:ins>
      <w:ins w:id="55" w:author="Joseph Stinziano" w:date="2020-01-21T07:14:00Z">
        <w:r w:rsidR="00906DB6">
          <w:rPr>
            <w:rFonts w:eastAsiaTheme="minorEastAsia" w:cstheme="minorHAnsi"/>
            <w:b/>
            <w:sz w:val="24"/>
            <w:szCs w:val="24"/>
            <w:lang w:val="en-CA"/>
          </w:rPr>
          <w:t xml:space="preserve">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dark</w:t>
        </w:r>
        <w:proofErr w:type="spellEnd"/>
        <w:r w:rsidR="00906DB6">
          <w:rPr>
            <w:rFonts w:eastAsiaTheme="minorEastAsia" w:cstheme="minorHAnsi"/>
            <w:b/>
            <w:sz w:val="24"/>
            <w:szCs w:val="24"/>
            <w:lang w:val="en-CA"/>
          </w:rPr>
          <w:t xml:space="preserve">: leaf </w:t>
        </w:r>
        <w:r w:rsidR="00906DB6">
          <w:rPr>
            <w:rFonts w:eastAsiaTheme="minorEastAsia" w:cstheme="minorHAnsi"/>
            <w:b/>
            <w:sz w:val="24"/>
            <w:szCs w:val="24"/>
            <w:lang w:val="en-CA"/>
          </w:rPr>
          <w:lastRenderedPageBreak/>
          <w:t xml:space="preserve">respiration in the dark;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day</w:t>
        </w:r>
        <w:proofErr w:type="spellEnd"/>
        <w:r w:rsidR="00906DB6">
          <w:rPr>
            <w:rFonts w:eastAsiaTheme="minorEastAsia" w:cstheme="minorHAnsi"/>
            <w:b/>
            <w:sz w:val="24"/>
            <w:szCs w:val="24"/>
            <w:lang w:val="en-CA"/>
          </w:rPr>
          <w:t xml:space="preserve">: leaf respiration in the light;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root</w:t>
        </w:r>
        <w:proofErr w:type="spellEnd"/>
        <w:r w:rsidR="00906DB6">
          <w:rPr>
            <w:rFonts w:eastAsiaTheme="minorEastAsia" w:cstheme="minorHAnsi"/>
            <w:b/>
            <w:sz w:val="24"/>
            <w:szCs w:val="24"/>
            <w:lang w:val="en-CA"/>
          </w:rPr>
          <w:t xml:space="preserve">: root respiration; </w:t>
        </w:r>
        <w:proofErr w:type="spellStart"/>
        <w:r w:rsidR="00906DB6">
          <w:rPr>
            <w:rFonts w:eastAsiaTheme="minorEastAsia" w:cstheme="minorHAnsi"/>
            <w:b/>
            <w:sz w:val="24"/>
            <w:szCs w:val="24"/>
            <w:lang w:val="en-CA"/>
          </w:rPr>
          <w:t>R</w:t>
        </w:r>
        <w:r w:rsidR="00906DB6">
          <w:rPr>
            <w:rFonts w:eastAsiaTheme="minorEastAsia" w:cstheme="minorHAnsi"/>
            <w:b/>
            <w:sz w:val="24"/>
            <w:szCs w:val="24"/>
            <w:vertAlign w:val="subscript"/>
            <w:lang w:val="en-CA"/>
          </w:rPr>
          <w:t>stem</w:t>
        </w:r>
        <w:proofErr w:type="spellEnd"/>
        <w:r w:rsidR="00906DB6">
          <w:rPr>
            <w:rFonts w:eastAsiaTheme="minorEastAsia" w:cstheme="minorHAnsi"/>
            <w:b/>
            <w:sz w:val="24"/>
            <w:szCs w:val="24"/>
            <w:lang w:val="en-CA"/>
          </w:rPr>
          <w:t>: stem respiration;</w:t>
        </w:r>
      </w:ins>
      <w:ins w:id="56" w:author="Joseph Stinziano" w:date="2020-01-21T07:06:00Z">
        <w:r w:rsidR="00AD7D0E">
          <w:rPr>
            <w:rFonts w:eastAsiaTheme="minorEastAsia" w:cstheme="minorHAnsi"/>
            <w:b/>
            <w:sz w:val="24"/>
            <w:szCs w:val="24"/>
            <w:lang w:val="en-CA"/>
          </w:rPr>
          <w:t xml:space="preserve"> Low R: low respiration scenario; High R: high respiration scenario</w:t>
        </w:r>
      </w:ins>
      <w:r w:rsidR="00AB4287">
        <w:rPr>
          <w:rFonts w:eastAsiaTheme="minorEastAsia" w:cstheme="minorHAnsi"/>
          <w:b/>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52544046" w14:textId="6F1B0DE9" w:rsidR="00C02D57"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w:t>
      </w:r>
      <w:commentRangeStart w:id="57"/>
      <w:proofErr w:type="spellStart"/>
      <w:r>
        <w:rPr>
          <w:rFonts w:eastAsiaTheme="minorEastAsia" w:cstheme="minorHAnsi"/>
          <w:sz w:val="24"/>
          <w:szCs w:val="24"/>
          <w:lang w:val="en-CA"/>
        </w:rPr>
        <w:t>Stinziano</w:t>
      </w:r>
      <w:proofErr w:type="spellEnd"/>
      <w:r>
        <w:rPr>
          <w:rFonts w:eastAsiaTheme="minorEastAsia" w:cstheme="minorHAnsi"/>
          <w:sz w:val="24"/>
          <w:szCs w:val="24"/>
          <w:lang w:val="en-CA"/>
        </w:rPr>
        <w:t xml:space="preserve"> </w:t>
      </w:r>
      <w:del w:id="58" w:author="Joseph Stinziano" w:date="2020-01-17T07:57:00Z">
        <w:r w:rsidDel="007E2768">
          <w:rPr>
            <w:rFonts w:eastAsiaTheme="minorEastAsia" w:cstheme="minorHAnsi"/>
            <w:sz w:val="24"/>
            <w:szCs w:val="24"/>
            <w:lang w:val="en-CA"/>
          </w:rPr>
          <w:delText>et al. XXXX</w:delText>
        </w:r>
      </w:del>
      <w:ins w:id="59" w:author="Joseph Stinziano" w:date="2020-01-17T07:57:00Z">
        <w:r w:rsidR="007E2768">
          <w:rPr>
            <w:rFonts w:eastAsiaTheme="minorEastAsia" w:cstheme="minorHAnsi"/>
            <w:sz w:val="24"/>
            <w:szCs w:val="24"/>
            <w:lang w:val="en-CA"/>
          </w:rPr>
          <w:t>&amp; Murphy, 2020</w:t>
        </w:r>
        <w:commentRangeEnd w:id="57"/>
        <w:r w:rsidR="007E2768">
          <w:rPr>
            <w:rStyle w:val="CommentReference"/>
          </w:rPr>
          <w:commentReference w:id="57"/>
        </w:r>
      </w:ins>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 stomatal conductance model with the Farquhar et al.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et al.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Equation 3 or 10,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del w:id="60" w:author="Joseph Stinziano" w:date="2020-01-21T07:14:00Z">
        <w:r w:rsidDel="00906DB6">
          <w:rPr>
            <w:rFonts w:eastAsiaTheme="minorEastAsia" w:cstheme="minorHAnsi"/>
            <w:sz w:val="24"/>
            <w:szCs w:val="24"/>
            <w:lang w:val="en-CA"/>
          </w:rPr>
          <w:delText xml:space="preserve"> Leaf respiration during the day was assumed to be 70% of dark respiration (REF</w:delText>
        </w:r>
      </w:del>
      <w:del w:id="61" w:author="Joseph Stinziano" w:date="2020-01-21T07:15:00Z">
        <w:r w:rsidDel="00A10668">
          <w:rPr>
            <w:rFonts w:eastAsiaTheme="minorEastAsia" w:cstheme="minorHAnsi"/>
            <w:sz w:val="24"/>
            <w:szCs w:val="24"/>
            <w:lang w:val="en-CA"/>
          </w:rPr>
          <w:delText>)</w:delText>
        </w:r>
      </w:del>
      <w:r>
        <w:rPr>
          <w:rFonts w:eastAsiaTheme="minorEastAsia" w:cstheme="minorHAnsi"/>
          <w:sz w:val="24"/>
          <w:szCs w:val="24"/>
          <w:lang w:val="en-CA"/>
        </w:rPr>
        <w:t xml:space="preserve">. </w:t>
      </w:r>
      <w:r w:rsidR="001E4502">
        <w:rPr>
          <w:rFonts w:eastAsiaTheme="minorEastAsia" w:cstheme="minorHAnsi"/>
          <w:sz w:val="24"/>
          <w:szCs w:val="24"/>
          <w:lang w:val="en-CA"/>
        </w:rPr>
        <w:t>Photosynthesis and respiration were summed across each modelled day to calculate daily plant carbon assimilation.</w:t>
      </w:r>
    </w:p>
    <w:p w14:paraId="4A125AA8" w14:textId="77777777" w:rsidR="00D658A8" w:rsidRDefault="00D658A8" w:rsidP="00CC1403">
      <w:pPr>
        <w:spacing w:after="0" w:line="360" w:lineRule="auto"/>
        <w:rPr>
          <w:rFonts w:eastAsiaTheme="minorEastAsia" w:cstheme="minorHAnsi"/>
          <w:sz w:val="24"/>
          <w:szCs w:val="24"/>
          <w:lang w:val="en-CA"/>
        </w:rPr>
      </w:pPr>
    </w:p>
    <w:p w14:paraId="739373E9" w14:textId="552F5333" w:rsidR="00AB4287" w:rsidRPr="00D658A8" w:rsidRDefault="00D658A8"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modeling daily carbon uptake.</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4394"/>
      </w:tblGrid>
      <w:tr w:rsidR="00D731FD" w14:paraId="39311270" w14:textId="77777777" w:rsidTr="00D658A8">
        <w:tc>
          <w:tcPr>
            <w:tcW w:w="5524" w:type="dxa"/>
            <w:tcBorders>
              <w:top w:val="single" w:sz="4" w:space="0" w:color="auto"/>
              <w:bottom w:val="single" w:sz="4" w:space="0" w:color="auto"/>
            </w:tcBorders>
          </w:tcPr>
          <w:p w14:paraId="11429B6A" w14:textId="715B4461"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4394" w:type="dxa"/>
            <w:tcBorders>
              <w:top w:val="single" w:sz="4" w:space="0" w:color="auto"/>
              <w:bottom w:val="single" w:sz="4" w:space="0" w:color="auto"/>
            </w:tcBorders>
          </w:tcPr>
          <w:p w14:paraId="4350E68F" w14:textId="0BF32D0B"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D731FD" w14:paraId="5865E819" w14:textId="77777777" w:rsidTr="00D658A8">
        <w:tc>
          <w:tcPr>
            <w:tcW w:w="5524" w:type="dxa"/>
            <w:tcBorders>
              <w:top w:val="single" w:sz="4" w:space="0" w:color="auto"/>
            </w:tcBorders>
          </w:tcPr>
          <w:p w14:paraId="2A9D28C8" w14:textId="5E6CB362" w:rsidR="00D731FD" w:rsidRPr="00AB4287" w:rsidRDefault="00D731FD" w:rsidP="00CC1403">
            <w:pPr>
              <w:spacing w:line="360" w:lineRule="auto"/>
              <w:rPr>
                <w:rFonts w:eastAsiaTheme="minorEastAsia" w:cstheme="minorHAnsi"/>
                <w:sz w:val="24"/>
                <w:szCs w:val="24"/>
                <w:lang w:val="en-CA"/>
              </w:rPr>
            </w:pPr>
            <m:oMathPara>
              <m:oMath>
                <m:r>
                  <w:rPr>
                    <w:rFonts w:ascii="Cambria Math" w:eastAsiaTheme="minorEastAsia" w:hAnsi="Cambria Math" w:cstheme="minorHAnsi"/>
                    <w:sz w:val="24"/>
                    <w:szCs w:val="24"/>
                    <w:lang w:val="en-CA"/>
                  </w:rPr>
                  <m:t>f(T)=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25</m:t>
                    </m:r>
                  </m:sub>
                </m:sSub>
                <m:sSubSup>
                  <m:sSubSupPr>
                    <m:ctrlPr>
                      <w:rPr>
                        <w:rFonts w:ascii="Cambria Math" w:eastAsiaTheme="minorEastAsia" w:hAnsi="Cambria Math" w:cstheme="minorHAnsi"/>
                        <w:i/>
                        <w:sz w:val="24"/>
                        <w:szCs w:val="24"/>
                        <w:lang w:val="en-CA"/>
                      </w:rPr>
                    </m:ctrlPr>
                  </m:sSubSup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10</m:t>
                    </m:r>
                  </m:sub>
                  <m:sup>
                    <m:f>
                      <m:fPr>
                        <m:ctrlPr>
                          <w:rPr>
                            <w:rFonts w:ascii="Cambria Math" w:eastAsiaTheme="minorEastAsia" w:hAnsi="Cambria Math" w:cstheme="minorHAnsi"/>
                            <w:i/>
                            <w:sz w:val="24"/>
                            <w:szCs w:val="24"/>
                            <w:lang w:val="en-CA"/>
                          </w:rPr>
                        </m:ctrlPr>
                      </m:fPr>
                      <m:num>
                        <m:r>
                          <w:rPr>
                            <w:rFonts w:ascii="Cambria Math" w:eastAsiaTheme="minorEastAsia" w:hAnsi="Cambria Math" w:cstheme="minorHAnsi"/>
                            <w:sz w:val="24"/>
                            <w:szCs w:val="24"/>
                            <w:lang w:val="en-CA"/>
                          </w:rPr>
                          <m:t>T-298.15</m:t>
                        </m:r>
                      </m:num>
                      <m:den>
                        <m:r>
                          <w:rPr>
                            <w:rFonts w:ascii="Cambria Math" w:eastAsiaTheme="minorEastAsia" w:hAnsi="Cambria Math" w:cstheme="minorHAnsi"/>
                            <w:sz w:val="24"/>
                            <w:szCs w:val="24"/>
                            <w:lang w:val="en-CA"/>
                          </w:rPr>
                          <m:t>10</m:t>
                        </m:r>
                      </m:den>
                    </m:f>
                  </m:sup>
                </m:sSubSup>
              </m:oMath>
            </m:oMathPara>
          </w:p>
        </w:tc>
        <w:tc>
          <w:tcPr>
            <w:tcW w:w="4394" w:type="dxa"/>
            <w:tcBorders>
              <w:top w:val="single" w:sz="4" w:space="0" w:color="auto"/>
            </w:tcBorders>
          </w:tcPr>
          <w:p w14:paraId="6A324F2E" w14:textId="140B73A7" w:rsid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D731FD" w14:paraId="1302B754" w14:textId="77777777" w:rsidTr="00D658A8">
        <w:tc>
          <w:tcPr>
            <w:tcW w:w="5524" w:type="dxa"/>
          </w:tcPr>
          <w:p w14:paraId="5885E976" w14:textId="77165B54"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oMath>
            </m:oMathPara>
          </w:p>
        </w:tc>
        <w:tc>
          <w:tcPr>
            <w:tcW w:w="4394" w:type="dxa"/>
          </w:tcPr>
          <w:p w14:paraId="245A40AA" w14:textId="0D86D218"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D731FD" w14:paraId="1C4F7600" w14:textId="77777777" w:rsidTr="00D658A8">
        <w:tc>
          <w:tcPr>
            <w:tcW w:w="5524" w:type="dxa"/>
          </w:tcPr>
          <w:p w14:paraId="6A3FCB6F" w14:textId="35F758D3" w:rsidR="00D731FD"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2C6C4AD3" w14:textId="5A3E9DDC" w:rsidR="00D731FD" w:rsidRPr="00D731FD" w:rsidRDefault="00D731FD" w:rsidP="00CC1403">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et al., 1942;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2002</w:t>
            </w:r>
          </w:p>
        </w:tc>
      </w:tr>
      <w:tr w:rsidR="00D658A8" w14:paraId="282E2388" w14:textId="77777777" w:rsidTr="00D658A8">
        <w:tc>
          <w:tcPr>
            <w:tcW w:w="5524" w:type="dxa"/>
          </w:tcPr>
          <w:p w14:paraId="0B211143" w14:textId="3142DCD9" w:rsidR="00D658A8" w:rsidRDefault="00D658A8" w:rsidP="00CC1403">
            <w:pPr>
              <w:spacing w:line="360" w:lineRule="auto"/>
              <w:rPr>
                <w:rFonts w:eastAsiaTheme="minorEastAsia" w:cstheme="minorHAnsi"/>
                <w:sz w:val="24"/>
                <w:szCs w:val="24"/>
                <w:lang w:val="en-CA"/>
              </w:rPr>
            </w:pPr>
            <m:oMathPara>
              <m:oMath>
                <m:r>
                  <w:rPr>
                    <w:rFonts w:ascii="Cambria Math" w:hAnsi="Cambria Math" w:cstheme="minorHAnsi"/>
                    <w:sz w:val="24"/>
                    <w:szCs w:val="24"/>
                    <w:lang w:val="en-CA"/>
                  </w:rPr>
                  <m:t>f(T)=</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k</m:t>
                    </m:r>
                  </m:e>
                  <m:sub>
                    <m:r>
                      <w:rPr>
                        <w:rFonts w:ascii="Cambria Math" w:hAnsi="Cambria Math" w:cstheme="minorHAnsi"/>
                        <w:sz w:val="24"/>
                        <w:szCs w:val="24"/>
                        <w:lang w:val="en-CA"/>
                      </w:rPr>
                      <m:t>25</m:t>
                    </m:r>
                  </m:sub>
                </m:sSub>
                <m:f>
                  <m:fPr>
                    <m:ctrlPr>
                      <w:rPr>
                        <w:rFonts w:ascii="Cambria Math" w:hAnsi="Cambria Math" w:cstheme="minorHAnsi"/>
                        <w:i/>
                        <w:sz w:val="24"/>
                        <w:szCs w:val="24"/>
                        <w:lang w:val="en-CA"/>
                      </w:rPr>
                    </m:ctrlPr>
                  </m:fPr>
                  <m:num>
                    <m:r>
                      <w:rPr>
                        <w:rFonts w:ascii="Cambria Math" w:hAnsi="Cambria Math" w:cstheme="minorHAnsi"/>
                        <w:sz w:val="24"/>
                        <w:szCs w:val="24"/>
                        <w:lang w:val="en-CA"/>
                      </w:rPr>
                      <m:t>T</m:t>
                    </m:r>
                  </m:num>
                  <m:den>
                    <m:r>
                      <w:rPr>
                        <w:rFonts w:ascii="Cambria Math" w:hAnsi="Cambria Math" w:cstheme="minorHAnsi"/>
                        <w:sz w:val="24"/>
                        <w:szCs w:val="24"/>
                        <w:lang w:val="en-CA"/>
                      </w:rPr>
                      <m:t>298.15</m:t>
                    </m:r>
                  </m:den>
                </m:f>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sSub>
                              <m:sSubPr>
                                <m:ctrlPr>
                                  <w:rPr>
                                    <w:rFonts w:ascii="Cambria Math" w:hAnsi="Cambria Math" w:cstheme="minorHAnsi"/>
                                    <w:i/>
                                    <w:sz w:val="24"/>
                                    <w:szCs w:val="24"/>
                                    <w:lang w:val="en-CA"/>
                                  </w:rPr>
                                </m:ctrlPr>
                              </m:sSubPr>
                              <m:e>
                                <m:r>
                                  <w:rPr>
                                    <w:rFonts w:ascii="Cambria Math" w:hAnsi="Cambria Math" w:cstheme="minorHAnsi"/>
                                    <w:sz w:val="24"/>
                                    <w:szCs w:val="24"/>
                                    <w:lang w:val="en-CA"/>
                                  </w:rPr>
                                  <m:t>E</m:t>
                                </m:r>
                              </m:e>
                              <m:sub>
                                <m:r>
                                  <w:rPr>
                                    <w:rFonts w:ascii="Cambria Math" w:hAnsi="Cambria Math" w:cstheme="minorHAnsi"/>
                                    <w:sz w:val="24"/>
                                    <w:szCs w:val="24"/>
                                    <w:lang w:val="en-CA"/>
                                  </w:rPr>
                                  <m:t>a</m:t>
                                </m:r>
                              </m:sub>
                            </m:sSub>
                            <m:r>
                              <w:rPr>
                                <w:rFonts w:ascii="Cambria Math" w:hAnsi="Cambria Math" w:cstheme="minorHAnsi"/>
                                <w:sz w:val="24"/>
                                <w:szCs w:val="24"/>
                                <w:lang w:val="en-CA"/>
                              </w:rPr>
                              <m:t>(T-298.15)</m:t>
                            </m:r>
                          </m:num>
                          <m:den>
                            <m:r>
                              <w:rPr>
                                <w:rFonts w:ascii="Cambria Math" w:hAnsi="Cambria Math" w:cstheme="minorHAnsi"/>
                                <w:sz w:val="24"/>
                                <w:szCs w:val="24"/>
                                <w:lang w:val="en-CA"/>
                              </w:rPr>
                              <m:t>RT298.15</m:t>
                            </m:r>
                          </m:den>
                        </m:f>
                      </m:e>
                    </m:d>
                  </m:sup>
                </m:sSup>
                <m:d>
                  <m:dPr>
                    <m:begChr m:val="["/>
                    <m:endChr m:val="]"/>
                    <m:ctrlPr>
                      <w:rPr>
                        <w:rFonts w:ascii="Cambria Math" w:hAnsi="Cambria Math" w:cstheme="minorHAnsi"/>
                        <w:i/>
                        <w:sz w:val="24"/>
                        <w:szCs w:val="24"/>
                        <w:lang w:val="en-CA"/>
                      </w:rPr>
                    </m:ctrlPr>
                  </m:dPr>
                  <m:e>
                    <m:f>
                      <m:fPr>
                        <m:ctrlPr>
                          <w:rPr>
                            <w:rFonts w:ascii="Cambria Math" w:hAnsi="Cambria Math" w:cstheme="minorHAnsi"/>
                            <w:i/>
                            <w:sz w:val="24"/>
                            <w:szCs w:val="24"/>
                            <w:lang w:val="en-CA"/>
                          </w:rPr>
                        </m:ctrlPr>
                      </m:fPr>
                      <m:num>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298.15ΔS-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298.15R</m:t>
                                </m:r>
                              </m:den>
                            </m:f>
                          </m:sup>
                        </m:sSup>
                      </m:num>
                      <m:den>
                        <m:r>
                          <w:rPr>
                            <w:rFonts w:ascii="Cambria Math" w:hAnsi="Cambria Math" w:cstheme="minorHAnsi"/>
                            <w:sz w:val="24"/>
                            <w:szCs w:val="24"/>
                            <w:lang w:val="en-CA"/>
                          </w:rPr>
                          <m:t>1+</m:t>
                        </m:r>
                        <m:sSup>
                          <m:sSupPr>
                            <m:ctrlPr>
                              <w:rPr>
                                <w:rFonts w:ascii="Cambria Math" w:hAnsi="Cambria Math" w:cstheme="minorHAnsi"/>
                                <w:i/>
                                <w:sz w:val="24"/>
                                <w:szCs w:val="24"/>
                                <w:lang w:val="en-CA"/>
                              </w:rPr>
                            </m:ctrlPr>
                          </m:sSupPr>
                          <m:e>
                            <m:r>
                              <w:rPr>
                                <w:rFonts w:ascii="Cambria Math" w:hAnsi="Cambria Math" w:cstheme="minorHAnsi"/>
                                <w:sz w:val="24"/>
                                <w:szCs w:val="24"/>
                                <w:lang w:val="en-CA"/>
                              </w:rPr>
                              <m:t>e</m:t>
                            </m:r>
                          </m:e>
                          <m:sup>
                            <m:f>
                              <m:fPr>
                                <m:ctrlPr>
                                  <w:rPr>
                                    <w:rFonts w:ascii="Cambria Math" w:hAnsi="Cambria Math" w:cstheme="minorHAnsi"/>
                                    <w:i/>
                                    <w:sz w:val="24"/>
                                    <w:szCs w:val="24"/>
                                    <w:lang w:val="en-CA"/>
                                  </w:rPr>
                                </m:ctrlPr>
                              </m:fPr>
                              <m:num>
                                <m:r>
                                  <w:rPr>
                                    <w:rFonts w:ascii="Cambria Math" w:hAnsi="Cambria Math" w:cstheme="minorHAnsi"/>
                                    <w:sz w:val="24"/>
                                    <w:szCs w:val="24"/>
                                    <w:lang w:val="en-CA"/>
                                  </w:rPr>
                                  <m:t>TΔS-</m:t>
                                </m:r>
                                <m:sSub>
                                  <m:sSubPr>
                                    <m:ctrlPr>
                                      <w:rPr>
                                        <w:rFonts w:ascii="Cambria Math" w:hAnsi="Cambria Math" w:cstheme="minorHAnsi"/>
                                        <w:i/>
                                        <w:sz w:val="24"/>
                                        <w:szCs w:val="24"/>
                                        <w:lang w:val="en-CA"/>
                                      </w:rPr>
                                    </m:ctrlPr>
                                  </m:sSubPr>
                                  <m:e>
                                    <m:r>
                                      <w:rPr>
                                        <w:rFonts w:ascii="Cambria Math" w:hAnsi="Cambria Math" w:cstheme="minorHAnsi"/>
                                        <w:sz w:val="24"/>
                                        <w:szCs w:val="24"/>
                                        <w:lang w:val="en-CA"/>
                                      </w:rPr>
                                      <m:t>H</m:t>
                                    </m:r>
                                  </m:e>
                                  <m:sub>
                                    <m:r>
                                      <w:rPr>
                                        <w:rFonts w:ascii="Cambria Math" w:hAnsi="Cambria Math" w:cstheme="minorHAnsi"/>
                                        <w:sz w:val="24"/>
                                        <w:szCs w:val="24"/>
                                        <w:lang w:val="en-CA"/>
                                      </w:rPr>
                                      <m:t>d</m:t>
                                    </m:r>
                                  </m:sub>
                                </m:sSub>
                              </m:num>
                              <m:den>
                                <m:r>
                                  <w:rPr>
                                    <w:rFonts w:ascii="Cambria Math" w:hAnsi="Cambria Math" w:cstheme="minorHAnsi"/>
                                    <w:sz w:val="24"/>
                                    <w:szCs w:val="24"/>
                                    <w:lang w:val="en-CA"/>
                                  </w:rPr>
                                  <m:t>TR</m:t>
                                </m:r>
                              </m:den>
                            </m:f>
                          </m:sup>
                        </m:sSup>
                      </m:den>
                    </m:f>
                  </m:e>
                </m:d>
              </m:oMath>
            </m:oMathPara>
          </w:p>
        </w:tc>
        <w:tc>
          <w:tcPr>
            <w:tcW w:w="4394" w:type="dxa"/>
          </w:tcPr>
          <w:p w14:paraId="0E9FEC05" w14:textId="195F9908" w:rsidR="00D658A8"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Johnson et al., 1942; this study</w:t>
            </w:r>
          </w:p>
        </w:tc>
      </w:tr>
      <w:tr w:rsidR="00D731FD" w14:paraId="2339CFA1" w14:textId="77777777" w:rsidTr="00D658A8">
        <w:tc>
          <w:tcPr>
            <w:tcW w:w="5524" w:type="dxa"/>
          </w:tcPr>
          <w:p w14:paraId="2F6EADCD" w14:textId="21AC3BF6" w:rsidR="00D731FD" w:rsidRDefault="00E100AE"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c</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V</m:t>
                    </m:r>
                  </m:e>
                  <m:sub>
                    <m:r>
                      <w:rPr>
                        <w:rFonts w:ascii="Cambria Math" w:eastAsiaTheme="minorEastAsia" w:hAnsi="Cambria Math" w:cstheme="minorHAnsi"/>
                        <w:sz w:val="24"/>
                        <w:szCs w:val="24"/>
                        <w:lang w:val="en-CA"/>
                      </w:rPr>
                      <m:t>cmax</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K</m:t>
                        </m:r>
                      </m:e>
                      <m:sub>
                        <m:r>
                          <w:rPr>
                            <w:rFonts w:ascii="Cambria Math" w:eastAsiaTheme="minorEastAsia" w:hAnsi="Cambria Math" w:cstheme="minorHAnsi"/>
                            <w:sz w:val="24"/>
                            <w:szCs w:val="24"/>
                            <w:lang w:val="en-CA"/>
                          </w:rPr>
                          <m:t>m</m:t>
                        </m:r>
                      </m:sub>
                    </m:sSub>
                  </m:den>
                </m:f>
              </m:oMath>
            </m:oMathPara>
          </w:p>
        </w:tc>
        <w:tc>
          <w:tcPr>
            <w:tcW w:w="4394" w:type="dxa"/>
          </w:tcPr>
          <w:p w14:paraId="440E561B" w14:textId="26367D69"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w:t>
            </w:r>
          </w:p>
        </w:tc>
      </w:tr>
      <w:tr w:rsidR="00D731FD" w14:paraId="7FAA777D" w14:textId="77777777" w:rsidTr="00D658A8">
        <w:tc>
          <w:tcPr>
            <w:tcW w:w="5524" w:type="dxa"/>
          </w:tcPr>
          <w:p w14:paraId="7BDF2AED" w14:textId="593E6029" w:rsidR="00D731FD" w:rsidRDefault="00E100AE" w:rsidP="00CC1403">
            <w:pPr>
              <w:spacing w:line="360" w:lineRule="auto"/>
              <w:rPr>
                <w:rFonts w:eastAsiaTheme="minorEastAsia" w:cstheme="minorHAnsi"/>
                <w:sz w:val="24"/>
                <w:szCs w:val="24"/>
                <w:lang w:val="en-CA"/>
              </w:rPr>
            </w:pPr>
            <m:oMathPara>
              <m:oMath>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W</m:t>
                    </m:r>
                  </m:e>
                  <m:sub>
                    <m:r>
                      <w:rPr>
                        <w:rFonts w:ascii="Cambria Math" w:eastAsiaTheme="minorEastAsia" w:hAnsi="Cambria Math" w:cstheme="minorHAnsi"/>
                        <w:sz w:val="24"/>
                        <w:szCs w:val="24"/>
                        <w:lang w:val="en-CA"/>
                      </w:rPr>
                      <m:t>j</m:t>
                    </m:r>
                  </m:sub>
                </m:sSub>
                <m:r>
                  <w:rPr>
                    <w:rFonts w:ascii="Cambria Math" w:eastAsiaTheme="minorEastAsia" w:hAnsi="Cambria Math" w:cstheme="minorHAnsi"/>
                    <w:sz w:val="24"/>
                    <w:szCs w:val="24"/>
                    <w:lang w:val="en-CA"/>
                  </w:rPr>
                  <m:t>=min</m:t>
                </m:r>
                <m:d>
                  <m:dPr>
                    <m:ctrlPr>
                      <w:rPr>
                        <w:rFonts w:ascii="Cambria Math" w:eastAsiaTheme="minorEastAsia" w:hAnsi="Cambria Math" w:cstheme="minorHAnsi"/>
                        <w:i/>
                        <w:sz w:val="24"/>
                        <w:szCs w:val="24"/>
                        <w:lang w:val="en-CA"/>
                      </w:rPr>
                    </m:ctrlPr>
                  </m:dPr>
                  <m:e>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 αφ</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f>
                      <m:fPr>
                        <m:ctrlPr>
                          <w:rPr>
                            <w:rFonts w:ascii="Cambria Math" w:eastAsiaTheme="minorEastAsia" w:hAnsi="Cambria Math" w:cstheme="minorHAnsi"/>
                            <w:i/>
                            <w:sz w:val="24"/>
                            <w:szCs w:val="24"/>
                            <w:lang w:val="en-CA"/>
                          </w:rPr>
                        </m:ctrlPr>
                      </m:fPr>
                      <m:num>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-Γ*</m:t>
                        </m:r>
                      </m:num>
                      <m:den>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C</m:t>
                            </m:r>
                          </m:e>
                          <m:sub>
                            <m:r>
                              <w:rPr>
                                <w:rFonts w:ascii="Cambria Math" w:eastAsiaTheme="minorEastAsia" w:hAnsi="Cambria Math" w:cstheme="minorHAnsi"/>
                                <w:sz w:val="24"/>
                                <w:szCs w:val="24"/>
                                <w:lang w:val="en-CA"/>
                              </w:rPr>
                              <m:t>i</m:t>
                            </m:r>
                          </m:sub>
                        </m:sSub>
                        <m:r>
                          <w:rPr>
                            <w:rFonts w:ascii="Cambria Math" w:eastAsiaTheme="minorEastAsia" w:hAnsi="Cambria Math" w:cstheme="minorHAnsi"/>
                            <w:sz w:val="24"/>
                            <w:szCs w:val="24"/>
                            <w:lang w:val="en-CA"/>
                          </w:rPr>
                          <m:t>+2Γ*</m:t>
                        </m:r>
                      </m:den>
                    </m:f>
                  </m:e>
                </m:d>
              </m:oMath>
            </m:oMathPara>
          </w:p>
        </w:tc>
        <w:tc>
          <w:tcPr>
            <w:tcW w:w="4394" w:type="dxa"/>
          </w:tcPr>
          <w:p w14:paraId="3B7EC554" w14:textId="16FEB784" w:rsidR="00D731FD" w:rsidRDefault="00D658A8" w:rsidP="00CC1403">
            <w:pPr>
              <w:spacing w:line="360" w:lineRule="auto"/>
              <w:rPr>
                <w:rFonts w:eastAsiaTheme="minorEastAsia" w:cstheme="minorHAnsi"/>
                <w:sz w:val="24"/>
                <w:szCs w:val="24"/>
                <w:lang w:val="en-CA"/>
              </w:rPr>
            </w:pPr>
            <w:r>
              <w:rPr>
                <w:rFonts w:eastAsiaTheme="minorEastAsia" w:cstheme="minorHAnsi"/>
                <w:sz w:val="24"/>
                <w:szCs w:val="24"/>
                <w:lang w:val="en-CA"/>
              </w:rPr>
              <w:t>Farquhar et al., 1980; Way et al., 2011</w:t>
            </w:r>
          </w:p>
        </w:tc>
      </w:tr>
      <w:tr w:rsidR="00D731FD" w14:paraId="4260B80E" w14:textId="77777777" w:rsidTr="00D658A8">
        <w:tc>
          <w:tcPr>
            <w:tcW w:w="5524" w:type="dxa"/>
          </w:tcPr>
          <w:p w14:paraId="42F3C381" w14:textId="686982B1" w:rsidR="00D731FD" w:rsidRPr="00466F14" w:rsidRDefault="00E100AE"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=min</m:t>
                </m:r>
                <m:d>
                  <m:dPr>
                    <m:ctrlPr>
                      <w:rPr>
                        <w:rFonts w:ascii="Cambria Math" w:eastAsia="Times New Roman" w:hAnsi="Cambria Math" w:cs="Calibri"/>
                        <w:i/>
                        <w:sz w:val="24"/>
                        <w:szCs w:val="24"/>
                        <w:lang w:val="en-CA"/>
                      </w:rPr>
                    </m:ctrlPr>
                  </m:dPr>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c</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W</m:t>
                        </m:r>
                      </m:e>
                      <m:sub>
                        <m:r>
                          <w:rPr>
                            <w:rFonts w:ascii="Cambria Math" w:eastAsia="Times New Roman" w:hAnsi="Cambria Math" w:cs="Calibri"/>
                            <w:sz w:val="24"/>
                            <w:szCs w:val="24"/>
                            <w:lang w:val="en-CA"/>
                          </w:rPr>
                          <m:t>j</m:t>
                        </m:r>
                      </m:sub>
                    </m:sSub>
                  </m:e>
                </m:d>
              </m:oMath>
            </m:oMathPara>
          </w:p>
        </w:tc>
        <w:tc>
          <w:tcPr>
            <w:tcW w:w="4394" w:type="dxa"/>
          </w:tcPr>
          <w:p w14:paraId="1CA00807" w14:textId="77777777" w:rsidR="00D731FD" w:rsidRDefault="00D731FD" w:rsidP="00CC1403">
            <w:pPr>
              <w:spacing w:line="360" w:lineRule="auto"/>
              <w:rPr>
                <w:rFonts w:eastAsiaTheme="minorEastAsia" w:cstheme="minorHAnsi"/>
                <w:sz w:val="24"/>
                <w:szCs w:val="24"/>
                <w:lang w:val="en-CA"/>
              </w:rPr>
            </w:pPr>
          </w:p>
        </w:tc>
      </w:tr>
      <w:tr w:rsidR="00D731FD" w14:paraId="0356DABC" w14:textId="77777777" w:rsidTr="00D658A8">
        <w:tc>
          <w:tcPr>
            <w:tcW w:w="5524" w:type="dxa"/>
          </w:tcPr>
          <w:p w14:paraId="3E27E251" w14:textId="0DFF3F57" w:rsidR="00D731FD" w:rsidRPr="009E31B0" w:rsidRDefault="00E100AE"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gross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del w:id="62" w:author="Joseph Stinziano" w:date="2020-01-21T07:09:00Z">
                        <w:rPr>
                          <w:rFonts w:ascii="Cambria Math" w:eastAsia="Times New Roman" w:hAnsi="Cambria Math" w:cs="Calibri"/>
                          <w:sz w:val="24"/>
                          <w:szCs w:val="24"/>
                          <w:lang w:val="en-CA"/>
                        </w:rPr>
                        <m:t>leaf</m:t>
                      </w:del>
                    </m:r>
                    <m:r>
                      <w:ins w:id="63" w:author="Joseph Stinziano" w:date="2020-01-21T07:09:00Z">
                        <w:rPr>
                          <w:rFonts w:ascii="Cambria Math" w:eastAsia="Times New Roman" w:hAnsi="Cambria Math" w:cs="Calibri"/>
                          <w:sz w:val="24"/>
                          <w:szCs w:val="24"/>
                          <w:lang w:val="en-CA"/>
                        </w:rPr>
                        <m:t>day</m:t>
                      </w:ins>
                    </m:r>
                  </m:sub>
                </m:sSub>
              </m:oMath>
            </m:oMathPara>
          </w:p>
        </w:tc>
        <w:tc>
          <w:tcPr>
            <w:tcW w:w="4394" w:type="dxa"/>
          </w:tcPr>
          <w:p w14:paraId="1B220642" w14:textId="77777777" w:rsidR="00D731FD" w:rsidRDefault="00D731FD" w:rsidP="00CC1403">
            <w:pPr>
              <w:spacing w:line="360" w:lineRule="auto"/>
              <w:rPr>
                <w:rFonts w:eastAsiaTheme="minorEastAsia" w:cstheme="minorHAnsi"/>
                <w:sz w:val="24"/>
                <w:szCs w:val="24"/>
                <w:lang w:val="en-CA"/>
              </w:rPr>
            </w:pPr>
          </w:p>
        </w:tc>
      </w:tr>
      <w:tr w:rsidR="00D731FD" w14:paraId="523AE021" w14:textId="77777777" w:rsidTr="00D658A8">
        <w:tc>
          <w:tcPr>
            <w:tcW w:w="5524" w:type="dxa"/>
          </w:tcPr>
          <w:p w14:paraId="76FDC8C6" w14:textId="70CF56E7" w:rsidR="00D731FD" w:rsidRPr="009E31B0" w:rsidRDefault="00E100AE"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0</m:t>
                    </m:r>
                  </m:sub>
                </m:sSub>
                <m:r>
                  <w:rPr>
                    <w:rFonts w:ascii="Cambria Math" w:eastAsia="Times New Roman" w:hAnsi="Cambria Math" w:cs="Calibri"/>
                    <w:sz w:val="24"/>
                    <w:szCs w:val="24"/>
                    <w:lang w:val="en-CA"/>
                  </w:rPr>
                  <m:t>+1.6</m:t>
                </m:r>
                <m:d>
                  <m:dPr>
                    <m:ctrlPr>
                      <w:rPr>
                        <w:rFonts w:ascii="Cambria Math" w:eastAsia="Times New Roman" w:hAnsi="Cambria Math" w:cs="Calibri"/>
                        <w:i/>
                        <w:sz w:val="24"/>
                        <w:szCs w:val="24"/>
                        <w:lang w:val="en-CA"/>
                      </w:rPr>
                    </m:ctrlPr>
                  </m:dPr>
                  <m:e>
                    <m:r>
                      <w:rPr>
                        <w:rFonts w:ascii="Cambria Math" w:eastAsia="Times New Roman" w:hAnsi="Cambria Math" w:cs="Calibri"/>
                        <w:sz w:val="24"/>
                        <w:szCs w:val="24"/>
                        <w:lang w:val="en-CA"/>
                      </w:rPr>
                      <m:t>1+</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1</m:t>
                            </m:r>
                          </m:sub>
                        </m:sSub>
                      </m:num>
                      <m:den>
                        <m:rad>
                          <m:radPr>
                            <m:degHide m:val="1"/>
                            <m:ctrlPr>
                              <w:rPr>
                                <w:rFonts w:ascii="Cambria Math" w:eastAsia="Times New Roman" w:hAnsi="Cambria Math" w:cs="Calibri"/>
                                <w:i/>
                                <w:sz w:val="24"/>
                                <w:szCs w:val="24"/>
                                <w:lang w:val="en-CA"/>
                              </w:rPr>
                            </m:ctrlPr>
                          </m:radPr>
                          <m:deg/>
                          <m:e>
                            <m:r>
                              <w:rPr>
                                <w:rFonts w:ascii="Cambria Math" w:eastAsia="Times New Roman" w:hAnsi="Cambria Math" w:cs="Calibri"/>
                                <w:sz w:val="24"/>
                                <w:szCs w:val="24"/>
                                <w:lang w:val="en-CA"/>
                              </w:rPr>
                              <m:t>VPD</m:t>
                            </m:r>
                          </m:e>
                        </m:rad>
                      </m:den>
                    </m:f>
                  </m:e>
                </m:d>
                <m:d>
                  <m:dPr>
                    <m:ctrlPr>
                      <w:rPr>
                        <w:rFonts w:ascii="Cambria Math" w:eastAsia="Times New Roman" w:hAnsi="Cambria Math" w:cs="Calibri"/>
                        <w:i/>
                        <w:sz w:val="24"/>
                        <w:szCs w:val="24"/>
                        <w:lang w:val="en-CA"/>
                      </w:rPr>
                    </m:ctrlPr>
                  </m:dPr>
                  <m:e>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den>
                    </m:f>
                  </m:e>
                </m:d>
              </m:oMath>
            </m:oMathPara>
          </w:p>
        </w:tc>
        <w:tc>
          <w:tcPr>
            <w:tcW w:w="4394" w:type="dxa"/>
          </w:tcPr>
          <w:p w14:paraId="010C5C3A" w14:textId="44D97640" w:rsidR="00D731FD" w:rsidRDefault="00D731FD" w:rsidP="00CC1403">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et al., 2011</w:t>
            </w:r>
          </w:p>
        </w:tc>
      </w:tr>
      <w:tr w:rsidR="00D731FD" w14:paraId="7F70EAAB" w14:textId="77777777" w:rsidTr="00D658A8">
        <w:tc>
          <w:tcPr>
            <w:tcW w:w="5524" w:type="dxa"/>
          </w:tcPr>
          <w:p w14:paraId="2A50CF52" w14:textId="7E43FDA3" w:rsidR="00D731FD" w:rsidRPr="009E31B0" w:rsidRDefault="00E100AE"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i</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a</m:t>
                    </m:r>
                  </m:sub>
                </m:sSub>
                <m:r>
                  <w:rPr>
                    <w:rFonts w:ascii="Cambria Math" w:eastAsia="Times New Roman" w:hAnsi="Cambria Math" w:cs="Calibri"/>
                    <w:sz w:val="24"/>
                    <w:szCs w:val="24"/>
                    <w:lang w:val="en-CA"/>
                  </w:rPr>
                  <m:t>-1.6</m:t>
                </m:r>
                <m:f>
                  <m:fPr>
                    <m:ctrlPr>
                      <w:rPr>
                        <w:rFonts w:ascii="Cambria Math" w:eastAsia="Times New Roman" w:hAnsi="Cambria Math" w:cs="Calibri"/>
                        <w:i/>
                        <w:sz w:val="24"/>
                        <w:szCs w:val="24"/>
                        <w:lang w:val="en-CA"/>
                      </w:rPr>
                    </m:ctrlPr>
                  </m:fPr>
                  <m:num>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num>
                  <m:den>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g</m:t>
                        </m:r>
                      </m:e>
                      <m:sub>
                        <m:r>
                          <w:rPr>
                            <w:rFonts w:ascii="Cambria Math" w:eastAsia="Times New Roman" w:hAnsi="Cambria Math" w:cs="Calibri"/>
                            <w:sz w:val="24"/>
                            <w:szCs w:val="24"/>
                            <w:lang w:val="en-CA"/>
                          </w:rPr>
                          <m:t>s</m:t>
                        </m:r>
                      </m:sub>
                    </m:sSub>
                  </m:den>
                </m:f>
              </m:oMath>
            </m:oMathPara>
          </w:p>
        </w:tc>
        <w:tc>
          <w:tcPr>
            <w:tcW w:w="4394" w:type="dxa"/>
          </w:tcPr>
          <w:p w14:paraId="792E4744" w14:textId="77777777" w:rsidR="00D731FD" w:rsidRDefault="00D731FD" w:rsidP="00CC1403">
            <w:pPr>
              <w:spacing w:line="360" w:lineRule="auto"/>
              <w:rPr>
                <w:rFonts w:eastAsiaTheme="minorEastAsia" w:cstheme="minorHAnsi"/>
                <w:sz w:val="24"/>
                <w:szCs w:val="24"/>
                <w:lang w:val="en-CA"/>
              </w:rPr>
            </w:pPr>
          </w:p>
        </w:tc>
      </w:tr>
      <w:tr w:rsidR="00D731FD" w14:paraId="1D18B9DB" w14:textId="77777777" w:rsidTr="00D658A8">
        <w:tc>
          <w:tcPr>
            <w:tcW w:w="5524" w:type="dxa"/>
          </w:tcPr>
          <w:p w14:paraId="0368AB22" w14:textId="7FC36891" w:rsidR="00D731FD" w:rsidRPr="00466F14" w:rsidRDefault="00E100AE"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net</m:t>
                    </m:r>
                  </m:sub>
                </m:sSub>
                <m:r>
                  <w:rPr>
                    <w:rFonts w:ascii="Cambria Math" w:eastAsia="Times New Roman" w:hAnsi="Cambria Math" w:cs="Calibri"/>
                    <w:sz w:val="24"/>
                    <w:szCs w:val="24"/>
                    <w:lang w:val="en-CA"/>
                  </w:rPr>
                  <m:t>×LA</m:t>
                </m:r>
                <m:r>
                  <w:ins w:id="64" w:author="Joseph Stinziano" w:date="2020-01-21T07:08:00Z">
                    <w:rPr>
                      <w:rFonts w:ascii="Cambria Math" w:eastAsia="Times New Roman" w:hAnsi="Cambria Math" w:cs="Calibri"/>
                      <w:sz w:val="24"/>
                      <w:szCs w:val="24"/>
                      <w:lang w:val="en-CA"/>
                    </w:rPr>
                    <m:t>-</m:t>
                  </w:ins>
                </m:r>
                <m:sSub>
                  <m:sSubPr>
                    <m:ctrlPr>
                      <w:ins w:id="65" w:author="Joseph Stinziano" w:date="2020-01-21T07:08:00Z">
                        <w:rPr>
                          <w:rFonts w:ascii="Cambria Math" w:eastAsia="Times New Roman" w:hAnsi="Cambria Math" w:cs="Calibri"/>
                          <w:i/>
                          <w:sz w:val="24"/>
                          <w:szCs w:val="24"/>
                          <w:lang w:val="en-CA"/>
                        </w:rPr>
                      </w:ins>
                    </m:ctrlPr>
                  </m:sSubPr>
                  <m:e>
                    <m:r>
                      <w:ins w:id="66" w:author="Joseph Stinziano" w:date="2020-01-21T07:08:00Z">
                        <w:rPr>
                          <w:rFonts w:ascii="Cambria Math" w:eastAsia="Times New Roman" w:hAnsi="Cambria Math" w:cs="Calibri"/>
                          <w:sz w:val="24"/>
                          <w:szCs w:val="24"/>
                          <w:lang w:val="en-CA"/>
                        </w:rPr>
                        <m:t>R</m:t>
                      </w:ins>
                    </m:r>
                  </m:e>
                  <m:sub>
                    <m:r>
                      <w:ins w:id="67" w:author="Joseph Stinziano" w:date="2020-01-21T07:08:00Z">
                        <w:rPr>
                          <w:rFonts w:ascii="Cambria Math" w:eastAsia="Times New Roman" w:hAnsi="Cambria Math" w:cs="Calibri"/>
                          <w:sz w:val="24"/>
                          <w:szCs w:val="24"/>
                          <w:lang w:val="en-CA"/>
                        </w:rPr>
                        <m:t>dark</m:t>
                      </w:ins>
                    </m:r>
                  </m:sub>
                </m:sSub>
                <m:r>
                  <w:ins w:id="68" w:author="Joseph Stinziano" w:date="2020-01-21T07:08:00Z">
                    <w:rPr>
                      <w:rFonts w:ascii="Cambria Math" w:eastAsia="Times New Roman" w:hAnsi="Cambria Math" w:cs="Calibri"/>
                      <w:sz w:val="24"/>
                      <w:szCs w:val="24"/>
                      <w:lang w:val="en-CA"/>
                    </w:rPr>
                    <m:t>×LA</m:t>
                  </w:ins>
                </m:r>
                <m:r>
                  <w:rPr>
                    <w:rFonts w:ascii="Cambria Math" w:eastAsia="Times New Roman" w:hAnsi="Cambria Math" w:cs="Calibri"/>
                    <w:sz w:val="24"/>
                    <w:szCs w:val="24"/>
                    <w:lang w:val="en-CA"/>
                  </w:rPr>
                  <m:t>-</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stem</m:t>
                    </m:r>
                  </m:sub>
                </m:sSub>
                <m:r>
                  <w:rPr>
                    <w:rFonts w:ascii="Cambria Math" w:eastAsia="Times New Roman" w:hAnsi="Cambria Math" w:cs="Calibri"/>
                    <w:sz w:val="24"/>
                    <w:szCs w:val="24"/>
                    <w:lang w:val="en-CA"/>
                  </w:rPr>
                  <m:t>×SM-</m:t>
                </m:r>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R</m:t>
                    </m:r>
                  </m:e>
                  <m:sub>
                    <m:r>
                      <w:rPr>
                        <w:rFonts w:ascii="Cambria Math" w:eastAsia="Times New Roman" w:hAnsi="Cambria Math" w:cs="Calibri"/>
                        <w:sz w:val="24"/>
                        <w:szCs w:val="24"/>
                        <w:lang w:val="en-CA"/>
                      </w:rPr>
                      <m:t>root</m:t>
                    </m:r>
                  </m:sub>
                </m:sSub>
                <m:r>
                  <w:rPr>
                    <w:rFonts w:ascii="Cambria Math" w:eastAsia="Times New Roman" w:hAnsi="Cambria Math" w:cs="Calibri"/>
                    <w:sz w:val="24"/>
                    <w:szCs w:val="24"/>
                    <w:lang w:val="en-CA"/>
                  </w:rPr>
                  <m:t>×RM</m:t>
                </m:r>
              </m:oMath>
            </m:oMathPara>
          </w:p>
        </w:tc>
        <w:tc>
          <w:tcPr>
            <w:tcW w:w="4394" w:type="dxa"/>
          </w:tcPr>
          <w:p w14:paraId="6179EA27" w14:textId="77777777" w:rsidR="00D731FD" w:rsidRDefault="00D731FD" w:rsidP="00CC1403">
            <w:pPr>
              <w:spacing w:line="360" w:lineRule="auto"/>
              <w:rPr>
                <w:rFonts w:eastAsiaTheme="minorEastAsia" w:cstheme="minorHAnsi"/>
                <w:sz w:val="24"/>
                <w:szCs w:val="24"/>
                <w:lang w:val="en-CA"/>
              </w:rPr>
            </w:pPr>
          </w:p>
        </w:tc>
      </w:tr>
      <w:tr w:rsidR="00650BFF" w14:paraId="5C947EC4" w14:textId="77777777" w:rsidTr="00D658A8">
        <w:tc>
          <w:tcPr>
            <w:tcW w:w="5524" w:type="dxa"/>
          </w:tcPr>
          <w:p w14:paraId="1D6D08B1" w14:textId="51D63E1C" w:rsidR="00650BFF" w:rsidRPr="004F7DAB" w:rsidRDefault="00E100AE" w:rsidP="00CC1403">
            <w:pPr>
              <w:spacing w:line="360" w:lineRule="auto"/>
              <w:rPr>
                <w:rFonts w:ascii="Calibri" w:eastAsia="Times New Roman" w:hAnsi="Calibri" w:cs="Calibri"/>
                <w:sz w:val="24"/>
                <w:szCs w:val="24"/>
                <w:lang w:val="en-CA"/>
              </w:rPr>
            </w:pPr>
            <m:oMathPara>
              <m:oMath>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C</m:t>
                    </m:r>
                  </m:e>
                  <m:sub>
                    <m:r>
                      <w:rPr>
                        <w:rFonts w:ascii="Cambria Math" w:eastAsia="Times New Roman" w:hAnsi="Cambria Math" w:cs="Calibri"/>
                        <w:sz w:val="24"/>
                        <w:szCs w:val="24"/>
                        <w:lang w:val="en-CA"/>
                      </w:rPr>
                      <m:t>balance</m:t>
                    </m:r>
                  </m:sub>
                </m:sSub>
                <m:r>
                  <w:rPr>
                    <w:rFonts w:ascii="Cambria Math" w:eastAsia="Times New Roman" w:hAnsi="Cambria Math" w:cs="Calibri"/>
                    <w:sz w:val="24"/>
                    <w:szCs w:val="24"/>
                    <w:lang w:val="en-CA"/>
                  </w:rPr>
                  <m:t>=</m:t>
                </m:r>
                <m:nary>
                  <m:naryPr>
                    <m:chr m:val="∑"/>
                    <m:limLoc m:val="undOvr"/>
                    <m:subHide m:val="1"/>
                    <m:supHide m:val="1"/>
                    <m:ctrlPr>
                      <w:rPr>
                        <w:rFonts w:ascii="Cambria Math" w:eastAsia="Times New Roman" w:hAnsi="Cambria Math" w:cs="Calibri"/>
                        <w:i/>
                        <w:sz w:val="24"/>
                        <w:szCs w:val="24"/>
                        <w:lang w:val="en-CA"/>
                      </w:rPr>
                    </m:ctrlPr>
                  </m:naryPr>
                  <m:sub/>
                  <m:sup/>
                  <m:e>
                    <m:sSub>
                      <m:sSubPr>
                        <m:ctrlPr>
                          <w:rPr>
                            <w:rFonts w:ascii="Cambria Math" w:eastAsia="Times New Roman" w:hAnsi="Cambria Math" w:cs="Calibri"/>
                            <w:i/>
                            <w:sz w:val="24"/>
                            <w:szCs w:val="24"/>
                            <w:lang w:val="en-CA"/>
                          </w:rPr>
                        </m:ctrlPr>
                      </m:sSubPr>
                      <m:e>
                        <m:r>
                          <w:rPr>
                            <w:rFonts w:ascii="Cambria Math" w:eastAsia="Times New Roman" w:hAnsi="Cambria Math" w:cs="Calibri"/>
                            <w:sz w:val="24"/>
                            <w:szCs w:val="24"/>
                            <w:lang w:val="en-CA"/>
                          </w:rPr>
                          <m:t>A</m:t>
                        </m:r>
                      </m:e>
                      <m:sub>
                        <m:r>
                          <w:rPr>
                            <w:rFonts w:ascii="Cambria Math" w:eastAsia="Times New Roman" w:hAnsi="Cambria Math" w:cs="Calibri"/>
                            <w:sz w:val="24"/>
                            <w:szCs w:val="24"/>
                            <w:lang w:val="en-CA"/>
                          </w:rPr>
                          <m:t>plant</m:t>
                        </m:r>
                      </m:sub>
                    </m:sSub>
                    <m:r>
                      <w:rPr>
                        <w:rFonts w:ascii="Cambria Math" w:eastAsia="Times New Roman" w:hAnsi="Cambria Math" w:cs="Calibri"/>
                        <w:sz w:val="24"/>
                        <w:szCs w:val="24"/>
                        <w:lang w:val="en-CA"/>
                      </w:rPr>
                      <m:t>×3600×</m:t>
                    </m:r>
                  </m:e>
                </m:nary>
                <m:f>
                  <m:fPr>
                    <m:ctrlPr>
                      <w:rPr>
                        <w:rFonts w:ascii="Cambria Math" w:eastAsia="Times New Roman" w:hAnsi="Cambria Math" w:cs="Calibri"/>
                        <w:i/>
                        <w:sz w:val="24"/>
                        <w:szCs w:val="24"/>
                        <w:lang w:val="en-CA"/>
                      </w:rPr>
                    </m:ctrlPr>
                  </m:fPr>
                  <m:num>
                    <m:r>
                      <w:rPr>
                        <w:rFonts w:ascii="Cambria Math" w:eastAsia="Times New Roman" w:hAnsi="Cambria Math" w:cs="Calibri"/>
                        <w:sz w:val="24"/>
                        <w:szCs w:val="24"/>
                        <w:lang w:val="en-CA"/>
                      </w:rPr>
                      <m:t>12.01</m:t>
                    </m:r>
                  </m:num>
                  <m:den>
                    <m:r>
                      <w:rPr>
                        <w:rFonts w:ascii="Cambria Math" w:eastAsia="Times New Roman" w:hAnsi="Cambria Math" w:cs="Calibri"/>
                        <w:sz w:val="24"/>
                        <w:szCs w:val="24"/>
                        <w:lang w:val="en-CA"/>
                      </w:rPr>
                      <m:t>1,000,000</m:t>
                    </m:r>
                  </m:den>
                </m:f>
              </m:oMath>
            </m:oMathPara>
          </w:p>
        </w:tc>
        <w:tc>
          <w:tcPr>
            <w:tcW w:w="4394" w:type="dxa"/>
          </w:tcPr>
          <w:p w14:paraId="7AF3230C" w14:textId="77777777" w:rsidR="00650BFF" w:rsidRDefault="00650BFF" w:rsidP="00CC1403">
            <w:pPr>
              <w:spacing w:line="360" w:lineRule="auto"/>
              <w:rPr>
                <w:rFonts w:eastAsiaTheme="minorEastAsia" w:cstheme="minorHAnsi"/>
                <w:sz w:val="24"/>
                <w:szCs w:val="24"/>
                <w:lang w:val="en-CA"/>
              </w:rPr>
            </w:pPr>
          </w:p>
        </w:tc>
      </w:tr>
    </w:tbl>
    <w:p w14:paraId="17FB4175" w14:textId="30E66A03" w:rsidR="00AB4287" w:rsidRPr="00C87C44" w:rsidRDefault="00C87C44" w:rsidP="00CC1403">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H</w:t>
      </w:r>
      <w:r>
        <w:rPr>
          <w:rFonts w:eastAsiaTheme="minorEastAsia" w:cstheme="minorHAnsi"/>
          <w:b/>
          <w:sz w:val="24"/>
          <w:szCs w:val="24"/>
          <w:vertAlign w:val="subscript"/>
          <w:lang w:val="en-CA"/>
        </w:rPr>
        <w:t>d</w:t>
      </w:r>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α: absorbance of photosynthetically active radiation; ϕ: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w:t>
      </w:r>
      <w:del w:id="69" w:author="Joseph Stinziano" w:date="2020-01-21T07:09:00Z">
        <w:r w:rsidDel="00AD7D0E">
          <w:rPr>
            <w:rFonts w:eastAsiaTheme="minorEastAsia" w:cstheme="minorHAnsi"/>
            <w:b/>
            <w:sz w:val="24"/>
            <w:szCs w:val="24"/>
            <w:lang w:val="en-CA"/>
          </w:rPr>
          <w:delText>R</w:delText>
        </w:r>
        <w:r w:rsidDel="00AD7D0E">
          <w:rPr>
            <w:rFonts w:eastAsiaTheme="minorEastAsia" w:cstheme="minorHAnsi"/>
            <w:b/>
            <w:sz w:val="24"/>
            <w:szCs w:val="24"/>
            <w:vertAlign w:val="subscript"/>
            <w:lang w:val="en-CA"/>
          </w:rPr>
          <w:delText>leaf</w:delText>
        </w:r>
      </w:del>
      <w:proofErr w:type="spellStart"/>
      <w:ins w:id="70" w:author="Joseph Stinziano" w:date="2020-01-21T07:09:00Z">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day</w:t>
        </w:r>
      </w:ins>
      <w:proofErr w:type="spellEnd"/>
      <w:r>
        <w:rPr>
          <w:rFonts w:eastAsiaTheme="minorEastAsia" w:cstheme="minorHAnsi"/>
          <w:b/>
          <w:sz w:val="24"/>
          <w:szCs w:val="24"/>
          <w:lang w:val="en-CA"/>
        </w:rPr>
        <w:t>: leaf</w:t>
      </w:r>
      <w:ins w:id="71" w:author="Joseph Stinziano" w:date="2020-01-21T07:09:00Z">
        <w:r w:rsidR="00AD7D0E">
          <w:rPr>
            <w:rFonts w:eastAsiaTheme="minorEastAsia" w:cstheme="minorHAnsi"/>
            <w:b/>
            <w:sz w:val="24"/>
            <w:szCs w:val="24"/>
            <w:lang w:val="en-CA"/>
          </w:rPr>
          <w:t xml:space="preserve"> day</w:t>
        </w:r>
      </w:ins>
      <w:r>
        <w:rPr>
          <w:rFonts w:eastAsiaTheme="minorEastAsia" w:cstheme="minorHAnsi"/>
          <w:b/>
          <w:sz w:val="24"/>
          <w:szCs w:val="24"/>
          <w:lang w:val="en-CA"/>
        </w:rPr>
        <w:t xml:space="preserve"> respiration;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w:t>
      </w:r>
      <w:ins w:id="72" w:author="Joseph Stinziano" w:date="2020-01-21T07:08:00Z">
        <w:r w:rsidR="00AD7D0E">
          <w:rPr>
            <w:rFonts w:eastAsiaTheme="minorEastAsia" w:cstheme="minorHAnsi"/>
            <w:b/>
            <w:sz w:val="24"/>
            <w:szCs w:val="24"/>
            <w:lang w:val="en-CA"/>
          </w:rPr>
          <w:t xml:space="preserve"> </w:t>
        </w:r>
        <w:proofErr w:type="spellStart"/>
        <w:r w:rsidR="00AD7D0E">
          <w:rPr>
            <w:rFonts w:eastAsiaTheme="minorEastAsia" w:cstheme="minorHAnsi"/>
            <w:b/>
            <w:sz w:val="24"/>
            <w:szCs w:val="24"/>
            <w:lang w:val="en-CA"/>
          </w:rPr>
          <w:t>R</w:t>
        </w:r>
        <w:r w:rsidR="00AD7D0E">
          <w:rPr>
            <w:rFonts w:eastAsiaTheme="minorEastAsia" w:cstheme="minorHAnsi"/>
            <w:b/>
            <w:sz w:val="24"/>
            <w:szCs w:val="24"/>
            <w:vertAlign w:val="subscript"/>
            <w:lang w:val="en-CA"/>
          </w:rPr>
          <w:t>dark</w:t>
        </w:r>
        <w:proofErr w:type="spellEnd"/>
        <w:r w:rsidR="00AD7D0E">
          <w:rPr>
            <w:rFonts w:eastAsiaTheme="minorEastAsia" w:cstheme="minorHAnsi"/>
            <w:b/>
            <w:sz w:val="24"/>
            <w:szCs w:val="24"/>
            <w:lang w:val="en-CA"/>
          </w:rPr>
          <w:t>: leaf dark respiration</w:t>
        </w:r>
      </w:ins>
      <w:ins w:id="73" w:author="Joseph Stinziano" w:date="2020-01-21T07:09:00Z">
        <w:r w:rsidR="00AD7D0E">
          <w:rPr>
            <w:rFonts w:eastAsiaTheme="minorEastAsia" w:cstheme="minorHAnsi"/>
            <w:b/>
            <w:sz w:val="24"/>
            <w:szCs w:val="24"/>
            <w:lang w:val="en-CA"/>
          </w:rPr>
          <w:t>;</w:t>
        </w:r>
      </w:ins>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SM: stem mass; RM: root mass;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w:t>
      </w:r>
    </w:p>
    <w:p w14:paraId="6D47EB60" w14:textId="3C5A1ECC" w:rsidR="003811C5" w:rsidRDefault="003811C5" w:rsidP="002B0AA8">
      <w:pPr>
        <w:spacing w:after="0" w:line="360" w:lineRule="auto"/>
        <w:rPr>
          <w:rFonts w:eastAsiaTheme="minorEastAsia" w:cstheme="minorHAnsi"/>
          <w:sz w:val="24"/>
          <w:szCs w:val="24"/>
          <w:lang w:val="en-CA"/>
        </w:rPr>
      </w:pPr>
    </w:p>
    <w:p w14:paraId="685C3D1E" w14:textId="29A8268D" w:rsidR="003811C5" w:rsidRDefault="003811C5"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Modeling was performed on </w:t>
      </w:r>
      <w:r w:rsidR="001E4502">
        <w:rPr>
          <w:rFonts w:eastAsiaTheme="minorEastAsia" w:cstheme="minorHAnsi"/>
          <w:sz w:val="24"/>
          <w:szCs w:val="24"/>
          <w:lang w:val="en-CA"/>
        </w:rPr>
        <w:t>18</w:t>
      </w:r>
      <w:r>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ins w:id="74" w:author="Joseph Stinziano" w:date="2020-01-21T07:15:00Z">
        <w:r w:rsidR="00A10668">
          <w:rPr>
            <w:rFonts w:eastAsiaTheme="minorEastAsia" w:cstheme="minorHAnsi"/>
            <w:sz w:val="24"/>
            <w:szCs w:val="24"/>
            <w:lang w:val="en-CA"/>
          </w:rPr>
          <w:t xml:space="preserve">irradiance </w:t>
        </w:r>
      </w:ins>
      <w:r w:rsidR="009C07E6">
        <w:rPr>
          <w:rFonts w:eastAsiaTheme="minorEastAsia" w:cstheme="minorHAnsi"/>
          <w:sz w:val="24"/>
          <w:szCs w:val="24"/>
          <w:lang w:val="en-CA"/>
        </w:rPr>
        <w:t>sensors at</w:t>
      </w:r>
      <w:r>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ins w:id="75" w:author="Joseph Stinziano" w:date="2020-01-21T07:15:00Z">
        <w:r w:rsidR="00A10668">
          <w:rPr>
            <w:rFonts w:eastAsiaTheme="minorEastAsia" w:cstheme="minorHAnsi"/>
            <w:sz w:val="24"/>
            <w:szCs w:val="24"/>
            <w:lang w:val="en-CA"/>
          </w:rPr>
          <w:t>and</w:t>
        </w:r>
      </w:ins>
      <w:ins w:id="76" w:author="Joseph Stinziano" w:date="2020-01-21T07:16:00Z">
        <w:r w:rsidR="00A10668">
          <w:rPr>
            <w:rFonts w:eastAsiaTheme="minorEastAsia" w:cstheme="minorHAnsi"/>
            <w:sz w:val="24"/>
            <w:szCs w:val="24"/>
            <w:lang w:val="en-CA"/>
          </w:rPr>
          <w:t xml:space="preserve"> the remaining environmental data from</w:t>
        </w:r>
      </w:ins>
      <w:ins w:id="77" w:author="Bridget Kathleen Murphy" w:date="2020-01-22T14:12:00Z">
        <w:r w:rsidR="003D1A1F">
          <w:rPr>
            <w:rFonts w:eastAsiaTheme="minorEastAsia" w:cstheme="minorHAnsi"/>
            <w:sz w:val="24"/>
            <w:szCs w:val="24"/>
            <w:lang w:val="en-CA"/>
          </w:rPr>
          <w:t xml:space="preserve"> Environmental Canada historical climate data</w:t>
        </w:r>
      </w:ins>
      <w:ins w:id="78" w:author="Bridget Kathleen Murphy" w:date="2020-01-22T14:13:00Z">
        <w:r w:rsidR="003D1A1F">
          <w:rPr>
            <w:rFonts w:eastAsiaTheme="minorEastAsia" w:cstheme="minorHAnsi"/>
            <w:sz w:val="24"/>
            <w:szCs w:val="24"/>
            <w:lang w:val="en-CA"/>
          </w:rPr>
          <w:t xml:space="preserve"> for South London</w:t>
        </w:r>
      </w:ins>
      <w:ins w:id="79" w:author="Joseph Stinziano" w:date="2020-01-21T07:15:00Z">
        <w:r w:rsidR="00A10668">
          <w:rPr>
            <w:rFonts w:eastAsiaTheme="minorEastAsia" w:cstheme="minorHAnsi"/>
            <w:sz w:val="24"/>
            <w:szCs w:val="24"/>
            <w:lang w:val="en-CA"/>
          </w:rPr>
          <w:t xml:space="preserve"> </w:t>
        </w:r>
        <w:commentRangeStart w:id="80"/>
        <w:del w:id="81" w:author="Bridget Kathleen Murphy" w:date="2020-01-22T14:11:00Z">
          <w:r w:rsidR="00A10668" w:rsidRPr="009C523C" w:rsidDel="00F72A4F">
            <w:rPr>
              <w:rFonts w:eastAsiaTheme="minorEastAsia" w:cstheme="minorHAnsi"/>
              <w:sz w:val="24"/>
              <w:szCs w:val="24"/>
              <w:highlight w:val="yellow"/>
              <w:lang w:val="en-CA"/>
              <w:rPrChange w:id="82" w:author="Joseph Stinziano" w:date="2020-01-21T07:23:00Z">
                <w:rPr>
                  <w:rFonts w:eastAsiaTheme="minorEastAsia" w:cstheme="minorHAnsi"/>
                  <w:sz w:val="24"/>
                  <w:szCs w:val="24"/>
                  <w:lang w:val="en-CA"/>
                </w:rPr>
              </w:rPrChange>
            </w:rPr>
            <w:delText>THISCLIMATEWEBSITEDATA</w:delText>
          </w:r>
          <w:commentRangeEnd w:id="80"/>
          <w:r w:rsidR="00A10668" w:rsidRPr="009C523C" w:rsidDel="00F72A4F">
            <w:rPr>
              <w:rStyle w:val="CommentReference"/>
              <w:highlight w:val="yellow"/>
              <w:rPrChange w:id="83" w:author="Joseph Stinziano" w:date="2020-01-21T07:23:00Z">
                <w:rPr>
                  <w:rStyle w:val="CommentReference"/>
                </w:rPr>
              </w:rPrChange>
            </w:rPr>
            <w:commentReference w:id="80"/>
          </w:r>
          <w:r w:rsidR="00A10668" w:rsidDel="00F72A4F">
            <w:rPr>
              <w:rFonts w:eastAsiaTheme="minorEastAsia" w:cstheme="minorHAnsi"/>
              <w:sz w:val="24"/>
              <w:szCs w:val="24"/>
              <w:lang w:val="en-CA"/>
            </w:rPr>
            <w:delText xml:space="preserve"> </w:delText>
          </w:r>
        </w:del>
      </w:ins>
      <w:r w:rsidR="00A9251D">
        <w:rPr>
          <w:rFonts w:eastAsiaTheme="minorEastAsia" w:cstheme="minorHAnsi"/>
          <w:sz w:val="24"/>
          <w:szCs w:val="24"/>
          <w:lang w:val="en-CA"/>
        </w:rPr>
        <w:t>(43.01°N, 81.27°W, altitude: 251 m)</w:t>
      </w:r>
      <w:r>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(Fig. 1)</w:t>
      </w:r>
      <w:r w:rsidR="00AF4DB0">
        <w:rPr>
          <w:rFonts w:eastAsiaTheme="minorEastAsia" w:cstheme="minorHAnsi"/>
          <w:sz w:val="24"/>
          <w:szCs w:val="24"/>
          <w:lang w:val="en-CA"/>
        </w:rPr>
        <w:t>.</w:t>
      </w:r>
    </w:p>
    <w:p w14:paraId="171255FA" w14:textId="1BF852C9" w:rsidR="00C87C44" w:rsidRDefault="00F57F17" w:rsidP="002B0AA8">
      <w:pPr>
        <w:spacing w:after="0" w:line="360" w:lineRule="auto"/>
        <w:rPr>
          <w:rFonts w:eastAsiaTheme="minorEastAsia" w:cstheme="minorHAnsi"/>
          <w:sz w:val="24"/>
          <w:szCs w:val="24"/>
          <w:lang w:val="en-CA"/>
        </w:rPr>
      </w:pPr>
      <w:ins w:id="84" w:author="Bridget Kathleen Murphy" w:date="2020-01-22T17:02:00Z">
        <w:r>
          <w:rPr>
            <w:rFonts w:eastAsiaTheme="minorEastAsia" w:cstheme="minorHAnsi"/>
            <w:noProof/>
            <w:sz w:val="24"/>
            <w:szCs w:val="24"/>
            <w:lang w:val="en-CA"/>
          </w:rPr>
          <w:lastRenderedPageBreak/>
          <w:drawing>
            <wp:inline distT="0" distB="0" distL="0" distR="0" wp14:anchorId="208C9A1A" wp14:editId="295C3F93">
              <wp:extent cx="6332220" cy="633222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6332220"/>
                      </a:xfrm>
                      <a:prstGeom prst="rect">
                        <a:avLst/>
                      </a:prstGeom>
                    </pic:spPr>
                  </pic:pic>
                </a:graphicData>
              </a:graphic>
            </wp:inline>
          </w:drawing>
        </w:r>
      </w:ins>
    </w:p>
    <w:p w14:paraId="7391E54F" w14:textId="516586F7" w:rsidR="00C87C44" w:rsidRPr="00BF49EF" w:rsidRDefault="00C87C44" w:rsidP="002B0AA8">
      <w:pPr>
        <w:spacing w:after="0" w:line="360" w:lineRule="auto"/>
        <w:rPr>
          <w:rFonts w:eastAsiaTheme="minorEastAsia" w:cstheme="minorHAnsi"/>
          <w:b/>
          <w:sz w:val="24"/>
          <w:szCs w:val="24"/>
          <w:lang w:val="en-CA"/>
        </w:rPr>
      </w:pPr>
      <w:commentRangeStart w:id="85"/>
      <w:r w:rsidRPr="009C523C">
        <w:rPr>
          <w:rFonts w:eastAsiaTheme="minorEastAsia" w:cstheme="minorHAnsi"/>
          <w:b/>
          <w:sz w:val="24"/>
          <w:szCs w:val="24"/>
          <w:highlight w:val="yellow"/>
          <w:lang w:val="en-CA"/>
          <w:rPrChange w:id="86" w:author="Joseph Stinziano" w:date="2020-01-21T07:23:00Z">
            <w:rPr>
              <w:rFonts w:eastAsiaTheme="minorEastAsia" w:cstheme="minorHAnsi"/>
              <w:b/>
              <w:sz w:val="24"/>
              <w:szCs w:val="24"/>
              <w:lang w:val="en-CA"/>
            </w:rPr>
          </w:rPrChange>
        </w:rPr>
        <w:t>Figure 1. Environmental data used to drive the model in Table 1. (</w:t>
      </w:r>
      <w:proofErr w:type="spellStart"/>
      <w:r w:rsidRPr="009C523C">
        <w:rPr>
          <w:rFonts w:eastAsiaTheme="minorEastAsia" w:cstheme="minorHAnsi"/>
          <w:b/>
          <w:sz w:val="24"/>
          <w:szCs w:val="24"/>
          <w:highlight w:val="yellow"/>
          <w:lang w:val="en-CA"/>
          <w:rPrChange w:id="87" w:author="Joseph Stinziano" w:date="2020-01-21T07:23:00Z">
            <w:rPr>
              <w:rFonts w:eastAsiaTheme="minorEastAsia" w:cstheme="minorHAnsi"/>
              <w:b/>
              <w:sz w:val="24"/>
              <w:szCs w:val="24"/>
              <w:lang w:val="en-CA"/>
            </w:rPr>
          </w:rPrChange>
        </w:rPr>
        <w:t>a</w:t>
      </w:r>
      <w:ins w:id="88" w:author="Bridget Kathleen Murphy" w:date="2020-01-22T17:02:00Z">
        <w:r w:rsidR="00F57F17">
          <w:rPr>
            <w:rFonts w:eastAsiaTheme="minorEastAsia" w:cstheme="minorHAnsi"/>
            <w:b/>
            <w:sz w:val="24"/>
            <w:szCs w:val="24"/>
            <w:highlight w:val="yellow"/>
            <w:lang w:val="en-CA"/>
          </w:rPr>
          <w:t>,</w:t>
        </w:r>
      </w:ins>
      <w:ins w:id="89" w:author="Bridget Kathleen Murphy" w:date="2020-01-22T17:03:00Z">
        <w:r w:rsidR="00F57F17">
          <w:rPr>
            <w:rFonts w:eastAsiaTheme="minorEastAsia" w:cstheme="minorHAnsi"/>
            <w:b/>
            <w:sz w:val="24"/>
            <w:szCs w:val="24"/>
            <w:highlight w:val="yellow"/>
            <w:lang w:val="en-CA"/>
          </w:rPr>
          <w:t>c</w:t>
        </w:r>
      </w:ins>
      <w:ins w:id="90" w:author="Bridget Kathleen Murphy" w:date="2020-01-22T17:02:00Z">
        <w:r w:rsidR="00F57F17">
          <w:rPr>
            <w:rFonts w:eastAsiaTheme="minorEastAsia" w:cstheme="minorHAnsi"/>
            <w:b/>
            <w:sz w:val="24"/>
            <w:szCs w:val="24"/>
            <w:highlight w:val="yellow"/>
            <w:lang w:val="en-CA"/>
          </w:rPr>
          <w:t>,</w:t>
        </w:r>
      </w:ins>
      <w:ins w:id="91" w:author="Bridget Kathleen Murphy" w:date="2020-01-22T17:03:00Z">
        <w:r w:rsidR="00F57F17">
          <w:rPr>
            <w:rFonts w:eastAsiaTheme="minorEastAsia" w:cstheme="minorHAnsi"/>
            <w:b/>
            <w:sz w:val="24"/>
            <w:szCs w:val="24"/>
            <w:highlight w:val="yellow"/>
            <w:lang w:val="en-CA"/>
          </w:rPr>
          <w:t>e</w:t>
        </w:r>
      </w:ins>
      <w:proofErr w:type="spellEnd"/>
      <w:r w:rsidRPr="009C523C">
        <w:rPr>
          <w:rFonts w:eastAsiaTheme="minorEastAsia" w:cstheme="minorHAnsi"/>
          <w:b/>
          <w:sz w:val="24"/>
          <w:szCs w:val="24"/>
          <w:highlight w:val="yellow"/>
          <w:lang w:val="en-CA"/>
          <w:rPrChange w:id="92" w:author="Joseph Stinziano" w:date="2020-01-21T07:23:00Z">
            <w:rPr>
              <w:rFonts w:eastAsiaTheme="minorEastAsia" w:cstheme="minorHAnsi"/>
              <w:b/>
              <w:sz w:val="24"/>
              <w:szCs w:val="24"/>
              <w:lang w:val="en-CA"/>
            </w:rPr>
          </w:rPrChange>
        </w:rPr>
        <w:t>) Albuquerque, NM, USA; (</w:t>
      </w:r>
      <w:proofErr w:type="spellStart"/>
      <w:r w:rsidRPr="009C523C">
        <w:rPr>
          <w:rFonts w:eastAsiaTheme="minorEastAsia" w:cstheme="minorHAnsi"/>
          <w:b/>
          <w:sz w:val="24"/>
          <w:szCs w:val="24"/>
          <w:highlight w:val="yellow"/>
          <w:lang w:val="en-CA"/>
          <w:rPrChange w:id="93" w:author="Joseph Stinziano" w:date="2020-01-21T07:23:00Z">
            <w:rPr>
              <w:rFonts w:eastAsiaTheme="minorEastAsia" w:cstheme="minorHAnsi"/>
              <w:b/>
              <w:sz w:val="24"/>
              <w:szCs w:val="24"/>
              <w:lang w:val="en-CA"/>
            </w:rPr>
          </w:rPrChange>
        </w:rPr>
        <w:t>b</w:t>
      </w:r>
      <w:ins w:id="94" w:author="Bridget Kathleen Murphy" w:date="2020-01-22T17:03:00Z">
        <w:r w:rsidR="00F57F17">
          <w:rPr>
            <w:rFonts w:eastAsiaTheme="minorEastAsia" w:cstheme="minorHAnsi"/>
            <w:b/>
            <w:sz w:val="24"/>
            <w:szCs w:val="24"/>
            <w:highlight w:val="yellow"/>
            <w:lang w:val="en-CA"/>
          </w:rPr>
          <w:t>,d,e</w:t>
        </w:r>
      </w:ins>
      <w:proofErr w:type="spellEnd"/>
      <w:r w:rsidRPr="009C523C">
        <w:rPr>
          <w:rFonts w:eastAsiaTheme="minorEastAsia" w:cstheme="minorHAnsi"/>
          <w:b/>
          <w:sz w:val="24"/>
          <w:szCs w:val="24"/>
          <w:highlight w:val="yellow"/>
          <w:lang w:val="en-CA"/>
          <w:rPrChange w:id="95" w:author="Joseph Stinziano" w:date="2020-01-21T07:23:00Z">
            <w:rPr>
              <w:rFonts w:eastAsiaTheme="minorEastAsia" w:cstheme="minorHAnsi"/>
              <w:b/>
              <w:sz w:val="24"/>
              <w:szCs w:val="24"/>
              <w:lang w:val="en-CA"/>
            </w:rPr>
          </w:rPrChange>
        </w:rPr>
        <w:t>) London, ON, Canada.</w:t>
      </w:r>
      <w:commentRangeEnd w:id="85"/>
      <w:r w:rsidRPr="009C523C">
        <w:rPr>
          <w:rStyle w:val="CommentReference"/>
          <w:highlight w:val="yellow"/>
          <w:rPrChange w:id="96" w:author="Joseph Stinziano" w:date="2020-01-21T07:23:00Z">
            <w:rPr>
              <w:rStyle w:val="CommentReference"/>
            </w:rPr>
          </w:rPrChange>
        </w:rPr>
        <w:commentReference w:id="85"/>
      </w:r>
      <w:bookmarkStart w:id="97" w:name="_GoBack"/>
      <w:bookmarkEnd w:id="97"/>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39010EDC"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Overall, the modeling approach allows us to assess the relative differences of Equations 3 and 10 under a low- and high- respiration scenario,</w:t>
      </w:r>
      <w:r w:rsidR="00FC08D6">
        <w:rPr>
          <w:rFonts w:eastAsiaTheme="minorEastAsia" w:cstheme="minorHAnsi"/>
          <w:sz w:val="24"/>
          <w:szCs w:val="24"/>
          <w:lang w:val="en-CA"/>
        </w:rPr>
        <w:t xml:space="preserve"> fixing versus fitting H</w:t>
      </w:r>
      <w:r w:rsidR="00FC08D6">
        <w:rPr>
          <w:rFonts w:eastAsiaTheme="minorEastAsia" w:cstheme="minorHAnsi"/>
          <w:sz w:val="24"/>
          <w:szCs w:val="24"/>
          <w:vertAlign w:val="subscript"/>
          <w:lang w:val="en-CA"/>
        </w:rPr>
        <w:t>d</w:t>
      </w:r>
      <w:r w:rsidR="00FC08D6">
        <w:rPr>
          <w:rFonts w:eastAsiaTheme="minorEastAsia" w:cstheme="minorHAnsi"/>
          <w:sz w:val="24"/>
          <w:szCs w:val="24"/>
          <w:lang w:val="en-CA"/>
        </w:rPr>
        <w:t>,</w:t>
      </w:r>
      <w:r>
        <w:rPr>
          <w:rFonts w:eastAsiaTheme="minorEastAsia" w:cstheme="minorHAnsi"/>
          <w:sz w:val="24"/>
          <w:szCs w:val="24"/>
          <w:lang w:val="en-CA"/>
        </w:rPr>
        <w:t xml:space="preserve"> </w:t>
      </w:r>
      <w:r w:rsidR="00FC08D6">
        <w:rPr>
          <w:rFonts w:eastAsiaTheme="minorEastAsia" w:cstheme="minorHAnsi"/>
          <w:sz w:val="24"/>
          <w:szCs w:val="24"/>
          <w:lang w:val="en-CA"/>
        </w:rPr>
        <w:t>and</w:t>
      </w:r>
      <w:r>
        <w:rPr>
          <w:rFonts w:eastAsiaTheme="minorEastAsia" w:cstheme="minorHAnsi"/>
          <w:sz w:val="24"/>
          <w:szCs w:val="24"/>
          <w:lang w:val="en-CA"/>
        </w:rPr>
        <w:t xml:space="preserve"> across different ranges of seasonal variability.</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98"/>
      <w:commentRangeStart w:id="99"/>
      <w:r w:rsidRPr="00615D1B">
        <w:rPr>
          <w:rFonts w:eastAsiaTheme="minorEastAsia" w:cstheme="minorHAnsi"/>
          <w:b/>
          <w:sz w:val="24"/>
          <w:szCs w:val="24"/>
          <w:u w:val="single"/>
          <w:lang w:val="en-CA"/>
        </w:rPr>
        <w:lastRenderedPageBreak/>
        <w:t>Results</w:t>
      </w:r>
      <w:commentRangeEnd w:id="98"/>
      <w:r w:rsidR="0004126A">
        <w:rPr>
          <w:rStyle w:val="CommentReference"/>
        </w:rPr>
        <w:commentReference w:id="98"/>
      </w:r>
      <w:commentRangeEnd w:id="99"/>
      <w:r w:rsidR="00B42856">
        <w:rPr>
          <w:rStyle w:val="CommentReference"/>
        </w:rPr>
        <w:commentReference w:id="99"/>
      </w:r>
    </w:p>
    <w:p w14:paraId="1F1497F1" w14:textId="5C64FB2E" w:rsidR="00444F06" w:rsidRPr="005C3801" w:rsidRDefault="00444F06" w:rsidP="002B0AA8">
      <w:pPr>
        <w:spacing w:after="0" w:line="360" w:lineRule="auto"/>
        <w:rPr>
          <w:rFonts w:eastAsiaTheme="minorEastAsia" w:cstheme="minorHAnsi"/>
          <w:sz w:val="24"/>
          <w:szCs w:val="24"/>
        </w:rPr>
      </w:pPr>
      <w:r w:rsidRPr="005C3801">
        <w:rPr>
          <w:rFonts w:eastAsiaTheme="minorEastAsia" w:cstheme="minorHAnsi"/>
          <w:i/>
          <w:sz w:val="24"/>
          <w:szCs w:val="24"/>
        </w:rPr>
        <w:t>Fixed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of 200,000 J mol</w:t>
      </w:r>
      <w:r w:rsidRPr="005C3801">
        <w:rPr>
          <w:rFonts w:eastAsiaTheme="minorEastAsia" w:cstheme="minorHAnsi"/>
          <w:i/>
          <w:sz w:val="24"/>
          <w:szCs w:val="24"/>
          <w:vertAlign w:val="superscript"/>
        </w:rPr>
        <w:t>-1</w:t>
      </w:r>
      <w:r w:rsidRPr="005C3801">
        <w:rPr>
          <w:rFonts w:eastAsiaTheme="minorEastAsia" w:cstheme="minorHAnsi"/>
          <w:i/>
          <w:sz w:val="24"/>
          <w:szCs w:val="24"/>
        </w:rPr>
        <w:t xml:space="preserve"> </w:t>
      </w:r>
    </w:p>
    <w:p w14:paraId="24FE23DF" w14:textId="22F7DDEB" w:rsidR="00615D1B" w:rsidRDefault="00444F06" w:rsidP="002B0AA8">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Pr="005C3801">
        <w:rPr>
          <w:rFonts w:eastAsiaTheme="minorEastAsia" w:cstheme="minorHAnsi"/>
          <w:sz w:val="24"/>
          <w:szCs w:val="24"/>
        </w:rPr>
        <w:t>V</w:t>
      </w:r>
      <w:r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0.997</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0.001</w:t>
      </w:r>
      <w:r w:rsidRPr="005C3801">
        <w:rPr>
          <w:rFonts w:eastAsiaTheme="minorEastAsia" w:cstheme="minorHAnsi"/>
          <w:sz w:val="24"/>
          <w:szCs w:val="24"/>
        </w:rPr>
        <w:t xml:space="preserve"> and intercept of -2.162</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0.119</w:t>
      </w:r>
      <w:r w:rsidRPr="005C3801">
        <w:rPr>
          <w:rFonts w:eastAsiaTheme="minorEastAsia" w:cstheme="minorHAnsi"/>
          <w:sz w:val="24"/>
          <w:szCs w:val="24"/>
        </w:rPr>
        <w:t xml:space="preserve"> 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4.56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0.9998,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27580E" w:rsidRPr="005C3801">
        <w:rPr>
          <w:rFonts w:eastAsiaTheme="minorEastAsia" w:cstheme="minorHAnsi"/>
          <w:sz w:val="24"/>
          <w:szCs w:val="24"/>
        </w:rPr>
        <w:t xml:space="preserve"> (Fig. </w:t>
      </w:r>
      <w:del w:id="100" w:author="Joseph Stinziano" w:date="2020-01-21T07:28:00Z">
        <w:r w:rsidR="0027580E" w:rsidRPr="005C3801" w:rsidDel="00B42856">
          <w:rPr>
            <w:rFonts w:eastAsiaTheme="minorEastAsia" w:cstheme="minorHAnsi"/>
            <w:sz w:val="24"/>
            <w:szCs w:val="24"/>
          </w:rPr>
          <w:delText>1</w:delText>
        </w:r>
        <w:r w:rsidR="00810EC4" w:rsidRPr="005C3801" w:rsidDel="00B42856">
          <w:rPr>
            <w:rFonts w:eastAsiaTheme="minorEastAsia" w:cstheme="minorHAnsi"/>
            <w:sz w:val="24"/>
            <w:szCs w:val="24"/>
          </w:rPr>
          <w:delText>b</w:delText>
        </w:r>
      </w:del>
      <w:ins w:id="101"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b</w:t>
        </w:r>
      </w:ins>
      <w:r w:rsidR="00810EC4" w:rsidRPr="005C3801">
        <w:rPr>
          <w:rFonts w:eastAsiaTheme="minorEastAsia" w:cstheme="minorHAnsi"/>
          <w:sz w:val="24"/>
          <w:szCs w:val="24"/>
        </w:rPr>
        <w:t>)</w:t>
      </w:r>
      <w:r w:rsidRPr="005C3801">
        <w:rPr>
          <w:rFonts w:eastAsiaTheme="minorEastAsia" w:cstheme="minorHAnsi"/>
          <w:sz w:val="24"/>
          <w:szCs w:val="24"/>
        </w:rPr>
        <w:t>. For ΔS, the slope was 0.991</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0.003</w:t>
      </w:r>
      <w:r w:rsidRPr="005C3801">
        <w:rPr>
          <w:rFonts w:eastAsiaTheme="minorEastAsia" w:cstheme="minorHAnsi"/>
          <w:sz w:val="24"/>
          <w:szCs w:val="24"/>
        </w:rPr>
        <w:t xml:space="preserve"> and an intercept of 0.005</w:t>
      </w:r>
      <w:r w:rsidR="00316AA7" w:rsidRPr="005C3801">
        <w:rPr>
          <w:rFonts w:eastAsiaTheme="minorEastAsia" w:cstheme="minorHAnsi"/>
          <w:sz w:val="24"/>
          <w:szCs w:val="24"/>
        </w:rPr>
        <w:t xml:space="preserve"> </w:t>
      </w:r>
      <w:r w:rsidR="00316AA7" w:rsidRPr="005C3801">
        <w:rPr>
          <w:rFonts w:eastAsiaTheme="minorEastAsia" w:cstheme="minorHAnsi"/>
          <w:sz w:val="24"/>
          <w:szCs w:val="24"/>
          <w:lang w:val="en-CA"/>
        </w:rPr>
        <w:t>± 0.002</w:t>
      </w:r>
      <w:r w:rsidRPr="005C3801">
        <w:rPr>
          <w:rFonts w:eastAsiaTheme="minorEastAsia" w:cstheme="minorHAnsi"/>
          <w:sz w:val="24"/>
          <w:szCs w:val="24"/>
        </w:rPr>
        <w:t xml:space="preserve"> kJ mol</w:t>
      </w:r>
      <w:r w:rsidRPr="005C3801">
        <w:rPr>
          <w:rFonts w:eastAsiaTheme="minorEastAsia" w:cstheme="minorHAnsi"/>
          <w:sz w:val="24"/>
          <w:szCs w:val="24"/>
          <w:vertAlign w:val="superscript"/>
        </w:rPr>
        <w:t>-1</w:t>
      </w:r>
      <w:r w:rsidRPr="005C3801">
        <w:rPr>
          <w:rFonts w:eastAsiaTheme="minorEastAsia" w:cstheme="minorHAnsi"/>
          <w:sz w:val="24"/>
          <w:szCs w:val="24"/>
        </w:rPr>
        <w:t xml:space="preserve"> (approximately 1% of fitted ΔS) (</w:t>
      </w:r>
      <w:r w:rsidRPr="005C3801">
        <w:rPr>
          <w:rFonts w:eastAsiaTheme="minorEastAsia" w:cstheme="minorHAnsi"/>
          <w:i/>
          <w:sz w:val="24"/>
          <w:szCs w:val="24"/>
        </w:rPr>
        <w:t>F</w:t>
      </w:r>
      <w:r w:rsidRPr="005C3801">
        <w:rPr>
          <w:rFonts w:eastAsiaTheme="minorEastAsia" w:cstheme="minorHAnsi"/>
          <w:sz w:val="24"/>
          <w:szCs w:val="24"/>
          <w:vertAlign w:val="subscript"/>
        </w:rPr>
        <w:t>1,90</w:t>
      </w:r>
      <w:r w:rsidRPr="005C3801">
        <w:rPr>
          <w:rFonts w:eastAsiaTheme="minorEastAsia" w:cstheme="minorHAnsi"/>
          <w:sz w:val="24"/>
          <w:szCs w:val="24"/>
        </w:rPr>
        <w:t xml:space="preserve"> = 1.23 ∙ 10</w:t>
      </w:r>
      <w:r w:rsidRPr="005C3801">
        <w:rPr>
          <w:rFonts w:eastAsiaTheme="minorEastAsia" w:cstheme="minorHAnsi"/>
          <w:sz w:val="24"/>
          <w:szCs w:val="24"/>
          <w:vertAlign w:val="superscript"/>
        </w:rPr>
        <w:t>5</w:t>
      </w:r>
      <w:r w:rsidRPr="005C3801">
        <w:rPr>
          <w:rFonts w:eastAsiaTheme="minorEastAsia" w:cstheme="minorHAnsi"/>
          <w:sz w:val="24"/>
          <w:szCs w:val="24"/>
        </w:rPr>
        <w:t xml:space="preserve">,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0.9993,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02" w:author="Joseph Stinziano" w:date="2020-01-21T07:28:00Z">
        <w:r w:rsidR="00810EC4" w:rsidRPr="005C3801" w:rsidDel="00B42856">
          <w:rPr>
            <w:rFonts w:eastAsiaTheme="minorEastAsia" w:cstheme="minorHAnsi"/>
            <w:sz w:val="24"/>
            <w:szCs w:val="24"/>
            <w:lang w:val="en-CA"/>
          </w:rPr>
          <w:delText>1f</w:delText>
        </w:r>
      </w:del>
      <w:ins w:id="103"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f</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identical between both approaches with a slope of 1.000</w:t>
      </w:r>
      <w:r w:rsidR="00316AA7" w:rsidRPr="005C3801">
        <w:rPr>
          <w:rFonts w:eastAsiaTheme="minorEastAsia" w:cstheme="minorHAnsi"/>
          <w:sz w:val="24"/>
          <w:szCs w:val="24"/>
          <w:lang w:val="en-CA"/>
        </w:rPr>
        <w:t xml:space="preserve"> ± 1.1 ∙ 10</w:t>
      </w:r>
      <w:r w:rsidR="00316AA7" w:rsidRPr="005C3801">
        <w:rPr>
          <w:rFonts w:eastAsiaTheme="minorEastAsia" w:cstheme="minorHAnsi"/>
          <w:sz w:val="24"/>
          <w:szCs w:val="24"/>
          <w:vertAlign w:val="superscript"/>
          <w:lang w:val="en-CA"/>
        </w:rPr>
        <w:t>-5</w:t>
      </w:r>
      <w:r w:rsidRPr="005C3801">
        <w:rPr>
          <w:rFonts w:eastAsiaTheme="minorEastAsia" w:cstheme="minorHAnsi"/>
          <w:sz w:val="24"/>
          <w:szCs w:val="24"/>
          <w:lang w:val="en-CA"/>
        </w:rPr>
        <w:t xml:space="preserve">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1,91</w:t>
      </w:r>
      <w:r w:rsidRPr="005C3801">
        <w:rPr>
          <w:rFonts w:eastAsiaTheme="minorEastAsia" w:cstheme="minorHAnsi"/>
          <w:sz w:val="24"/>
          <w:szCs w:val="24"/>
          <w:lang w:val="en-CA"/>
        </w:rPr>
        <w:t xml:space="preserve"> = 8.2 ∙ 10</w:t>
      </w:r>
      <w:r w:rsidRPr="005C3801">
        <w:rPr>
          <w:rFonts w:eastAsiaTheme="minorEastAsia" w:cstheme="minorHAnsi"/>
          <w:sz w:val="24"/>
          <w:szCs w:val="24"/>
          <w:vertAlign w:val="superscript"/>
          <w:lang w:val="en-CA"/>
        </w:rPr>
        <w:t>9</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04" w:author="Joseph Stinziano" w:date="2020-01-21T07:28:00Z">
        <w:r w:rsidR="00810EC4" w:rsidRPr="005C3801" w:rsidDel="00B42856">
          <w:rPr>
            <w:rFonts w:eastAsiaTheme="minorEastAsia" w:cstheme="minorHAnsi"/>
            <w:sz w:val="24"/>
            <w:szCs w:val="24"/>
            <w:lang w:val="en-CA"/>
          </w:rPr>
          <w:delText>2b</w:delText>
        </w:r>
      </w:del>
      <w:ins w:id="105"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b</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lang w:val="en-CA"/>
        </w:rPr>
        <w:t xml:space="preserve"> </w:t>
      </w:r>
      <w:r w:rsidR="00394D1C" w:rsidRPr="005C3801">
        <w:rPr>
          <w:rFonts w:eastAsiaTheme="minorEastAsia" w:cstheme="minorHAnsi"/>
          <w:sz w:val="24"/>
          <w:szCs w:val="24"/>
        </w:rPr>
        <w:t xml:space="preserve">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93486B" w:rsidRPr="005C3801">
        <w:rPr>
          <w:rFonts w:eastAsiaTheme="minorEastAsia" w:cstheme="minorHAnsi"/>
          <w:sz w:val="24"/>
          <w:szCs w:val="24"/>
        </w:rPr>
        <w:t xml:space="preserve"> small differences in the fitting of </w:t>
      </w:r>
      <w:proofErr w:type="spellStart"/>
      <w:r w:rsidR="0093486B" w:rsidRPr="005C3801">
        <w:rPr>
          <w:rFonts w:eastAsiaTheme="minorEastAsia" w:cstheme="minorHAnsi"/>
          <w:sz w:val="24"/>
          <w:szCs w:val="24"/>
        </w:rPr>
        <w:t>E</w:t>
      </w:r>
      <w:r w:rsidR="0093486B" w:rsidRPr="005C3801">
        <w:rPr>
          <w:rFonts w:eastAsiaTheme="minorEastAsia" w:cstheme="minorHAnsi"/>
          <w:sz w:val="24"/>
          <w:szCs w:val="24"/>
          <w:vertAlign w:val="subscript"/>
        </w:rPr>
        <w:t>a</w:t>
      </w:r>
      <w:proofErr w:type="spellEnd"/>
      <w:r w:rsidR="0093486B"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J</w:t>
      </w:r>
      <w:r w:rsidR="00206D84" w:rsidRPr="005C3801">
        <w:rPr>
          <w:rFonts w:eastAsiaTheme="minorEastAsia" w:cstheme="minorHAnsi"/>
          <w:sz w:val="24"/>
          <w:szCs w:val="24"/>
          <w:vertAlign w:val="subscript"/>
        </w:rPr>
        <w:t>max</w:t>
      </w:r>
      <w:proofErr w:type="spellEnd"/>
      <w:r w:rsidR="0093486B" w:rsidRPr="005C3801">
        <w:rPr>
          <w:rFonts w:eastAsiaTheme="minorEastAsia" w:cstheme="minorHAnsi"/>
          <w:sz w:val="24"/>
          <w:szCs w:val="24"/>
        </w:rPr>
        <w:t xml:space="preserve">, with a slope of 0.998 </w:t>
      </w:r>
      <w:r w:rsidR="0093486B" w:rsidRPr="005C3801">
        <w:rPr>
          <w:rFonts w:eastAsiaTheme="minorEastAsia" w:cstheme="minorHAnsi"/>
          <w:sz w:val="24"/>
          <w:szCs w:val="24"/>
          <w:lang w:val="en-CA"/>
        </w:rPr>
        <w:t>± 0.002</w:t>
      </w:r>
      <w:r w:rsidR="0093486B" w:rsidRPr="005C3801">
        <w:rPr>
          <w:rFonts w:eastAsiaTheme="minorEastAsia" w:cstheme="minorHAnsi"/>
          <w:sz w:val="24"/>
          <w:szCs w:val="24"/>
        </w:rPr>
        <w:t xml:space="preserve"> and intercept of -2.230 </w:t>
      </w:r>
      <w:r w:rsidR="0093486B" w:rsidRPr="005C3801">
        <w:rPr>
          <w:rFonts w:eastAsiaTheme="minorEastAsia" w:cstheme="minorHAnsi"/>
          <w:sz w:val="24"/>
          <w:szCs w:val="24"/>
          <w:lang w:val="en-CA"/>
        </w:rPr>
        <w:t>± 0.108</w:t>
      </w:r>
      <w:r w:rsidR="0093486B" w:rsidRPr="005C3801">
        <w:rPr>
          <w:rFonts w:eastAsiaTheme="minorEastAsia" w:cstheme="minorHAnsi"/>
          <w:sz w:val="24"/>
          <w:szCs w:val="24"/>
        </w:rPr>
        <w:t xml:space="preserve"> 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1,91</w:t>
      </w:r>
      <w:r w:rsidR="0093486B" w:rsidRPr="005C3801">
        <w:rPr>
          <w:rFonts w:eastAsiaTheme="minorEastAsia" w:cstheme="minorHAnsi"/>
          <w:sz w:val="24"/>
          <w:szCs w:val="24"/>
        </w:rPr>
        <w:t xml:space="preserve"> = 3.3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rPr>
        <w:t>2</w:t>
      </w:r>
      <w:r w:rsidR="0093486B" w:rsidRPr="005C3801">
        <w:rPr>
          <w:rFonts w:eastAsiaTheme="minorEastAsia" w:cstheme="minorHAnsi"/>
          <w:sz w:val="24"/>
          <w:szCs w:val="24"/>
        </w:rPr>
        <w:t xml:space="preserve"> = 0.9997, </w:t>
      </w:r>
      <w:r w:rsidR="0093486B" w:rsidRPr="005C3801">
        <w:rPr>
          <w:rFonts w:eastAsiaTheme="minorEastAsia" w:cstheme="minorHAnsi"/>
          <w:i/>
          <w:sz w:val="24"/>
          <w:szCs w:val="24"/>
        </w:rPr>
        <w:t>P</w:t>
      </w:r>
      <w:r w:rsidR="0093486B" w:rsidRPr="005C3801">
        <w:rPr>
          <w:rFonts w:eastAsiaTheme="minorEastAsia" w:cstheme="minorHAnsi"/>
          <w:sz w:val="24"/>
          <w:szCs w:val="24"/>
        </w:rPr>
        <w:t xml:space="preserve"> &lt; 2.2 ∙ 10</w:t>
      </w:r>
      <w:r w:rsidR="0093486B" w:rsidRPr="005C3801">
        <w:rPr>
          <w:rFonts w:eastAsiaTheme="minorEastAsia" w:cstheme="minorHAnsi"/>
          <w:sz w:val="24"/>
          <w:szCs w:val="24"/>
          <w:vertAlign w:val="superscript"/>
        </w:rPr>
        <w:t>-16</w:t>
      </w:r>
      <w:r w:rsidR="0093486B" w:rsidRPr="005C3801">
        <w:rPr>
          <w:rFonts w:eastAsiaTheme="minorEastAsia" w:cstheme="minorHAnsi"/>
          <w:sz w:val="24"/>
          <w:szCs w:val="24"/>
        </w:rPr>
        <w:t>)</w:t>
      </w:r>
      <w:r w:rsidR="00810EC4" w:rsidRPr="005C3801">
        <w:rPr>
          <w:rFonts w:eastAsiaTheme="minorEastAsia" w:cstheme="minorHAnsi"/>
          <w:sz w:val="24"/>
          <w:szCs w:val="24"/>
        </w:rPr>
        <w:t xml:space="preserve"> (Fig. </w:t>
      </w:r>
      <w:del w:id="106" w:author="Joseph Stinziano" w:date="2020-01-21T07:28:00Z">
        <w:r w:rsidR="00810EC4" w:rsidRPr="005C3801" w:rsidDel="00B42856">
          <w:rPr>
            <w:rFonts w:eastAsiaTheme="minorEastAsia" w:cstheme="minorHAnsi"/>
            <w:sz w:val="24"/>
            <w:szCs w:val="24"/>
          </w:rPr>
          <w:delText>1d</w:delText>
        </w:r>
      </w:del>
      <w:ins w:id="107"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d</w:t>
        </w:r>
      </w:ins>
      <w:r w:rsidR="00810EC4" w:rsidRPr="005C3801">
        <w:rPr>
          <w:rFonts w:eastAsiaTheme="minorEastAsia" w:cstheme="minorHAnsi"/>
          <w:sz w:val="24"/>
          <w:szCs w:val="24"/>
        </w:rPr>
        <w:t>)</w:t>
      </w:r>
      <w:r w:rsidR="0093486B" w:rsidRPr="005C3801">
        <w:rPr>
          <w:rFonts w:eastAsiaTheme="minorEastAsia" w:cstheme="minorHAnsi"/>
          <w:sz w:val="24"/>
          <w:szCs w:val="24"/>
        </w:rPr>
        <w:t xml:space="preserve">. For ΔS, the slope was 0.962 </w:t>
      </w:r>
      <w:r w:rsidR="0093486B" w:rsidRPr="005C3801">
        <w:rPr>
          <w:rFonts w:eastAsiaTheme="minorEastAsia" w:cstheme="minorHAnsi"/>
          <w:sz w:val="24"/>
          <w:szCs w:val="24"/>
          <w:lang w:val="en-CA"/>
        </w:rPr>
        <w:t>± 0.003</w:t>
      </w:r>
      <w:r w:rsidR="0093486B" w:rsidRPr="005C3801">
        <w:rPr>
          <w:rFonts w:eastAsiaTheme="minorEastAsia" w:cstheme="minorHAnsi"/>
          <w:sz w:val="24"/>
          <w:szCs w:val="24"/>
        </w:rPr>
        <w:t xml:space="preserve"> and an intercept of 0.025 </w:t>
      </w:r>
      <w:r w:rsidR="0093486B" w:rsidRPr="005C3801">
        <w:rPr>
          <w:rFonts w:eastAsiaTheme="minorEastAsia" w:cstheme="minorHAnsi"/>
          <w:sz w:val="24"/>
          <w:szCs w:val="24"/>
          <w:lang w:val="en-CA"/>
        </w:rPr>
        <w:t>± 0.002</w:t>
      </w:r>
      <w:r w:rsidR="0093486B" w:rsidRPr="005C3801">
        <w:rPr>
          <w:rFonts w:eastAsiaTheme="minorEastAsia" w:cstheme="minorHAnsi"/>
          <w:sz w:val="24"/>
          <w:szCs w:val="24"/>
        </w:rPr>
        <w:t xml:space="preserve"> kJ mol</w:t>
      </w:r>
      <w:r w:rsidR="0093486B" w:rsidRPr="005C3801">
        <w:rPr>
          <w:rFonts w:eastAsiaTheme="minorEastAsia" w:cstheme="minorHAnsi"/>
          <w:sz w:val="24"/>
          <w:szCs w:val="24"/>
          <w:vertAlign w:val="superscript"/>
        </w:rPr>
        <w:t>-1</w:t>
      </w:r>
      <w:r w:rsidR="0093486B" w:rsidRPr="005C3801">
        <w:rPr>
          <w:rFonts w:eastAsiaTheme="minorEastAsia" w:cstheme="minorHAnsi"/>
          <w:sz w:val="24"/>
          <w:szCs w:val="24"/>
        </w:rPr>
        <w:t xml:space="preserve"> (approximately 5% of fitted ΔS) (</w:t>
      </w:r>
      <w:r w:rsidR="0093486B" w:rsidRPr="005C3801">
        <w:rPr>
          <w:rFonts w:eastAsiaTheme="minorEastAsia" w:cstheme="minorHAnsi"/>
          <w:i/>
          <w:sz w:val="24"/>
          <w:szCs w:val="24"/>
        </w:rPr>
        <w:t>F</w:t>
      </w:r>
      <w:r w:rsidR="0093486B" w:rsidRPr="005C3801">
        <w:rPr>
          <w:rFonts w:eastAsiaTheme="minorEastAsia" w:cstheme="minorHAnsi"/>
          <w:sz w:val="24"/>
          <w:szCs w:val="24"/>
          <w:vertAlign w:val="subscript"/>
        </w:rPr>
        <w:t>1,90</w:t>
      </w:r>
      <w:r w:rsidR="0093486B" w:rsidRPr="005C3801">
        <w:rPr>
          <w:rFonts w:eastAsiaTheme="minorEastAsia" w:cstheme="minorHAnsi"/>
          <w:sz w:val="24"/>
          <w:szCs w:val="24"/>
        </w:rPr>
        <w:t xml:space="preserve"> = 1.1 ∙ 10</w:t>
      </w:r>
      <w:r w:rsidR="0093486B" w:rsidRPr="005C3801">
        <w:rPr>
          <w:rFonts w:eastAsiaTheme="minorEastAsia" w:cstheme="minorHAnsi"/>
          <w:sz w:val="24"/>
          <w:szCs w:val="24"/>
          <w:vertAlign w:val="superscript"/>
        </w:rPr>
        <w:t>5</w:t>
      </w:r>
      <w:r w:rsidR="0093486B" w:rsidRPr="005C3801">
        <w:rPr>
          <w:rFonts w:eastAsiaTheme="minorEastAsia" w:cstheme="minorHAnsi"/>
          <w:sz w:val="24"/>
          <w:szCs w:val="24"/>
        </w:rPr>
        <w:t xml:space="preserve">, </w:t>
      </w:r>
      <w:r w:rsidR="0093486B" w:rsidRPr="005C3801">
        <w:rPr>
          <w:rFonts w:eastAsiaTheme="minorEastAsia" w:cstheme="minorHAnsi"/>
          <w:i/>
          <w:sz w:val="24"/>
          <w:szCs w:val="24"/>
        </w:rPr>
        <w:t>R</w:t>
      </w:r>
      <w:r w:rsidR="0093486B" w:rsidRPr="005C3801">
        <w:rPr>
          <w:rFonts w:eastAsiaTheme="minorEastAsia" w:cstheme="minorHAnsi"/>
          <w:i/>
          <w:sz w:val="24"/>
          <w:szCs w:val="24"/>
          <w:vertAlign w:val="superscript"/>
          <w:lang w:val="en-CA"/>
        </w:rPr>
        <w:t>2</w:t>
      </w:r>
      <w:r w:rsidR="0093486B" w:rsidRPr="005C3801">
        <w:rPr>
          <w:rFonts w:eastAsiaTheme="minorEastAsia" w:cstheme="minorHAnsi"/>
          <w:sz w:val="24"/>
          <w:szCs w:val="24"/>
          <w:lang w:val="en-CA"/>
        </w:rPr>
        <w:t xml:space="preserve"> = 0.9992,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08" w:author="Joseph Stinziano" w:date="2020-01-21T07:28:00Z">
        <w:r w:rsidR="00810EC4" w:rsidRPr="005C3801" w:rsidDel="00B42856">
          <w:rPr>
            <w:rFonts w:eastAsiaTheme="minorEastAsia" w:cstheme="minorHAnsi"/>
            <w:sz w:val="24"/>
            <w:szCs w:val="24"/>
            <w:lang w:val="en-CA"/>
          </w:rPr>
          <w:delText>1h</w:delText>
        </w:r>
      </w:del>
      <w:ins w:id="109"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h</w:t>
        </w:r>
      </w:ins>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 Meanwhile V</w:t>
      </w:r>
      <w:r w:rsidR="0093486B" w:rsidRPr="005C3801">
        <w:rPr>
          <w:rFonts w:eastAsiaTheme="minorEastAsia" w:cstheme="minorHAnsi"/>
          <w:sz w:val="24"/>
          <w:szCs w:val="24"/>
          <w:vertAlign w:val="subscript"/>
          <w:lang w:val="en-CA"/>
        </w:rPr>
        <w:t>cmax25</w:t>
      </w:r>
      <w:r w:rsidR="0093486B" w:rsidRPr="005C3801">
        <w:rPr>
          <w:rFonts w:eastAsiaTheme="minorEastAsia" w:cstheme="minorHAnsi"/>
          <w:sz w:val="24"/>
          <w:szCs w:val="24"/>
          <w:lang w:val="en-CA"/>
        </w:rPr>
        <w:t xml:space="preserve"> was identical between both approaches with a slope of 1.000 ± 1.2 ∙ 10</w:t>
      </w:r>
      <w:r w:rsidR="0093486B" w:rsidRPr="005C3801">
        <w:rPr>
          <w:rFonts w:eastAsiaTheme="minorEastAsia" w:cstheme="minorHAnsi"/>
          <w:sz w:val="24"/>
          <w:szCs w:val="24"/>
          <w:vertAlign w:val="superscript"/>
          <w:lang w:val="en-CA"/>
        </w:rPr>
        <w:t>-5</w:t>
      </w:r>
      <w:r w:rsidR="0093486B" w:rsidRPr="005C3801">
        <w:rPr>
          <w:rFonts w:eastAsiaTheme="minorEastAsia" w:cstheme="minorHAnsi"/>
          <w:sz w:val="24"/>
          <w:szCs w:val="24"/>
          <w:lang w:val="en-CA"/>
        </w:rPr>
        <w:t xml:space="preserve"> (intercept not significant; </w:t>
      </w:r>
      <w:r w:rsidR="0093486B" w:rsidRPr="005C3801">
        <w:rPr>
          <w:rFonts w:eastAsiaTheme="minorEastAsia" w:cstheme="minorHAnsi"/>
          <w:i/>
          <w:sz w:val="24"/>
          <w:szCs w:val="24"/>
          <w:lang w:val="en-CA"/>
        </w:rPr>
        <w:t>F</w:t>
      </w:r>
      <w:r w:rsidR="0093486B" w:rsidRPr="005C3801">
        <w:rPr>
          <w:rFonts w:eastAsiaTheme="minorEastAsia" w:cstheme="minorHAnsi"/>
          <w:sz w:val="24"/>
          <w:szCs w:val="24"/>
          <w:vertAlign w:val="subscript"/>
          <w:lang w:val="en-CA"/>
        </w:rPr>
        <w:t>1,92</w:t>
      </w:r>
      <w:r w:rsidR="0093486B" w:rsidRPr="005C3801">
        <w:rPr>
          <w:rFonts w:eastAsiaTheme="minorEastAsia" w:cstheme="minorHAnsi"/>
          <w:sz w:val="24"/>
          <w:szCs w:val="24"/>
          <w:lang w:val="en-CA"/>
        </w:rPr>
        <w:t xml:space="preserve"> = 6.7 ∙ 10</w:t>
      </w:r>
      <w:r w:rsidR="0093486B" w:rsidRPr="005C3801">
        <w:rPr>
          <w:rFonts w:eastAsiaTheme="minorEastAsia" w:cstheme="minorHAnsi"/>
          <w:sz w:val="24"/>
          <w:szCs w:val="24"/>
          <w:vertAlign w:val="superscript"/>
          <w:lang w:val="en-CA"/>
        </w:rPr>
        <w:t>9</w:t>
      </w:r>
      <w:r w:rsidR="0093486B" w:rsidRPr="005C3801">
        <w:rPr>
          <w:rFonts w:eastAsiaTheme="minorEastAsia" w:cstheme="minorHAnsi"/>
          <w:sz w:val="24"/>
          <w:szCs w:val="24"/>
          <w:lang w:val="en-CA"/>
        </w:rPr>
        <w:t xml:space="preserve">, </w:t>
      </w:r>
      <w:r w:rsidR="0093486B" w:rsidRPr="005C3801">
        <w:rPr>
          <w:rFonts w:eastAsiaTheme="minorEastAsia" w:cstheme="minorHAnsi"/>
          <w:i/>
          <w:sz w:val="24"/>
          <w:szCs w:val="24"/>
          <w:lang w:val="en-CA"/>
        </w:rPr>
        <w:t>R</w:t>
      </w:r>
      <w:r w:rsidR="0093486B" w:rsidRPr="005C3801">
        <w:rPr>
          <w:rFonts w:eastAsiaTheme="minorEastAsia" w:cstheme="minorHAnsi"/>
          <w:sz w:val="24"/>
          <w:szCs w:val="24"/>
          <w:vertAlign w:val="superscript"/>
          <w:lang w:val="en-CA"/>
        </w:rPr>
        <w:t>2</w:t>
      </w:r>
      <w:r w:rsidR="0093486B" w:rsidRPr="005C3801">
        <w:rPr>
          <w:rFonts w:eastAsiaTheme="minorEastAsia" w:cstheme="minorHAnsi"/>
          <w:sz w:val="24"/>
          <w:szCs w:val="24"/>
          <w:lang w:val="en-CA"/>
        </w:rPr>
        <w:t xml:space="preserve"> = 1.000, </w:t>
      </w:r>
      <w:r w:rsidR="0093486B" w:rsidRPr="005C3801">
        <w:rPr>
          <w:rFonts w:eastAsiaTheme="minorEastAsia" w:cstheme="minorHAnsi"/>
          <w:i/>
          <w:sz w:val="24"/>
          <w:szCs w:val="24"/>
          <w:lang w:val="en-CA"/>
        </w:rPr>
        <w:t>P</w:t>
      </w:r>
      <w:r w:rsidR="0093486B" w:rsidRPr="005C3801">
        <w:rPr>
          <w:rFonts w:eastAsiaTheme="minorEastAsia" w:cstheme="minorHAnsi"/>
          <w:sz w:val="24"/>
          <w:szCs w:val="24"/>
          <w:lang w:val="en-CA"/>
        </w:rPr>
        <w:t xml:space="preserve"> &lt; 2.2 ∙ 10</w:t>
      </w:r>
      <w:r w:rsidR="0093486B" w:rsidRPr="005C3801">
        <w:rPr>
          <w:rFonts w:eastAsiaTheme="minorEastAsia" w:cstheme="minorHAnsi"/>
          <w:sz w:val="24"/>
          <w:szCs w:val="24"/>
          <w:vertAlign w:val="superscript"/>
          <w:lang w:val="en-CA"/>
        </w:rPr>
        <w:t>-16</w:t>
      </w:r>
      <w:r w:rsidR="0093486B"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10" w:author="Joseph Stinziano" w:date="2020-01-21T07:28:00Z">
        <w:r w:rsidR="00810EC4" w:rsidRPr="005C3801" w:rsidDel="00B42856">
          <w:rPr>
            <w:rFonts w:eastAsiaTheme="minorEastAsia" w:cstheme="minorHAnsi"/>
            <w:sz w:val="24"/>
            <w:szCs w:val="24"/>
            <w:lang w:val="en-CA"/>
          </w:rPr>
          <w:delText>2d</w:delText>
        </w:r>
      </w:del>
      <w:ins w:id="111"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d</w:t>
        </w:r>
      </w:ins>
      <w:r w:rsidR="00810EC4" w:rsidRPr="005C3801">
        <w:rPr>
          <w:rFonts w:eastAsiaTheme="minorEastAsia" w:cstheme="minorHAnsi"/>
          <w:sz w:val="24"/>
          <w:szCs w:val="24"/>
          <w:lang w:val="en-CA"/>
        </w:rPr>
        <w:t>)</w:t>
      </w:r>
      <w:r w:rsidR="0093486B" w:rsidRPr="005C3801">
        <w:rPr>
          <w:rFonts w:eastAsiaTheme="minorEastAsia" w:cstheme="minorHAnsi"/>
          <w:sz w:val="24"/>
          <w:szCs w:val="24"/>
          <w:lang w:val="en-CA"/>
        </w:rPr>
        <w:t>.</w:t>
      </w:r>
      <w:r w:rsidR="00615D1B">
        <w:rPr>
          <w:rFonts w:eastAsiaTheme="minorEastAsia" w:cstheme="minorHAnsi"/>
          <w:sz w:val="24"/>
          <w:szCs w:val="24"/>
          <w:lang w:val="en-CA"/>
        </w:rPr>
        <w:br w:type="page"/>
      </w:r>
    </w:p>
    <w:p w14:paraId="1193E826" w14:textId="77777777" w:rsidR="00615D1B" w:rsidRPr="005C3801" w:rsidRDefault="00615D1B" w:rsidP="00615D1B">
      <w:pPr>
        <w:spacing w:after="0" w:line="360" w:lineRule="auto"/>
        <w:rPr>
          <w:rFonts w:eastAsiaTheme="minorEastAsia" w:cstheme="minorHAnsi"/>
          <w:sz w:val="24"/>
          <w:szCs w:val="24"/>
          <w:lang w:val="en-CA"/>
        </w:rPr>
      </w:pPr>
      <w:commentRangeStart w:id="112"/>
      <w:r w:rsidRPr="005C3801">
        <w:rPr>
          <w:rFonts w:eastAsiaTheme="minorEastAsia" w:cstheme="minorHAnsi"/>
          <w:noProof/>
          <w:sz w:val="24"/>
          <w:szCs w:val="24"/>
          <w:lang w:val="de-DE" w:eastAsia="de-DE"/>
        </w:rPr>
        <w:lastRenderedPageBreak/>
        <w:drawing>
          <wp:inline distT="0" distB="0" distL="0" distR="0" wp14:anchorId="0F3336F1" wp14:editId="1624B8C3">
            <wp:extent cx="3204210" cy="6408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5751" cy="6411501"/>
                    </a:xfrm>
                    <a:prstGeom prst="rect">
                      <a:avLst/>
                    </a:prstGeom>
                  </pic:spPr>
                </pic:pic>
              </a:graphicData>
            </a:graphic>
          </wp:inline>
        </w:drawing>
      </w:r>
      <w:commentRangeEnd w:id="112"/>
      <w:r w:rsidR="00B42856">
        <w:rPr>
          <w:rStyle w:val="CommentReference"/>
        </w:rPr>
        <w:commentReference w:id="112"/>
      </w:r>
    </w:p>
    <w:p w14:paraId="723DA602" w14:textId="55644675"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del w:id="113" w:author="Joseph Stinziano" w:date="2020-01-21T07:28:00Z">
        <w:r w:rsidRPr="00615D1B" w:rsidDel="00B42856">
          <w:rPr>
            <w:rFonts w:eastAsiaTheme="minorEastAsia" w:cstheme="minorHAnsi"/>
            <w:b/>
            <w:sz w:val="24"/>
            <w:szCs w:val="24"/>
            <w:lang w:val="en-CA"/>
          </w:rPr>
          <w:delText xml:space="preserve">1 </w:delText>
        </w:r>
      </w:del>
      <w:ins w:id="114" w:author="Joseph Stinziano" w:date="2020-01-21T07:28:00Z">
        <w:r w:rsidR="00B42856">
          <w:rPr>
            <w:rFonts w:eastAsiaTheme="minorEastAsia" w:cstheme="minorHAnsi"/>
            <w:b/>
            <w:sz w:val="24"/>
            <w:szCs w:val="24"/>
            <w:lang w:val="en-CA"/>
          </w:rPr>
          <w:t>2</w:t>
        </w:r>
        <w:r w:rsidR="00B42856" w:rsidRPr="00615D1B">
          <w:rPr>
            <w:rFonts w:eastAsiaTheme="minorEastAsia" w:cstheme="minorHAnsi"/>
            <w:b/>
            <w:sz w:val="24"/>
            <w:szCs w:val="24"/>
            <w:lang w:val="en-CA"/>
          </w:rPr>
          <w:t xml:space="preserve"> </w:t>
        </w:r>
      </w:ins>
      <w:r w:rsidRPr="00615D1B">
        <w:rPr>
          <w:rFonts w:eastAsiaTheme="minorEastAsia" w:cstheme="minorHAnsi"/>
          <w:b/>
          <w:sz w:val="24"/>
          <w:szCs w:val="24"/>
          <w:lang w:val="en-CA"/>
        </w:rPr>
        <w:t xml:space="preserve">– The modified Arrhenius equation with the missing term (Equation 10) gives </w:t>
      </w:r>
    </w:p>
    <w:p w14:paraId="4216A15F" w14:textId="77777777"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similar temperature response parameters as Equation 3 for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xml:space="preserve"> (a-d) and ΔS (e-h)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f)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g, h)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g)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f, h). “New” indicates Equation 10, “Old” indicates Equation 3.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commentRangeStart w:id="115"/>
      <w:r w:rsidRPr="00615D1B">
        <w:rPr>
          <w:rFonts w:eastAsiaTheme="minorEastAsia" w:cstheme="minorHAnsi"/>
          <w:b/>
          <w:sz w:val="24"/>
          <w:szCs w:val="24"/>
          <w:lang w:val="en-CA"/>
        </w:rPr>
        <w:t>Blue</w:t>
      </w:r>
      <w:commentRangeEnd w:id="115"/>
      <w:r w:rsidR="00B42856">
        <w:rPr>
          <w:rStyle w:val="CommentReference"/>
        </w:rPr>
        <w:commentReference w:id="115"/>
      </w:r>
      <w:r w:rsidRPr="00615D1B">
        <w:rPr>
          <w:rFonts w:eastAsiaTheme="minorEastAsia" w:cstheme="minorHAnsi"/>
          <w:b/>
          <w:sz w:val="24"/>
          <w:szCs w:val="24"/>
          <w:lang w:val="en-CA"/>
        </w:rPr>
        <w:t xml:space="preserve"> line indicates 1:1 line.</w:t>
      </w:r>
    </w:p>
    <w:p w14:paraId="7939A315" w14:textId="77777777"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lastRenderedPageBreak/>
        <w:t xml:space="preserve"> </w:t>
      </w:r>
      <w:commentRangeStart w:id="116"/>
      <w:r w:rsidRPr="005C3801">
        <w:rPr>
          <w:rFonts w:eastAsiaTheme="minorEastAsia" w:cstheme="minorHAnsi"/>
          <w:noProof/>
          <w:sz w:val="24"/>
          <w:szCs w:val="24"/>
          <w:lang w:val="de-DE" w:eastAsia="de-DE"/>
        </w:rPr>
        <w:drawing>
          <wp:inline distT="0" distB="0" distL="0" distR="0" wp14:anchorId="44EE59AD" wp14:editId="4CEFBB6A">
            <wp:extent cx="5021580" cy="66954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21580" cy="6695440"/>
                    </a:xfrm>
                    <a:prstGeom prst="rect">
                      <a:avLst/>
                    </a:prstGeom>
                  </pic:spPr>
                </pic:pic>
              </a:graphicData>
            </a:graphic>
          </wp:inline>
        </w:drawing>
      </w:r>
      <w:commentRangeEnd w:id="116"/>
      <w:r w:rsidR="00B42856">
        <w:rPr>
          <w:rStyle w:val="CommentReference"/>
        </w:rPr>
        <w:commentReference w:id="116"/>
      </w:r>
    </w:p>
    <w:p w14:paraId="33325A36" w14:textId="4D0C862F" w:rsidR="00615D1B" w:rsidRP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 xml:space="preserve">Figure </w:t>
      </w:r>
      <w:del w:id="117" w:author="Joseph Stinziano" w:date="2020-01-21T07:28:00Z">
        <w:r w:rsidRPr="00615D1B" w:rsidDel="00B42856">
          <w:rPr>
            <w:rFonts w:eastAsiaTheme="minorEastAsia" w:cstheme="minorHAnsi"/>
            <w:b/>
            <w:sz w:val="24"/>
            <w:szCs w:val="24"/>
            <w:lang w:val="en-CA"/>
          </w:rPr>
          <w:delText xml:space="preserve">2 </w:delText>
        </w:r>
      </w:del>
      <w:ins w:id="118" w:author="Joseph Stinziano" w:date="2020-01-21T07:28:00Z">
        <w:r w:rsidR="00B42856">
          <w:rPr>
            <w:rFonts w:eastAsiaTheme="minorEastAsia" w:cstheme="minorHAnsi"/>
            <w:b/>
            <w:sz w:val="24"/>
            <w:szCs w:val="24"/>
            <w:lang w:val="en-CA"/>
          </w:rPr>
          <w:t>3</w:t>
        </w:r>
        <w:r w:rsidR="00B42856" w:rsidRPr="00615D1B">
          <w:rPr>
            <w:rFonts w:eastAsiaTheme="minorEastAsia" w:cstheme="minorHAnsi"/>
            <w:b/>
            <w:sz w:val="24"/>
            <w:szCs w:val="24"/>
            <w:lang w:val="en-CA"/>
          </w:rPr>
          <w:t xml:space="preserve"> </w:t>
        </w:r>
      </w:ins>
      <w:r w:rsidRPr="00615D1B">
        <w:rPr>
          <w:rFonts w:eastAsiaTheme="minorEastAsia" w:cstheme="minorHAnsi"/>
          <w:b/>
          <w:sz w:val="24"/>
          <w:szCs w:val="24"/>
          <w:lang w:val="en-CA"/>
        </w:rPr>
        <w:t xml:space="preserve">– The modified Arrhenius equation with the missing term (Equation 10) gives </w:t>
      </w:r>
    </w:p>
    <w:p w14:paraId="2DEE979B" w14:textId="6BFBF699" w:rsidR="00615D1B" w:rsidRDefault="00615D1B" w:rsidP="00615D1B">
      <w:pPr>
        <w:spacing w:after="0" w:line="360" w:lineRule="auto"/>
        <w:rPr>
          <w:rFonts w:eastAsiaTheme="minorEastAsia" w:cstheme="minorHAnsi"/>
          <w:b/>
          <w:sz w:val="24"/>
          <w:szCs w:val="24"/>
          <w:lang w:val="en-CA"/>
        </w:rPr>
      </w:pPr>
      <w:r w:rsidRPr="00615D1B">
        <w:rPr>
          <w:rFonts w:eastAsiaTheme="minorEastAsia" w:cstheme="minorHAnsi"/>
          <w:b/>
          <w:sz w:val="24"/>
          <w:szCs w:val="24"/>
          <w:lang w:val="en-CA"/>
        </w:rPr>
        <w:t>similar temperature response parameters as Equation 3 for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(a-d) and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(e, f)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b, 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 under scenarios where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is allowed to vary (a, c, e, f) and is fixed to 200 kJ mol</w:t>
      </w:r>
      <w:r w:rsidRPr="00615D1B">
        <w:rPr>
          <w:rFonts w:eastAsiaTheme="minorEastAsia" w:cstheme="minorHAnsi"/>
          <w:b/>
          <w:sz w:val="24"/>
          <w:szCs w:val="24"/>
          <w:vertAlign w:val="superscript"/>
          <w:lang w:val="en-CA"/>
        </w:rPr>
        <w:t>-1</w:t>
      </w:r>
      <w:r w:rsidRPr="00615D1B">
        <w:rPr>
          <w:rFonts w:eastAsiaTheme="minorEastAsia" w:cstheme="minorHAnsi"/>
          <w:b/>
          <w:sz w:val="24"/>
          <w:szCs w:val="24"/>
          <w:lang w:val="en-CA"/>
        </w:rPr>
        <w:t xml:space="preserve"> (b, d). “New” indicates Equation10, “Old” indicates Equation 3. 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rate of the process at 25 °C, H</w:t>
      </w:r>
      <w:r w:rsidRPr="00615D1B">
        <w:rPr>
          <w:rFonts w:eastAsiaTheme="minorEastAsia" w:cstheme="minorHAnsi"/>
          <w:b/>
          <w:sz w:val="24"/>
          <w:szCs w:val="24"/>
          <w:vertAlign w:val="subscript"/>
          <w:lang w:val="en-CA"/>
        </w:rPr>
        <w:t>d</w:t>
      </w:r>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maximum rate of electron transport. </w:t>
      </w:r>
      <w:commentRangeStart w:id="119"/>
      <w:r w:rsidRPr="00615D1B">
        <w:rPr>
          <w:rFonts w:eastAsiaTheme="minorEastAsia" w:cstheme="minorHAnsi"/>
          <w:b/>
          <w:sz w:val="24"/>
          <w:szCs w:val="24"/>
          <w:lang w:val="en-CA"/>
        </w:rPr>
        <w:t xml:space="preserve">Blue line </w:t>
      </w:r>
      <w:commentRangeEnd w:id="119"/>
      <w:r w:rsidR="00B42856">
        <w:rPr>
          <w:rStyle w:val="CommentReference"/>
        </w:rPr>
        <w:commentReference w:id="119"/>
      </w:r>
      <w:r w:rsidRPr="00615D1B">
        <w:rPr>
          <w:rFonts w:eastAsiaTheme="minorEastAsia" w:cstheme="minorHAnsi"/>
          <w:b/>
          <w:sz w:val="24"/>
          <w:szCs w:val="24"/>
          <w:lang w:val="en-CA"/>
        </w:rPr>
        <w:t>indicates 1:1 line.</w:t>
      </w:r>
      <w:r>
        <w:rPr>
          <w:rFonts w:eastAsiaTheme="minorEastAsia" w:cstheme="minorHAnsi"/>
          <w:b/>
          <w:sz w:val="24"/>
          <w:szCs w:val="24"/>
          <w:lang w:val="en-CA"/>
        </w:rPr>
        <w:br w:type="page"/>
      </w:r>
    </w:p>
    <w:p w14:paraId="6BA44DB9" w14:textId="4E6F9805" w:rsidR="009333E1" w:rsidRPr="005C3801" w:rsidRDefault="009333E1" w:rsidP="009333E1">
      <w:pPr>
        <w:spacing w:after="0" w:line="360" w:lineRule="auto"/>
        <w:rPr>
          <w:rFonts w:eastAsiaTheme="minorEastAsia" w:cstheme="minorHAnsi"/>
          <w:sz w:val="24"/>
          <w:szCs w:val="24"/>
        </w:rPr>
      </w:pPr>
      <w:r w:rsidRPr="005C3801">
        <w:rPr>
          <w:rFonts w:eastAsiaTheme="minorEastAsia" w:cstheme="minorHAnsi"/>
          <w:i/>
          <w:sz w:val="24"/>
          <w:szCs w:val="24"/>
        </w:rPr>
        <w:lastRenderedPageBreak/>
        <w:t>Variable H</w:t>
      </w:r>
      <w:r w:rsidRPr="005C3801">
        <w:rPr>
          <w:rFonts w:eastAsiaTheme="minorEastAsia" w:cstheme="minorHAnsi"/>
          <w:i/>
          <w:sz w:val="24"/>
          <w:szCs w:val="24"/>
          <w:vertAlign w:val="subscript"/>
        </w:rPr>
        <w:t>d</w:t>
      </w:r>
      <w:r w:rsidRPr="005C3801">
        <w:rPr>
          <w:rFonts w:eastAsiaTheme="minorEastAsia" w:cstheme="minorHAnsi"/>
          <w:i/>
          <w:sz w:val="24"/>
          <w:szCs w:val="24"/>
        </w:rPr>
        <w:t xml:space="preserve"> </w:t>
      </w:r>
    </w:p>
    <w:p w14:paraId="7590B9B1" w14:textId="2B6FC756" w:rsidR="00B06E6A" w:rsidRPr="005C3801" w:rsidRDefault="009333E1" w:rsidP="00394D1C">
      <w:pPr>
        <w:spacing w:after="0" w:line="360" w:lineRule="auto"/>
        <w:rPr>
          <w:rFonts w:eastAsiaTheme="minorEastAsia" w:cstheme="minorHAnsi"/>
          <w:sz w:val="24"/>
          <w:szCs w:val="24"/>
          <w:lang w:val="en-CA"/>
        </w:rPr>
      </w:pPr>
      <w:r w:rsidRPr="005C3801">
        <w:rPr>
          <w:rFonts w:eastAsiaTheme="minorEastAsia" w:cstheme="minorHAnsi"/>
          <w:sz w:val="24"/>
          <w:szCs w:val="24"/>
        </w:rPr>
        <w:t xml:space="preserve">Incorporating the missing term into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to produce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caused small differences in the fitting of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for </w:t>
      </w:r>
      <w:proofErr w:type="spellStart"/>
      <w:r w:rsidR="00206D84" w:rsidRPr="005C3801">
        <w:rPr>
          <w:rFonts w:eastAsiaTheme="minorEastAsia" w:cstheme="minorHAnsi"/>
          <w:sz w:val="24"/>
          <w:szCs w:val="24"/>
        </w:rPr>
        <w:t>V</w:t>
      </w:r>
      <w:r w:rsidR="00206D84" w:rsidRPr="005C3801">
        <w:rPr>
          <w:rFonts w:eastAsiaTheme="minorEastAsia" w:cstheme="minorHAnsi"/>
          <w:sz w:val="24"/>
          <w:szCs w:val="24"/>
          <w:vertAlign w:val="subscript"/>
        </w:rPr>
        <w:t>cmax</w:t>
      </w:r>
      <w:proofErr w:type="spellEnd"/>
      <w:r w:rsidRPr="005C3801">
        <w:rPr>
          <w:rFonts w:eastAsiaTheme="minorEastAsia" w:cstheme="minorHAnsi"/>
          <w:sz w:val="24"/>
          <w:szCs w:val="24"/>
        </w:rPr>
        <w:t>, with a slope of 0.9</w:t>
      </w:r>
      <w:r w:rsidR="00B06E6A" w:rsidRPr="005C3801">
        <w:rPr>
          <w:rFonts w:eastAsiaTheme="minorEastAsia" w:cstheme="minorHAnsi"/>
          <w:sz w:val="24"/>
          <w:szCs w:val="24"/>
        </w:rPr>
        <w:t>66</w:t>
      </w:r>
      <w:r w:rsidRPr="005C3801">
        <w:rPr>
          <w:rFonts w:eastAsiaTheme="minorEastAsia" w:cstheme="minorHAnsi"/>
          <w:sz w:val="24"/>
          <w:szCs w:val="24"/>
        </w:rPr>
        <w:t xml:space="preserve"> </w:t>
      </w:r>
      <w:r w:rsidRPr="005C3801">
        <w:rPr>
          <w:rFonts w:eastAsiaTheme="minorEastAsia" w:cstheme="minorHAnsi"/>
          <w:sz w:val="24"/>
          <w:szCs w:val="24"/>
          <w:lang w:val="en-CA"/>
        </w:rPr>
        <w:t>±</w:t>
      </w:r>
      <w:r w:rsidRPr="005C3801">
        <w:rPr>
          <w:rFonts w:eastAsiaTheme="minorEastAsia" w:cstheme="minorHAnsi"/>
          <w:sz w:val="24"/>
          <w:szCs w:val="24"/>
        </w:rPr>
        <w:t xml:space="preserve"> 0.0</w:t>
      </w:r>
      <w:r w:rsidR="00B06E6A" w:rsidRPr="005C3801">
        <w:rPr>
          <w:rFonts w:eastAsiaTheme="minorEastAsia" w:cstheme="minorHAnsi"/>
          <w:sz w:val="24"/>
          <w:szCs w:val="24"/>
        </w:rPr>
        <w:t>26</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3005, </w:t>
      </w:r>
      <w:r w:rsidRPr="005C3801">
        <w:rPr>
          <w:rFonts w:eastAsiaTheme="minorEastAsia" w:cstheme="minorHAnsi"/>
          <w:i/>
          <w:sz w:val="24"/>
          <w:szCs w:val="24"/>
        </w:rPr>
        <w:t>R</w:t>
      </w:r>
      <w:r w:rsidRPr="005C3801">
        <w:rPr>
          <w:rFonts w:eastAsiaTheme="minorEastAsia" w:cstheme="minorHAnsi"/>
          <w:i/>
          <w:sz w:val="24"/>
          <w:szCs w:val="24"/>
          <w:vertAlign w:val="superscript"/>
        </w:rPr>
        <w:t>2</w:t>
      </w:r>
      <w:r w:rsidRPr="005C3801">
        <w:rPr>
          <w:rFonts w:eastAsiaTheme="minorEastAsia" w:cstheme="minorHAnsi"/>
          <w:sz w:val="24"/>
          <w:szCs w:val="24"/>
        </w:rPr>
        <w:t xml:space="preserve"> = 0.976, </w:t>
      </w:r>
      <w:r w:rsidRPr="005C3801">
        <w:rPr>
          <w:rFonts w:eastAsiaTheme="minorEastAsia" w:cstheme="minorHAnsi"/>
          <w:i/>
          <w:sz w:val="24"/>
          <w:szCs w:val="24"/>
        </w:rPr>
        <w:t>P</w:t>
      </w:r>
      <w:r w:rsidRPr="005C3801">
        <w:rPr>
          <w:rFonts w:eastAsiaTheme="minorEastAsia" w:cstheme="minorHAnsi"/>
          <w:sz w:val="24"/>
          <w:szCs w:val="24"/>
        </w:rPr>
        <w:t xml:space="preserve"> &lt; 2.2 ∙ 10</w:t>
      </w:r>
      <w:r w:rsidRPr="005C3801">
        <w:rPr>
          <w:rFonts w:eastAsiaTheme="minorEastAsia" w:cstheme="minorHAnsi"/>
          <w:sz w:val="24"/>
          <w:szCs w:val="24"/>
          <w:vertAlign w:val="superscript"/>
        </w:rPr>
        <w:t>-16</w:t>
      </w:r>
      <w:r w:rsidRPr="005C3801">
        <w:rPr>
          <w:rFonts w:eastAsiaTheme="minorEastAsia" w:cstheme="minorHAnsi"/>
          <w:sz w:val="24"/>
          <w:szCs w:val="24"/>
        </w:rPr>
        <w:t>)</w:t>
      </w:r>
      <w:r w:rsidR="00810EC4" w:rsidRPr="005C3801">
        <w:rPr>
          <w:rFonts w:eastAsiaTheme="minorEastAsia" w:cstheme="minorHAnsi"/>
          <w:sz w:val="24"/>
          <w:szCs w:val="24"/>
        </w:rPr>
        <w:t xml:space="preserve"> (Fig. </w:t>
      </w:r>
      <w:del w:id="120" w:author="Joseph Stinziano" w:date="2020-01-21T07:28:00Z">
        <w:r w:rsidR="00810EC4" w:rsidRPr="005C3801" w:rsidDel="00B42856">
          <w:rPr>
            <w:rFonts w:eastAsiaTheme="minorEastAsia" w:cstheme="minorHAnsi"/>
            <w:sz w:val="24"/>
            <w:szCs w:val="24"/>
          </w:rPr>
          <w:delText>1a</w:delText>
        </w:r>
      </w:del>
      <w:ins w:id="121" w:author="Joseph Stinziano" w:date="2020-01-21T07:28:00Z">
        <w:r w:rsidR="00B42856">
          <w:rPr>
            <w:rFonts w:eastAsiaTheme="minorEastAsia" w:cstheme="minorHAnsi"/>
            <w:sz w:val="24"/>
            <w:szCs w:val="24"/>
          </w:rPr>
          <w:t>2</w:t>
        </w:r>
        <w:r w:rsidR="00B42856" w:rsidRPr="005C3801">
          <w:rPr>
            <w:rFonts w:eastAsiaTheme="minorEastAsia" w:cstheme="minorHAnsi"/>
            <w:sz w:val="24"/>
            <w:szCs w:val="24"/>
          </w:rPr>
          <w:t>a</w:t>
        </w:r>
      </w:ins>
      <w:r w:rsidR="00810EC4" w:rsidRPr="005C3801">
        <w:rPr>
          <w:rFonts w:eastAsiaTheme="minorEastAsia" w:cstheme="minorHAnsi"/>
          <w:sz w:val="24"/>
          <w:szCs w:val="24"/>
        </w:rPr>
        <w:t>)</w:t>
      </w:r>
      <w:r w:rsidRPr="005C3801">
        <w:rPr>
          <w:rFonts w:eastAsiaTheme="minorEastAsia" w:cstheme="minorHAnsi"/>
          <w:sz w:val="24"/>
          <w:szCs w:val="24"/>
        </w:rPr>
        <w:t xml:space="preserve">. For ΔS, the slope was 0.989 </w:t>
      </w:r>
      <w:r w:rsidRPr="005C3801">
        <w:rPr>
          <w:rFonts w:eastAsiaTheme="minorEastAsia" w:cstheme="minorHAnsi"/>
          <w:sz w:val="24"/>
          <w:szCs w:val="24"/>
          <w:lang w:val="en-CA"/>
        </w:rPr>
        <w:t>± 0.017</w:t>
      </w:r>
      <w:r w:rsidRPr="005C3801">
        <w:rPr>
          <w:rFonts w:eastAsiaTheme="minorEastAsia" w:cstheme="minorHAnsi"/>
          <w:sz w:val="24"/>
          <w:szCs w:val="24"/>
        </w:rPr>
        <w:t xml:space="preserve"> (intercept not significant; </w:t>
      </w:r>
      <w:r w:rsidRPr="005C3801">
        <w:rPr>
          <w:rFonts w:eastAsiaTheme="minorEastAsia" w:cstheme="minorHAnsi"/>
          <w:i/>
          <w:sz w:val="24"/>
          <w:szCs w:val="24"/>
        </w:rPr>
        <w:t>F</w:t>
      </w:r>
      <w:r w:rsidRPr="005C3801">
        <w:rPr>
          <w:rFonts w:eastAsiaTheme="minorEastAsia" w:cstheme="minorHAnsi"/>
          <w:sz w:val="24"/>
          <w:szCs w:val="24"/>
          <w:vertAlign w:val="subscript"/>
        </w:rPr>
        <w:t>1,74</w:t>
      </w:r>
      <w:r w:rsidRPr="005C3801">
        <w:rPr>
          <w:rFonts w:eastAsiaTheme="minorEastAsia" w:cstheme="minorHAnsi"/>
          <w:sz w:val="24"/>
          <w:szCs w:val="24"/>
        </w:rPr>
        <w:t xml:space="preserve"> = 3339, </w:t>
      </w:r>
      <w:r w:rsidRPr="005C3801">
        <w:rPr>
          <w:rFonts w:eastAsiaTheme="minorEastAsia" w:cstheme="minorHAnsi"/>
          <w:i/>
          <w:sz w:val="24"/>
          <w:szCs w:val="24"/>
        </w:rPr>
        <w:t>R</w:t>
      </w:r>
      <w:r w:rsidRPr="005C3801">
        <w:rPr>
          <w:rFonts w:eastAsiaTheme="minorEastAsia" w:cstheme="minorHAnsi"/>
          <w:i/>
          <w:sz w:val="24"/>
          <w:szCs w:val="24"/>
          <w:vertAlign w:val="superscript"/>
          <w:lang w:val="en-CA"/>
        </w:rPr>
        <w:t>2</w:t>
      </w:r>
      <w:r w:rsidRPr="005C3801">
        <w:rPr>
          <w:rFonts w:eastAsiaTheme="minorEastAsia" w:cstheme="minorHAnsi"/>
          <w:sz w:val="24"/>
          <w:szCs w:val="24"/>
          <w:lang w:val="en-CA"/>
        </w:rPr>
        <w:t xml:space="preserve"> = 0.9783,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22" w:author="Joseph Stinziano" w:date="2020-01-21T07:28:00Z">
        <w:r w:rsidR="00810EC4" w:rsidRPr="005C3801" w:rsidDel="00B42856">
          <w:rPr>
            <w:rFonts w:eastAsiaTheme="minorEastAsia" w:cstheme="minorHAnsi"/>
            <w:sz w:val="24"/>
            <w:szCs w:val="24"/>
            <w:lang w:val="en-CA"/>
          </w:rPr>
          <w:delText>1e</w:delText>
        </w:r>
      </w:del>
      <w:ins w:id="123" w:author="Joseph Stinziano" w:date="2020-01-21T07:28:00Z">
        <w:r w:rsidR="00B42856">
          <w:rPr>
            <w:rFonts w:eastAsiaTheme="minorEastAsia" w:cstheme="minorHAnsi"/>
            <w:sz w:val="24"/>
            <w:szCs w:val="24"/>
            <w:lang w:val="en-CA"/>
          </w:rPr>
          <w:t>2</w:t>
        </w:r>
        <w:r w:rsidR="00B42856" w:rsidRPr="005C3801">
          <w:rPr>
            <w:rFonts w:eastAsiaTheme="minorEastAsia" w:cstheme="minorHAnsi"/>
            <w:sz w:val="24"/>
            <w:szCs w:val="24"/>
            <w:lang w:val="en-CA"/>
          </w:rPr>
          <w:t>e</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while H</w:t>
      </w:r>
      <w:r w:rsidRPr="005C3801">
        <w:rPr>
          <w:rFonts w:eastAsiaTheme="minorEastAsia" w:cstheme="minorHAnsi"/>
          <w:sz w:val="24"/>
          <w:szCs w:val="24"/>
          <w:vertAlign w:val="subscript"/>
          <w:lang w:val="en-CA"/>
        </w:rPr>
        <w:t>d</w:t>
      </w:r>
      <w:r w:rsidRPr="005C3801">
        <w:rPr>
          <w:rFonts w:eastAsiaTheme="minorEastAsia" w:cstheme="minorHAnsi"/>
          <w:sz w:val="24"/>
          <w:szCs w:val="24"/>
          <w:lang w:val="en-CA"/>
        </w:rPr>
        <w:t xml:space="preserve"> had a slope of 0.992 ± 0.019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2812,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0.9744;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24" w:author="Joseph Stinziano" w:date="2020-01-21T07:28:00Z">
        <w:r w:rsidR="00810EC4" w:rsidRPr="005C3801" w:rsidDel="00B42856">
          <w:rPr>
            <w:rFonts w:eastAsiaTheme="minorEastAsia" w:cstheme="minorHAnsi"/>
            <w:sz w:val="24"/>
            <w:szCs w:val="24"/>
            <w:lang w:val="en-CA"/>
          </w:rPr>
          <w:delText>2e</w:delText>
        </w:r>
      </w:del>
      <w:ins w:id="125" w:author="Joseph Stinziano" w:date="2020-01-21T07:28:00Z">
        <w:r w:rsidR="00B42856">
          <w:rPr>
            <w:rFonts w:eastAsiaTheme="minorEastAsia" w:cstheme="minorHAnsi"/>
            <w:sz w:val="24"/>
            <w:szCs w:val="24"/>
            <w:lang w:val="en-CA"/>
          </w:rPr>
          <w:t>3</w:t>
        </w:r>
        <w:r w:rsidR="00B42856" w:rsidRPr="005C3801">
          <w:rPr>
            <w:rFonts w:eastAsiaTheme="minorEastAsia" w:cstheme="minorHAnsi"/>
            <w:sz w:val="24"/>
            <w:szCs w:val="24"/>
            <w:lang w:val="en-CA"/>
          </w:rPr>
          <w:t>e</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 Meanwhile V</w:t>
      </w:r>
      <w:r w:rsidRPr="005C3801">
        <w:rPr>
          <w:rFonts w:eastAsiaTheme="minorEastAsia" w:cstheme="minorHAnsi"/>
          <w:sz w:val="24"/>
          <w:szCs w:val="24"/>
          <w:vertAlign w:val="subscript"/>
          <w:lang w:val="en-CA"/>
        </w:rPr>
        <w:t>cmax25</w:t>
      </w:r>
      <w:r w:rsidRPr="005C3801">
        <w:rPr>
          <w:rFonts w:eastAsiaTheme="minorEastAsia" w:cstheme="minorHAnsi"/>
          <w:sz w:val="24"/>
          <w:szCs w:val="24"/>
          <w:lang w:val="en-CA"/>
        </w:rPr>
        <w:t xml:space="preserve"> was nearly identical between both approaches with a slope of 0.9996 ± 0.004 (intercept not significant; </w:t>
      </w:r>
      <w:r w:rsidRPr="005C3801">
        <w:rPr>
          <w:rFonts w:eastAsiaTheme="minorEastAsia" w:cstheme="minorHAnsi"/>
          <w:i/>
          <w:sz w:val="24"/>
          <w:szCs w:val="24"/>
          <w:lang w:val="en-CA"/>
        </w:rPr>
        <w:t>F</w:t>
      </w:r>
      <w:r w:rsidRPr="005C3801">
        <w:rPr>
          <w:rFonts w:eastAsiaTheme="minorEastAsia" w:cstheme="minorHAnsi"/>
          <w:sz w:val="24"/>
          <w:szCs w:val="24"/>
          <w:vertAlign w:val="subscript"/>
          <w:lang w:val="en-CA"/>
        </w:rPr>
        <w:t>1,74</w:t>
      </w:r>
      <w:r w:rsidRPr="005C3801">
        <w:rPr>
          <w:rFonts w:eastAsiaTheme="minorEastAsia" w:cstheme="minorHAnsi"/>
          <w:sz w:val="24"/>
          <w:szCs w:val="24"/>
          <w:lang w:val="en-CA"/>
        </w:rPr>
        <w:t xml:space="preserve"> = 7.98 ∙ 10</w:t>
      </w:r>
      <w:r w:rsidRPr="005C3801">
        <w:rPr>
          <w:rFonts w:eastAsiaTheme="minorEastAsia" w:cstheme="minorHAnsi"/>
          <w:sz w:val="24"/>
          <w:szCs w:val="24"/>
          <w:vertAlign w:val="superscript"/>
          <w:lang w:val="en-CA"/>
        </w:rPr>
        <w:t>6</w:t>
      </w:r>
      <w:r w:rsidRPr="005C3801">
        <w:rPr>
          <w:rFonts w:eastAsiaTheme="minorEastAsia" w:cstheme="minorHAnsi"/>
          <w:sz w:val="24"/>
          <w:szCs w:val="24"/>
          <w:lang w:val="en-CA"/>
        </w:rPr>
        <w:t xml:space="preserve">, </w:t>
      </w:r>
      <w:r w:rsidRPr="005C3801">
        <w:rPr>
          <w:rFonts w:eastAsiaTheme="minorEastAsia" w:cstheme="minorHAnsi"/>
          <w:i/>
          <w:sz w:val="24"/>
          <w:szCs w:val="24"/>
          <w:lang w:val="en-CA"/>
        </w:rPr>
        <w:t>R</w:t>
      </w:r>
      <w:r w:rsidRPr="005C3801">
        <w:rPr>
          <w:rFonts w:eastAsiaTheme="minorEastAsia" w:cstheme="minorHAnsi"/>
          <w:sz w:val="24"/>
          <w:szCs w:val="24"/>
          <w:vertAlign w:val="superscript"/>
          <w:lang w:val="en-CA"/>
        </w:rPr>
        <w:t>2</w:t>
      </w:r>
      <w:r w:rsidRPr="005C3801">
        <w:rPr>
          <w:rFonts w:eastAsiaTheme="minorEastAsia" w:cstheme="minorHAnsi"/>
          <w:sz w:val="24"/>
          <w:szCs w:val="24"/>
          <w:lang w:val="en-CA"/>
        </w:rPr>
        <w:t xml:space="preserve"> = 1.000, </w:t>
      </w:r>
      <w:r w:rsidRPr="005C3801">
        <w:rPr>
          <w:rFonts w:eastAsiaTheme="minorEastAsia" w:cstheme="minorHAnsi"/>
          <w:i/>
          <w:sz w:val="24"/>
          <w:szCs w:val="24"/>
          <w:lang w:val="en-CA"/>
        </w:rPr>
        <w:t>P</w:t>
      </w:r>
      <w:r w:rsidRPr="005C3801">
        <w:rPr>
          <w:rFonts w:eastAsiaTheme="minorEastAsia" w:cstheme="minorHAnsi"/>
          <w:sz w:val="24"/>
          <w:szCs w:val="24"/>
          <w:lang w:val="en-CA"/>
        </w:rPr>
        <w:t xml:space="preserve"> &lt; 2.2 ∙ 10</w:t>
      </w:r>
      <w:r w:rsidRPr="005C3801">
        <w:rPr>
          <w:rFonts w:eastAsiaTheme="minorEastAsia" w:cstheme="minorHAnsi"/>
          <w:sz w:val="24"/>
          <w:szCs w:val="24"/>
          <w:vertAlign w:val="superscript"/>
          <w:lang w:val="en-CA"/>
        </w:rPr>
        <w:t>-16</w:t>
      </w:r>
      <w:r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26" w:author="Joseph Stinziano" w:date="2020-01-21T07:29:00Z">
        <w:r w:rsidR="00810EC4" w:rsidRPr="005C3801" w:rsidDel="00B42856">
          <w:rPr>
            <w:rFonts w:eastAsiaTheme="minorEastAsia" w:cstheme="minorHAnsi"/>
            <w:sz w:val="24"/>
            <w:szCs w:val="24"/>
            <w:lang w:val="en-CA"/>
          </w:rPr>
          <w:delText>2a</w:delText>
        </w:r>
      </w:del>
      <w:ins w:id="127"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a</w:t>
        </w:r>
      </w:ins>
      <w:r w:rsidR="00810EC4" w:rsidRPr="005C3801">
        <w:rPr>
          <w:rFonts w:eastAsiaTheme="minorEastAsia" w:cstheme="minorHAnsi"/>
          <w:sz w:val="24"/>
          <w:szCs w:val="24"/>
          <w:lang w:val="en-CA"/>
        </w:rPr>
        <w:t>)</w:t>
      </w:r>
      <w:r w:rsidRPr="005C3801">
        <w:rPr>
          <w:rFonts w:eastAsiaTheme="minorEastAsia" w:cstheme="minorHAnsi"/>
          <w:sz w:val="24"/>
          <w:szCs w:val="24"/>
          <w:lang w:val="en-CA"/>
        </w:rPr>
        <w:t>.</w:t>
      </w:r>
      <w:r w:rsidR="00394D1C"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394D1C" w:rsidRPr="005C3801">
        <w:rPr>
          <w:rFonts w:eastAsiaTheme="minorEastAsia" w:cstheme="minorHAnsi"/>
          <w:sz w:val="24"/>
          <w:szCs w:val="24"/>
          <w:vertAlign w:val="subscript"/>
        </w:rPr>
        <w:t>max</w:t>
      </w:r>
      <w:proofErr w:type="spellEnd"/>
      <w:r w:rsidR="00394D1C" w:rsidRPr="005C3801">
        <w:rPr>
          <w:rFonts w:eastAsiaTheme="minorEastAsia" w:cstheme="minorHAnsi"/>
          <w:sz w:val="24"/>
          <w:szCs w:val="24"/>
        </w:rPr>
        <w:t>, there were</w:t>
      </w:r>
      <w:r w:rsidR="00B06E6A" w:rsidRPr="005C3801">
        <w:rPr>
          <w:rFonts w:eastAsiaTheme="minorEastAsia" w:cstheme="minorHAnsi"/>
          <w:sz w:val="24"/>
          <w:szCs w:val="24"/>
        </w:rPr>
        <w:t xml:space="preserve"> small differences in the fitting of </w:t>
      </w:r>
      <w:proofErr w:type="spellStart"/>
      <w:r w:rsidR="00B06E6A" w:rsidRPr="005C3801">
        <w:rPr>
          <w:rFonts w:eastAsiaTheme="minorEastAsia" w:cstheme="minorHAnsi"/>
          <w:sz w:val="24"/>
          <w:szCs w:val="24"/>
        </w:rPr>
        <w:t>E</w:t>
      </w:r>
      <w:r w:rsidR="00B06E6A" w:rsidRPr="005C3801">
        <w:rPr>
          <w:rFonts w:eastAsiaTheme="minorEastAsia" w:cstheme="minorHAnsi"/>
          <w:sz w:val="24"/>
          <w:szCs w:val="24"/>
          <w:vertAlign w:val="subscript"/>
        </w:rPr>
        <w:t>a</w:t>
      </w:r>
      <w:proofErr w:type="spellEnd"/>
      <w:r w:rsidR="00B06E6A" w:rsidRPr="005C3801">
        <w:rPr>
          <w:rFonts w:eastAsiaTheme="minorEastAsia" w:cstheme="minorHAnsi"/>
          <w:sz w:val="24"/>
          <w:szCs w:val="24"/>
        </w:rPr>
        <w:t xml:space="preserve"> for </w:t>
      </w:r>
      <w:proofErr w:type="spellStart"/>
      <w:r w:rsidR="00394D1C" w:rsidRPr="005C3801">
        <w:rPr>
          <w:rFonts w:eastAsiaTheme="minorEastAsia" w:cstheme="minorHAnsi"/>
          <w:sz w:val="24"/>
          <w:szCs w:val="24"/>
        </w:rPr>
        <w:t>J</w:t>
      </w:r>
      <w:r w:rsidR="00B06E6A" w:rsidRPr="005C3801">
        <w:rPr>
          <w:rFonts w:eastAsiaTheme="minorEastAsia" w:cstheme="minorHAnsi"/>
          <w:sz w:val="24"/>
          <w:szCs w:val="24"/>
          <w:vertAlign w:val="subscript"/>
        </w:rPr>
        <w:t>max</w:t>
      </w:r>
      <w:proofErr w:type="spellEnd"/>
      <w:r w:rsidR="00B06E6A" w:rsidRPr="005C3801">
        <w:rPr>
          <w:rFonts w:eastAsiaTheme="minorEastAsia" w:cstheme="minorHAnsi"/>
          <w:sz w:val="24"/>
          <w:szCs w:val="24"/>
        </w:rPr>
        <w:t xml:space="preserve">, with a slope of 1.000 </w:t>
      </w:r>
      <w:r w:rsidR="00B06E6A" w:rsidRPr="005C3801">
        <w:rPr>
          <w:rFonts w:eastAsiaTheme="minorEastAsia" w:cstheme="minorHAnsi"/>
          <w:sz w:val="24"/>
          <w:szCs w:val="24"/>
          <w:lang w:val="en-CA"/>
        </w:rPr>
        <w:t>±</w:t>
      </w:r>
      <w:r w:rsidR="00B06E6A" w:rsidRPr="005C3801">
        <w:rPr>
          <w:rFonts w:eastAsiaTheme="minorEastAsia" w:cstheme="minorHAnsi"/>
          <w:sz w:val="24"/>
          <w:szCs w:val="24"/>
        </w:rPr>
        <w:t xml:space="preserve"> 0.005 and an intercept of -3.119 </w:t>
      </w:r>
      <w:r w:rsidR="00B06E6A" w:rsidRPr="005C3801">
        <w:rPr>
          <w:rFonts w:eastAsiaTheme="minorEastAsia" w:cstheme="minorHAnsi"/>
          <w:sz w:val="24"/>
          <w:szCs w:val="24"/>
          <w:lang w:val="en-CA"/>
        </w:rPr>
        <w:t>± 1.089 kJ mol</w:t>
      </w:r>
      <w:r w:rsidR="00B06E6A" w:rsidRPr="005C3801">
        <w:rPr>
          <w:rFonts w:eastAsiaTheme="minorEastAsia" w:cstheme="minorHAnsi"/>
          <w:sz w:val="24"/>
          <w:szCs w:val="24"/>
          <w:vertAlign w:val="superscript"/>
          <w:lang w:val="en-CA"/>
        </w:rPr>
        <w:t>-1</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1,80</w:t>
      </w:r>
      <w:r w:rsidR="00B06E6A" w:rsidRPr="005C3801">
        <w:rPr>
          <w:rFonts w:eastAsiaTheme="minorEastAsia" w:cstheme="minorHAnsi"/>
          <w:sz w:val="24"/>
          <w:szCs w:val="24"/>
        </w:rPr>
        <w:t xml:space="preserve"> = 3.6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rPr>
        <w:t>2</w:t>
      </w:r>
      <w:r w:rsidR="00B06E6A" w:rsidRPr="005C3801">
        <w:rPr>
          <w:rFonts w:eastAsiaTheme="minorEastAsia" w:cstheme="minorHAnsi"/>
          <w:sz w:val="24"/>
          <w:szCs w:val="24"/>
        </w:rPr>
        <w:t xml:space="preserve"> = 0.9978, </w:t>
      </w:r>
      <w:r w:rsidR="00B06E6A" w:rsidRPr="005C3801">
        <w:rPr>
          <w:rFonts w:eastAsiaTheme="minorEastAsia" w:cstheme="minorHAnsi"/>
          <w:i/>
          <w:sz w:val="24"/>
          <w:szCs w:val="24"/>
        </w:rPr>
        <w:t>P</w:t>
      </w:r>
      <w:r w:rsidR="00B06E6A" w:rsidRPr="005C3801">
        <w:rPr>
          <w:rFonts w:eastAsiaTheme="minorEastAsia" w:cstheme="minorHAnsi"/>
          <w:sz w:val="24"/>
          <w:szCs w:val="24"/>
        </w:rPr>
        <w:t xml:space="preserve"> &lt; 2.2 ∙ 10</w:t>
      </w:r>
      <w:r w:rsidR="00B06E6A" w:rsidRPr="005C3801">
        <w:rPr>
          <w:rFonts w:eastAsiaTheme="minorEastAsia" w:cstheme="minorHAnsi"/>
          <w:sz w:val="24"/>
          <w:szCs w:val="24"/>
          <w:vertAlign w:val="superscript"/>
        </w:rPr>
        <w:t>-16</w:t>
      </w:r>
      <w:r w:rsidR="00B06E6A" w:rsidRPr="005C3801">
        <w:rPr>
          <w:rFonts w:eastAsiaTheme="minorEastAsia" w:cstheme="minorHAnsi"/>
          <w:sz w:val="24"/>
          <w:szCs w:val="24"/>
        </w:rPr>
        <w:t>)</w:t>
      </w:r>
      <w:r w:rsidR="00810EC4" w:rsidRPr="005C3801">
        <w:rPr>
          <w:rFonts w:eastAsiaTheme="minorEastAsia" w:cstheme="minorHAnsi"/>
          <w:sz w:val="24"/>
          <w:szCs w:val="24"/>
        </w:rPr>
        <w:t xml:space="preserve"> (Fig. </w:t>
      </w:r>
      <w:del w:id="128" w:author="Joseph Stinziano" w:date="2020-01-21T07:29:00Z">
        <w:r w:rsidR="00810EC4" w:rsidRPr="005C3801" w:rsidDel="00B42856">
          <w:rPr>
            <w:rFonts w:eastAsiaTheme="minorEastAsia" w:cstheme="minorHAnsi"/>
            <w:sz w:val="24"/>
            <w:szCs w:val="24"/>
          </w:rPr>
          <w:delText>1c</w:delText>
        </w:r>
      </w:del>
      <w:ins w:id="129" w:author="Joseph Stinziano" w:date="2020-01-21T07:29:00Z">
        <w:r w:rsidR="00B42856">
          <w:rPr>
            <w:rFonts w:eastAsiaTheme="minorEastAsia" w:cstheme="minorHAnsi"/>
            <w:sz w:val="24"/>
            <w:szCs w:val="24"/>
          </w:rPr>
          <w:t>2</w:t>
        </w:r>
        <w:r w:rsidR="00B42856" w:rsidRPr="005C3801">
          <w:rPr>
            <w:rFonts w:eastAsiaTheme="minorEastAsia" w:cstheme="minorHAnsi"/>
            <w:sz w:val="24"/>
            <w:szCs w:val="24"/>
          </w:rPr>
          <w:t>c</w:t>
        </w:r>
      </w:ins>
      <w:r w:rsidR="00810EC4" w:rsidRPr="005C3801">
        <w:rPr>
          <w:rFonts w:eastAsiaTheme="minorEastAsia" w:cstheme="minorHAnsi"/>
          <w:sz w:val="24"/>
          <w:szCs w:val="24"/>
        </w:rPr>
        <w:t>)</w:t>
      </w:r>
      <w:r w:rsidR="00B06E6A" w:rsidRPr="005C3801">
        <w:rPr>
          <w:rFonts w:eastAsiaTheme="minorEastAsia" w:cstheme="minorHAnsi"/>
          <w:sz w:val="24"/>
          <w:szCs w:val="24"/>
        </w:rPr>
        <w:t xml:space="preserve">. ΔS was identical, the slope was 1.000 </w:t>
      </w:r>
      <w:r w:rsidR="00B06E6A" w:rsidRPr="005C3801">
        <w:rPr>
          <w:rFonts w:eastAsiaTheme="minorEastAsia" w:cstheme="minorHAnsi"/>
          <w:sz w:val="24"/>
          <w:szCs w:val="24"/>
          <w:lang w:val="en-CA"/>
        </w:rPr>
        <w:t>± 0.004</w:t>
      </w:r>
      <w:r w:rsidR="00B06E6A" w:rsidRPr="005C3801">
        <w:rPr>
          <w:rFonts w:eastAsiaTheme="minorEastAsia" w:cstheme="minorHAnsi"/>
          <w:sz w:val="24"/>
          <w:szCs w:val="24"/>
        </w:rPr>
        <w:t xml:space="preserve"> (intercept not significant; </w:t>
      </w:r>
      <w:r w:rsidR="00B06E6A" w:rsidRPr="005C3801">
        <w:rPr>
          <w:rFonts w:eastAsiaTheme="minorEastAsia" w:cstheme="minorHAnsi"/>
          <w:i/>
          <w:sz w:val="24"/>
          <w:szCs w:val="24"/>
        </w:rPr>
        <w:t>F</w:t>
      </w:r>
      <w:r w:rsidR="00B06E6A" w:rsidRPr="005C3801">
        <w:rPr>
          <w:rFonts w:eastAsiaTheme="minorEastAsia" w:cstheme="minorHAnsi"/>
          <w:sz w:val="24"/>
          <w:szCs w:val="24"/>
          <w:vertAlign w:val="subscript"/>
        </w:rPr>
        <w:t>1,81</w:t>
      </w:r>
      <w:r w:rsidR="00B06E6A" w:rsidRPr="005C3801">
        <w:rPr>
          <w:rFonts w:eastAsiaTheme="minorEastAsia" w:cstheme="minorHAnsi"/>
          <w:sz w:val="24"/>
          <w:szCs w:val="24"/>
        </w:rPr>
        <w:t xml:space="preserve"> = 6.4 ∙ 10</w:t>
      </w:r>
      <w:r w:rsidR="00B06E6A" w:rsidRPr="005C3801">
        <w:rPr>
          <w:rFonts w:eastAsiaTheme="minorEastAsia" w:cstheme="minorHAnsi"/>
          <w:sz w:val="24"/>
          <w:szCs w:val="24"/>
          <w:vertAlign w:val="superscript"/>
        </w:rPr>
        <w:t>4</w:t>
      </w:r>
      <w:r w:rsidR="00B06E6A" w:rsidRPr="005C3801">
        <w:rPr>
          <w:rFonts w:eastAsiaTheme="minorEastAsia" w:cstheme="minorHAnsi"/>
          <w:sz w:val="24"/>
          <w:szCs w:val="24"/>
        </w:rPr>
        <w:t xml:space="preserve">, </w:t>
      </w:r>
      <w:r w:rsidR="00B06E6A" w:rsidRPr="005C3801">
        <w:rPr>
          <w:rFonts w:eastAsiaTheme="minorEastAsia" w:cstheme="minorHAnsi"/>
          <w:i/>
          <w:sz w:val="24"/>
          <w:szCs w:val="24"/>
        </w:rPr>
        <w:t>R</w:t>
      </w:r>
      <w:r w:rsidR="00B06E6A" w:rsidRPr="005C3801">
        <w:rPr>
          <w:rFonts w:eastAsiaTheme="minorEastAsia" w:cstheme="minorHAnsi"/>
          <w:i/>
          <w:sz w:val="24"/>
          <w:szCs w:val="24"/>
          <w:vertAlign w:val="superscript"/>
          <w:lang w:val="en-CA"/>
        </w:rPr>
        <w:t>2</w:t>
      </w:r>
      <w:r w:rsidR="00B06E6A" w:rsidRPr="005C3801">
        <w:rPr>
          <w:rFonts w:eastAsiaTheme="minorEastAsia" w:cstheme="minorHAnsi"/>
          <w:sz w:val="24"/>
          <w:szCs w:val="24"/>
          <w:lang w:val="en-CA"/>
        </w:rPr>
        <w:t xml:space="preserve"> = 0.9987,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0" w:author="Joseph Stinziano" w:date="2020-01-21T07:29:00Z">
        <w:r w:rsidR="00810EC4" w:rsidRPr="005C3801" w:rsidDel="00B42856">
          <w:rPr>
            <w:rFonts w:eastAsiaTheme="minorEastAsia" w:cstheme="minorHAnsi"/>
            <w:sz w:val="24"/>
            <w:szCs w:val="24"/>
            <w:lang w:val="en-CA"/>
          </w:rPr>
          <w:delText>1g</w:delText>
        </w:r>
      </w:del>
      <w:ins w:id="131" w:author="Joseph Stinziano" w:date="2020-01-21T07:29:00Z">
        <w:r w:rsidR="00B42856">
          <w:rPr>
            <w:rFonts w:eastAsiaTheme="minorEastAsia" w:cstheme="minorHAnsi"/>
            <w:sz w:val="24"/>
            <w:szCs w:val="24"/>
            <w:lang w:val="en-CA"/>
          </w:rPr>
          <w:t>2</w:t>
        </w:r>
        <w:r w:rsidR="00B42856" w:rsidRPr="005C3801">
          <w:rPr>
            <w:rFonts w:eastAsiaTheme="minorEastAsia" w:cstheme="minorHAnsi"/>
            <w:sz w:val="24"/>
            <w:szCs w:val="24"/>
            <w:lang w:val="en-CA"/>
          </w:rPr>
          <w:t>g</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while H</w:t>
      </w:r>
      <w:r w:rsidR="00B06E6A" w:rsidRPr="005C3801">
        <w:rPr>
          <w:rFonts w:eastAsiaTheme="minorEastAsia" w:cstheme="minorHAnsi"/>
          <w:sz w:val="24"/>
          <w:szCs w:val="24"/>
          <w:vertAlign w:val="subscript"/>
          <w:lang w:val="en-CA"/>
        </w:rPr>
        <w:t>d</w:t>
      </w:r>
      <w:r w:rsidR="00B06E6A" w:rsidRPr="005C3801">
        <w:rPr>
          <w:rFonts w:eastAsiaTheme="minorEastAsia" w:cstheme="minorHAnsi"/>
          <w:sz w:val="24"/>
          <w:szCs w:val="24"/>
          <w:lang w:val="en-CA"/>
        </w:rPr>
        <w:t xml:space="preserve"> was identical with a slope of 1.000 ± 0.004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5.2 ∙ 10</w:t>
      </w:r>
      <w:r w:rsidR="00B06E6A" w:rsidRPr="005C3801">
        <w:rPr>
          <w:rFonts w:eastAsiaTheme="minorEastAsia" w:cstheme="minorHAnsi"/>
          <w:sz w:val="24"/>
          <w:szCs w:val="24"/>
          <w:vertAlign w:val="superscript"/>
          <w:lang w:val="en-CA"/>
        </w:rPr>
        <w:t>4</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0.9985;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2" w:author="Joseph Stinziano" w:date="2020-01-21T07:29:00Z">
        <w:r w:rsidR="00810EC4" w:rsidRPr="005C3801" w:rsidDel="00B42856">
          <w:rPr>
            <w:rFonts w:eastAsiaTheme="minorEastAsia" w:cstheme="minorHAnsi"/>
            <w:sz w:val="24"/>
            <w:szCs w:val="24"/>
            <w:lang w:val="en-CA"/>
          </w:rPr>
          <w:delText>2f</w:delText>
        </w:r>
      </w:del>
      <w:ins w:id="133"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f</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 J</w:t>
      </w:r>
      <w:r w:rsidR="00B06E6A" w:rsidRPr="005C3801">
        <w:rPr>
          <w:rFonts w:eastAsiaTheme="minorEastAsia" w:cstheme="minorHAnsi"/>
          <w:sz w:val="24"/>
          <w:szCs w:val="24"/>
          <w:vertAlign w:val="subscript"/>
          <w:lang w:val="en-CA"/>
        </w:rPr>
        <w:t>max25</w:t>
      </w:r>
      <w:r w:rsidR="00B06E6A" w:rsidRPr="005C3801">
        <w:rPr>
          <w:rFonts w:eastAsiaTheme="minorEastAsia" w:cstheme="minorHAnsi"/>
          <w:sz w:val="24"/>
          <w:szCs w:val="24"/>
          <w:lang w:val="en-CA"/>
        </w:rPr>
        <w:t xml:space="preserve"> was identical between both approaches with a slope of 1.000 ± 0.001 (intercept not significant; </w:t>
      </w:r>
      <w:r w:rsidR="00B06E6A" w:rsidRPr="005C3801">
        <w:rPr>
          <w:rFonts w:eastAsiaTheme="minorEastAsia" w:cstheme="minorHAnsi"/>
          <w:i/>
          <w:sz w:val="24"/>
          <w:szCs w:val="24"/>
          <w:lang w:val="en-CA"/>
        </w:rPr>
        <w:t>F</w:t>
      </w:r>
      <w:r w:rsidR="00B06E6A" w:rsidRPr="005C3801">
        <w:rPr>
          <w:rFonts w:eastAsiaTheme="minorEastAsia" w:cstheme="minorHAnsi"/>
          <w:sz w:val="24"/>
          <w:szCs w:val="24"/>
          <w:vertAlign w:val="subscript"/>
          <w:lang w:val="en-CA"/>
        </w:rPr>
        <w:t>1,81</w:t>
      </w:r>
      <w:r w:rsidR="00B06E6A" w:rsidRPr="005C3801">
        <w:rPr>
          <w:rFonts w:eastAsiaTheme="minorEastAsia" w:cstheme="minorHAnsi"/>
          <w:sz w:val="24"/>
          <w:szCs w:val="24"/>
          <w:lang w:val="en-CA"/>
        </w:rPr>
        <w:t xml:space="preserve"> = 5.8 ∙ 10</w:t>
      </w:r>
      <w:r w:rsidR="00B06E6A" w:rsidRPr="005C3801">
        <w:rPr>
          <w:rFonts w:eastAsiaTheme="minorEastAsia" w:cstheme="minorHAnsi"/>
          <w:sz w:val="24"/>
          <w:szCs w:val="24"/>
          <w:vertAlign w:val="superscript"/>
          <w:lang w:val="en-CA"/>
        </w:rPr>
        <w:t>7</w:t>
      </w:r>
      <w:r w:rsidR="00B06E6A" w:rsidRPr="005C3801">
        <w:rPr>
          <w:rFonts w:eastAsiaTheme="minorEastAsia" w:cstheme="minorHAnsi"/>
          <w:sz w:val="24"/>
          <w:szCs w:val="24"/>
          <w:lang w:val="en-CA"/>
        </w:rPr>
        <w:t xml:space="preserve">, </w:t>
      </w:r>
      <w:r w:rsidR="00B06E6A" w:rsidRPr="005C3801">
        <w:rPr>
          <w:rFonts w:eastAsiaTheme="minorEastAsia" w:cstheme="minorHAnsi"/>
          <w:i/>
          <w:sz w:val="24"/>
          <w:szCs w:val="24"/>
          <w:lang w:val="en-CA"/>
        </w:rPr>
        <w:t>R</w:t>
      </w:r>
      <w:r w:rsidR="00B06E6A" w:rsidRPr="005C3801">
        <w:rPr>
          <w:rFonts w:eastAsiaTheme="minorEastAsia" w:cstheme="minorHAnsi"/>
          <w:sz w:val="24"/>
          <w:szCs w:val="24"/>
          <w:vertAlign w:val="superscript"/>
          <w:lang w:val="en-CA"/>
        </w:rPr>
        <w:t>2</w:t>
      </w:r>
      <w:r w:rsidR="00B06E6A" w:rsidRPr="005C3801">
        <w:rPr>
          <w:rFonts w:eastAsiaTheme="minorEastAsia" w:cstheme="minorHAnsi"/>
          <w:sz w:val="24"/>
          <w:szCs w:val="24"/>
          <w:lang w:val="en-CA"/>
        </w:rPr>
        <w:t xml:space="preserve"> = 1.000, </w:t>
      </w:r>
      <w:r w:rsidR="00B06E6A" w:rsidRPr="005C3801">
        <w:rPr>
          <w:rFonts w:eastAsiaTheme="minorEastAsia" w:cstheme="minorHAnsi"/>
          <w:i/>
          <w:sz w:val="24"/>
          <w:szCs w:val="24"/>
          <w:lang w:val="en-CA"/>
        </w:rPr>
        <w:t>P</w:t>
      </w:r>
      <w:r w:rsidR="00B06E6A" w:rsidRPr="005C3801">
        <w:rPr>
          <w:rFonts w:eastAsiaTheme="minorEastAsia" w:cstheme="minorHAnsi"/>
          <w:sz w:val="24"/>
          <w:szCs w:val="24"/>
          <w:lang w:val="en-CA"/>
        </w:rPr>
        <w:t xml:space="preserve"> &lt; 2.2 ∙ 10</w:t>
      </w:r>
      <w:r w:rsidR="00B06E6A" w:rsidRPr="005C3801">
        <w:rPr>
          <w:rFonts w:eastAsiaTheme="minorEastAsia" w:cstheme="minorHAnsi"/>
          <w:sz w:val="24"/>
          <w:szCs w:val="24"/>
          <w:vertAlign w:val="superscript"/>
          <w:lang w:val="en-CA"/>
        </w:rPr>
        <w:t>-16</w:t>
      </w:r>
      <w:r w:rsidR="00B06E6A" w:rsidRPr="005C3801">
        <w:rPr>
          <w:rFonts w:eastAsiaTheme="minorEastAsia" w:cstheme="minorHAnsi"/>
          <w:sz w:val="24"/>
          <w:szCs w:val="24"/>
          <w:lang w:val="en-CA"/>
        </w:rPr>
        <w:t>)</w:t>
      </w:r>
      <w:r w:rsidR="00810EC4" w:rsidRPr="005C3801">
        <w:rPr>
          <w:rFonts w:eastAsiaTheme="minorEastAsia" w:cstheme="minorHAnsi"/>
          <w:sz w:val="24"/>
          <w:szCs w:val="24"/>
          <w:lang w:val="en-CA"/>
        </w:rPr>
        <w:t xml:space="preserve"> (Fig. </w:t>
      </w:r>
      <w:del w:id="134" w:author="Joseph Stinziano" w:date="2020-01-21T07:29:00Z">
        <w:r w:rsidR="00810EC4" w:rsidRPr="005C3801" w:rsidDel="00B42856">
          <w:rPr>
            <w:rFonts w:eastAsiaTheme="minorEastAsia" w:cstheme="minorHAnsi"/>
            <w:sz w:val="24"/>
            <w:szCs w:val="24"/>
            <w:lang w:val="en-CA"/>
          </w:rPr>
          <w:delText>2c</w:delText>
        </w:r>
      </w:del>
      <w:ins w:id="135" w:author="Joseph Stinziano" w:date="2020-01-21T07:29:00Z">
        <w:r w:rsidR="00B42856">
          <w:rPr>
            <w:rFonts w:eastAsiaTheme="minorEastAsia" w:cstheme="minorHAnsi"/>
            <w:sz w:val="24"/>
            <w:szCs w:val="24"/>
            <w:lang w:val="en-CA"/>
          </w:rPr>
          <w:t>3</w:t>
        </w:r>
        <w:r w:rsidR="00B42856" w:rsidRPr="005C3801">
          <w:rPr>
            <w:rFonts w:eastAsiaTheme="minorEastAsia" w:cstheme="minorHAnsi"/>
            <w:sz w:val="24"/>
            <w:szCs w:val="24"/>
            <w:lang w:val="en-CA"/>
          </w:rPr>
          <w:t>c</w:t>
        </w:r>
      </w:ins>
      <w:r w:rsidR="00810EC4" w:rsidRPr="005C3801">
        <w:rPr>
          <w:rFonts w:eastAsiaTheme="minorEastAsia" w:cstheme="minorHAnsi"/>
          <w:sz w:val="24"/>
          <w:szCs w:val="24"/>
          <w:lang w:val="en-CA"/>
        </w:rPr>
        <w:t>)</w:t>
      </w:r>
      <w:r w:rsidR="00B06E6A" w:rsidRPr="005C3801">
        <w:rPr>
          <w:rFonts w:eastAsiaTheme="minorEastAsia" w:cstheme="minorHAnsi"/>
          <w:sz w:val="24"/>
          <w:szCs w:val="24"/>
          <w:lang w:val="en-CA"/>
        </w:rPr>
        <w:t>.</w:t>
      </w:r>
    </w:p>
    <w:p w14:paraId="112D572F" w14:textId="1CD51E7C" w:rsidR="009333E1" w:rsidRDefault="009333E1" w:rsidP="002B0AA8">
      <w:pPr>
        <w:spacing w:after="0" w:line="360" w:lineRule="auto"/>
        <w:rPr>
          <w:rFonts w:eastAsiaTheme="minorEastAsia" w:cstheme="minorHAnsi"/>
          <w:sz w:val="24"/>
          <w:szCs w:val="24"/>
          <w:lang w:val="en-CA"/>
        </w:rPr>
      </w:pPr>
    </w:p>
    <w:p w14:paraId="36FF3485" w14:textId="42DB6D2E" w:rsidR="005D14D6" w:rsidRDefault="005D14D6" w:rsidP="002B0AA8">
      <w:pPr>
        <w:spacing w:after="0" w:line="360" w:lineRule="auto"/>
        <w:rPr>
          <w:rFonts w:eastAsiaTheme="minorEastAsia" w:cstheme="minorHAnsi"/>
          <w:sz w:val="24"/>
          <w:szCs w:val="24"/>
          <w:lang w:val="en-CA"/>
        </w:rPr>
      </w:pPr>
      <w:commentRangeStart w:id="136"/>
      <w:r>
        <w:rPr>
          <w:rFonts w:eastAsiaTheme="minorEastAsia" w:cstheme="minorHAnsi"/>
          <w:i/>
          <w:sz w:val="24"/>
          <w:szCs w:val="24"/>
          <w:lang w:val="en-CA"/>
        </w:rPr>
        <w:t>Impacts on modelled net carbon balance</w:t>
      </w:r>
      <w:commentRangeEnd w:id="136"/>
      <w:r w:rsidR="007E2768">
        <w:rPr>
          <w:rStyle w:val="CommentReference"/>
        </w:rPr>
        <w:commentReference w:id="136"/>
      </w:r>
    </w:p>
    <w:p w14:paraId="25DB49C2" w14:textId="2517E5E3" w:rsidR="0096184E" w:rsidRPr="0096184E" w:rsidRDefault="000C5E11" w:rsidP="002B0AA8">
      <w:pPr>
        <w:spacing w:after="0" w:line="360" w:lineRule="auto"/>
        <w:rPr>
          <w:ins w:id="137" w:author="Joseph Stinziano" w:date="2020-01-21T07:27:00Z"/>
          <w:rFonts w:eastAsiaTheme="minorEastAsia" w:cstheme="minorHAnsi"/>
          <w:sz w:val="24"/>
          <w:szCs w:val="24"/>
          <w:rPrChange w:id="138" w:author="Bridget Kathleen Murphy" w:date="2020-01-22T13:46:00Z">
            <w:rPr>
              <w:ins w:id="139" w:author="Joseph Stinziano" w:date="2020-01-21T07:27:00Z"/>
              <w:rFonts w:eastAsiaTheme="minorEastAsia" w:cstheme="minorHAnsi"/>
              <w:sz w:val="24"/>
              <w:szCs w:val="24"/>
              <w:lang w:val="en-CA"/>
            </w:rPr>
          </w:rPrChange>
        </w:rPr>
      </w:pPr>
      <w:r>
        <w:rPr>
          <w:rFonts w:eastAsiaTheme="minorEastAsia" w:cstheme="minorHAnsi"/>
          <w:sz w:val="24"/>
          <w:szCs w:val="24"/>
          <w:lang w:val="en-CA"/>
        </w:rPr>
        <w:t xml:space="preserve">In general, the differences in thermal response parameters </w:t>
      </w:r>
      <w:del w:id="140" w:author="Joseph Stinziano" w:date="2020-01-21T07:04:00Z">
        <w:r w:rsidDel="00AD7D0E">
          <w:rPr>
            <w:rFonts w:eastAsiaTheme="minorEastAsia" w:cstheme="minorHAnsi"/>
            <w:sz w:val="24"/>
            <w:szCs w:val="24"/>
            <w:lang w:val="en-CA"/>
          </w:rPr>
          <w:delText xml:space="preserve">led to </w:delText>
        </w:r>
        <w:commentRangeStart w:id="141"/>
        <w:r w:rsidDel="00AD7D0E">
          <w:rPr>
            <w:rFonts w:eastAsiaTheme="minorEastAsia" w:cstheme="minorHAnsi"/>
            <w:sz w:val="24"/>
            <w:szCs w:val="24"/>
            <w:lang w:val="en-CA"/>
          </w:rPr>
          <w:delText xml:space="preserve">very minor impacts </w:delText>
        </w:r>
        <w:commentRangeEnd w:id="141"/>
        <w:r w:rsidR="007E2768" w:rsidDel="00AD7D0E">
          <w:rPr>
            <w:rStyle w:val="CommentReference"/>
          </w:rPr>
          <w:commentReference w:id="141"/>
        </w:r>
        <w:r w:rsidDel="00AD7D0E">
          <w:rPr>
            <w:rFonts w:eastAsiaTheme="minorEastAsia" w:cstheme="minorHAnsi"/>
            <w:sz w:val="24"/>
            <w:szCs w:val="24"/>
            <w:lang w:val="en-CA"/>
          </w:rPr>
          <w:delText>on daily carbon balance.</w:delText>
        </w:r>
      </w:del>
      <w:r w:rsidR="00AD7D0E">
        <w:rPr>
          <w:rFonts w:eastAsiaTheme="minorEastAsia" w:cstheme="minorHAnsi"/>
          <w:sz w:val="24"/>
          <w:szCs w:val="24"/>
          <w:lang w:val="en-CA"/>
        </w:rPr>
        <w:t>were amplified when integrated at the whole-plant level.</w:t>
      </w:r>
      <w:ins w:id="142" w:author="Bridget Kathleen Murphy" w:date="2020-01-22T11:59:00Z">
        <w:r w:rsidR="00E83BF0">
          <w:rPr>
            <w:rFonts w:eastAsiaTheme="minorEastAsia" w:cstheme="minorHAnsi"/>
            <w:sz w:val="24"/>
            <w:szCs w:val="24"/>
            <w:lang w:val="en-CA"/>
          </w:rPr>
          <w:t xml:space="preserve"> </w:t>
        </w:r>
      </w:ins>
      <w:ins w:id="143" w:author="Bridget Kathleen Murphy" w:date="2020-01-22T12:00:00Z">
        <w:r w:rsidR="00E83BF0">
          <w:rPr>
            <w:rFonts w:eastAsiaTheme="minorEastAsia" w:cstheme="minorHAnsi"/>
            <w:sz w:val="24"/>
            <w:szCs w:val="24"/>
            <w:lang w:val="en-CA"/>
          </w:rPr>
          <w:t xml:space="preserve">For daily photosynthesis </w:t>
        </w:r>
      </w:ins>
      <w:ins w:id="144" w:author="Bridget Kathleen Murphy" w:date="2020-01-22T12:27:00Z">
        <w:r w:rsidR="00A806CE">
          <w:rPr>
            <w:rFonts w:eastAsiaTheme="minorEastAsia" w:cstheme="minorHAnsi"/>
            <w:sz w:val="24"/>
            <w:szCs w:val="24"/>
            <w:lang w:val="en-CA"/>
          </w:rPr>
          <w:t xml:space="preserve">(A) </w:t>
        </w:r>
      </w:ins>
      <w:ins w:id="145" w:author="Bridget Kathleen Murphy" w:date="2020-01-22T12:00:00Z">
        <w:r w:rsidR="00E83BF0">
          <w:rPr>
            <w:rFonts w:eastAsiaTheme="minorEastAsia" w:cstheme="minorHAnsi"/>
            <w:sz w:val="24"/>
            <w:szCs w:val="24"/>
            <w:lang w:val="en-CA"/>
          </w:rPr>
          <w:t>measured at a fixed H</w:t>
        </w:r>
        <w:r w:rsidR="00E83BF0">
          <w:rPr>
            <w:rFonts w:eastAsiaTheme="minorEastAsia" w:cstheme="minorHAnsi"/>
            <w:sz w:val="24"/>
            <w:szCs w:val="24"/>
            <w:vertAlign w:val="subscript"/>
            <w:lang w:val="en-CA"/>
          </w:rPr>
          <w:t>d</w:t>
        </w:r>
      </w:ins>
      <w:ins w:id="146" w:author="Bridget Kathleen Murphy" w:date="2020-01-22T12:01:00Z">
        <w:r w:rsidR="00E83BF0">
          <w:rPr>
            <w:rFonts w:eastAsiaTheme="minorEastAsia" w:cstheme="minorHAnsi"/>
            <w:sz w:val="24"/>
            <w:szCs w:val="24"/>
            <w:lang w:val="en-CA"/>
          </w:rPr>
          <w:t xml:space="preserve"> of 200 kJ mol</w:t>
        </w:r>
        <w:r w:rsidR="00E83BF0">
          <w:rPr>
            <w:rFonts w:eastAsiaTheme="minorEastAsia" w:cstheme="minorHAnsi"/>
            <w:sz w:val="24"/>
            <w:szCs w:val="24"/>
            <w:vertAlign w:val="superscript"/>
            <w:lang w:val="en-CA"/>
          </w:rPr>
          <w:t>-1</w:t>
        </w:r>
        <w:r w:rsidR="00E83BF0">
          <w:rPr>
            <w:rFonts w:eastAsiaTheme="minorEastAsia" w:cstheme="minorHAnsi"/>
            <w:sz w:val="24"/>
            <w:szCs w:val="24"/>
            <w:lang w:val="en-CA"/>
          </w:rPr>
          <w:t xml:space="preserve">, the slope </w:t>
        </w:r>
      </w:ins>
      <w:ins w:id="147" w:author="Bridget Kathleen Murphy" w:date="2020-01-22T12:26:00Z">
        <w:r w:rsidR="00A806CE">
          <w:rPr>
            <w:rFonts w:eastAsiaTheme="minorEastAsia" w:cstheme="minorHAnsi"/>
            <w:sz w:val="24"/>
            <w:szCs w:val="24"/>
            <w:lang w:val="en-CA"/>
          </w:rPr>
          <w:t xml:space="preserve">for the low respiration model </w:t>
        </w:r>
      </w:ins>
      <w:ins w:id="148" w:author="Bridget Kathleen Murphy" w:date="2020-01-22T12:01:00Z">
        <w:r w:rsidR="00E83BF0">
          <w:rPr>
            <w:rFonts w:eastAsiaTheme="minorEastAsia" w:cstheme="minorHAnsi"/>
            <w:sz w:val="24"/>
            <w:szCs w:val="24"/>
            <w:lang w:val="en-CA"/>
          </w:rPr>
          <w:t>was 0.977</w:t>
        </w:r>
      </w:ins>
      <w:ins w:id="149" w:author="Bridget Kathleen Murphy" w:date="2020-01-22T12:03:00Z">
        <w:r w:rsidR="00E83BF0">
          <w:rPr>
            <w:rFonts w:eastAsiaTheme="minorEastAsia" w:cstheme="minorHAnsi"/>
            <w:sz w:val="24"/>
            <w:szCs w:val="24"/>
            <w:lang w:val="en-CA"/>
          </w:rPr>
          <w:t xml:space="preserve"> </w:t>
        </w:r>
        <w:r w:rsidR="00E83BF0" w:rsidRPr="005C3801">
          <w:rPr>
            <w:rFonts w:eastAsiaTheme="minorEastAsia" w:cstheme="minorHAnsi"/>
            <w:sz w:val="24"/>
            <w:szCs w:val="24"/>
            <w:lang w:val="en-CA"/>
          </w:rPr>
          <w:t>±</w:t>
        </w:r>
        <w:r w:rsidR="00E83BF0">
          <w:rPr>
            <w:rFonts w:eastAsiaTheme="minorEastAsia" w:cstheme="minorHAnsi"/>
            <w:sz w:val="24"/>
            <w:szCs w:val="24"/>
            <w:lang w:val="en-CA"/>
          </w:rPr>
          <w:t xml:space="preserve"> </w:t>
        </w:r>
      </w:ins>
      <w:commentRangeStart w:id="150"/>
      <w:ins w:id="151" w:author="Bridget Kathleen Murphy" w:date="2020-01-22T12:23:00Z">
        <w:r w:rsidR="00A806CE">
          <w:rPr>
            <w:rFonts w:eastAsiaTheme="minorEastAsia" w:cstheme="minorHAnsi"/>
            <w:sz w:val="24"/>
            <w:szCs w:val="24"/>
            <w:lang w:val="en-CA"/>
          </w:rPr>
          <w:t>7.666</w:t>
        </w:r>
      </w:ins>
      <w:ins w:id="152" w:author="Bridget Kathleen Murphy" w:date="2020-01-22T12:24:00Z">
        <w:r w:rsidR="00A806CE">
          <w:rPr>
            <w:rFonts w:eastAsiaTheme="minorEastAsia" w:cstheme="minorHAnsi"/>
            <w:sz w:val="24"/>
            <w:szCs w:val="24"/>
            <w:lang w:val="en-CA"/>
          </w:rPr>
          <w:t xml:space="preserve"> </w:t>
        </w:r>
        <w:r w:rsidR="00A806CE" w:rsidRPr="005C3801">
          <w:rPr>
            <w:rFonts w:eastAsiaTheme="minorEastAsia" w:cstheme="minorHAnsi"/>
            <w:sz w:val="24"/>
            <w:szCs w:val="24"/>
          </w:rPr>
          <w:t>∙ 10</w:t>
        </w:r>
        <w:r w:rsidR="00A806CE">
          <w:rPr>
            <w:rFonts w:eastAsiaTheme="minorEastAsia" w:cstheme="minorHAnsi"/>
            <w:sz w:val="24"/>
            <w:szCs w:val="24"/>
            <w:vertAlign w:val="superscript"/>
          </w:rPr>
          <w:t>-3</w:t>
        </w:r>
      </w:ins>
      <w:ins w:id="153" w:author="Bridget Kathleen Murphy" w:date="2020-01-22T12:23:00Z">
        <w:r w:rsidR="00A806CE">
          <w:rPr>
            <w:rFonts w:eastAsiaTheme="minorEastAsia" w:cstheme="minorHAnsi"/>
            <w:sz w:val="24"/>
            <w:szCs w:val="24"/>
            <w:lang w:val="en-CA"/>
          </w:rPr>
          <w:t xml:space="preserve"> </w:t>
        </w:r>
      </w:ins>
      <w:commentRangeEnd w:id="150"/>
      <w:ins w:id="154" w:author="Bridget Kathleen Murphy" w:date="2020-01-22T12:24:00Z">
        <w:r w:rsidR="00A806CE">
          <w:rPr>
            <w:rStyle w:val="CommentReference"/>
          </w:rPr>
          <w:commentReference w:id="150"/>
        </w:r>
      </w:ins>
      <w:ins w:id="155" w:author="Bridget Kathleen Murphy" w:date="2020-01-22T12:19:00Z">
        <w:r w:rsidR="0062782C">
          <w:rPr>
            <w:rFonts w:eastAsiaTheme="minorEastAsia" w:cstheme="minorHAnsi"/>
            <w:sz w:val="24"/>
            <w:szCs w:val="24"/>
            <w:lang w:val="en-CA"/>
          </w:rPr>
          <w:t>and an intercept of 0.002</w:t>
        </w:r>
      </w:ins>
      <w:ins w:id="156" w:author="Bridget Kathleen Murphy" w:date="2020-01-22T12:22:00Z">
        <w:r w:rsidR="00A806CE">
          <w:rPr>
            <w:rFonts w:eastAsiaTheme="minorEastAsia" w:cstheme="minorHAnsi"/>
            <w:sz w:val="24"/>
            <w:szCs w:val="24"/>
            <w:lang w:val="en-CA"/>
          </w:rPr>
          <w:t xml:space="preserve"> </w:t>
        </w:r>
      </w:ins>
      <w:ins w:id="157" w:author="Bridget Kathleen Murphy" w:date="2020-01-22T12:23:00Z">
        <w:r w:rsidR="00A806CE" w:rsidRPr="005C3801">
          <w:rPr>
            <w:rFonts w:eastAsiaTheme="minorEastAsia" w:cstheme="minorHAnsi"/>
            <w:sz w:val="24"/>
            <w:szCs w:val="24"/>
            <w:lang w:val="en-CA"/>
          </w:rPr>
          <w:t>±</w:t>
        </w:r>
        <w:r w:rsidR="00A806CE">
          <w:rPr>
            <w:rFonts w:eastAsiaTheme="minorEastAsia" w:cstheme="minorHAnsi"/>
            <w:sz w:val="24"/>
            <w:szCs w:val="24"/>
            <w:lang w:val="en-CA"/>
          </w:rPr>
          <w:t xml:space="preserve"> </w:t>
        </w:r>
      </w:ins>
      <w:ins w:id="158" w:author="Bridget Kathleen Murphy" w:date="2020-01-22T12:24:00Z">
        <w:r w:rsidR="00A806CE">
          <w:rPr>
            <w:rFonts w:eastAsiaTheme="minorEastAsia" w:cstheme="minorHAnsi"/>
            <w:sz w:val="24"/>
            <w:szCs w:val="24"/>
            <w:lang w:val="en-CA"/>
          </w:rPr>
          <w:t xml:space="preserve">9.366 </w:t>
        </w:r>
        <w:r w:rsidR="00A806CE" w:rsidRPr="005C3801">
          <w:rPr>
            <w:rFonts w:eastAsiaTheme="minorEastAsia" w:cstheme="minorHAnsi"/>
            <w:sz w:val="24"/>
            <w:szCs w:val="24"/>
          </w:rPr>
          <w:t>∙ 10</w:t>
        </w:r>
        <w:r w:rsidR="00A806CE">
          <w:rPr>
            <w:rFonts w:eastAsiaTheme="minorEastAsia" w:cstheme="minorHAnsi"/>
            <w:sz w:val="24"/>
            <w:szCs w:val="24"/>
            <w:vertAlign w:val="superscript"/>
          </w:rPr>
          <w:t>-5</w:t>
        </w:r>
        <w:r w:rsidR="00A806CE">
          <w:rPr>
            <w:rFonts w:eastAsiaTheme="minorEastAsia" w:cstheme="minorHAnsi"/>
            <w:sz w:val="24"/>
            <w:szCs w:val="24"/>
            <w:lang w:val="en-CA"/>
          </w:rPr>
          <w:t xml:space="preserve"> </w:t>
        </w:r>
      </w:ins>
      <w:ins w:id="159" w:author="Bridget Kathleen Murphy" w:date="2020-01-22T12:04:00Z">
        <w:r w:rsidR="0062782C">
          <w:rPr>
            <w:rFonts w:eastAsiaTheme="minorEastAsia" w:cstheme="minorHAnsi"/>
            <w:sz w:val="24"/>
            <w:szCs w:val="24"/>
            <w:lang w:val="en-CA"/>
          </w:rPr>
          <w:t>(</w:t>
        </w:r>
      </w:ins>
      <w:ins w:id="160" w:author="Bridget Kathleen Murphy" w:date="2020-01-22T12:27:00Z">
        <w:r w:rsidR="00A806CE">
          <w:rPr>
            <w:rFonts w:eastAsiaTheme="minorEastAsia" w:cstheme="minorHAnsi"/>
            <w:sz w:val="24"/>
            <w:szCs w:val="24"/>
            <w:lang w:val="en-CA"/>
          </w:rPr>
          <w:t xml:space="preserve">approximately 2% of </w:t>
        </w:r>
      </w:ins>
      <w:ins w:id="161" w:author="Bridget Kathleen Murphy" w:date="2020-01-22T14:05:00Z">
        <w:r w:rsidR="00F72A4F">
          <w:rPr>
            <w:rFonts w:eastAsiaTheme="minorEastAsia" w:cstheme="minorHAnsi"/>
            <w:sz w:val="24"/>
            <w:szCs w:val="24"/>
            <w:lang w:val="en-CA"/>
          </w:rPr>
          <w:t>modeled</w:t>
        </w:r>
      </w:ins>
      <w:ins w:id="162" w:author="Bridget Kathleen Murphy" w:date="2020-01-22T12:27:00Z">
        <w:r w:rsidR="00A806CE">
          <w:rPr>
            <w:rFonts w:eastAsiaTheme="minorEastAsia" w:cstheme="minorHAnsi"/>
            <w:sz w:val="24"/>
            <w:szCs w:val="24"/>
            <w:lang w:val="en-CA"/>
          </w:rPr>
          <w:t xml:space="preserve"> A)</w:t>
        </w:r>
      </w:ins>
      <w:ins w:id="163" w:author="Bridget Kathleen Murphy" w:date="2020-01-22T12:04:00Z">
        <w:r w:rsidR="0062782C">
          <w:rPr>
            <w:rFonts w:eastAsiaTheme="minorEastAsia" w:cstheme="minorHAnsi"/>
            <w:sz w:val="24"/>
            <w:szCs w:val="24"/>
            <w:lang w:val="en-CA"/>
          </w:rPr>
          <w:t xml:space="preserve"> </w:t>
        </w:r>
      </w:ins>
      <w:ins w:id="164" w:author="Bridget Kathleen Murphy" w:date="2020-01-22T12:27:00Z">
        <w:r w:rsidR="00A806CE">
          <w:rPr>
            <w:rFonts w:eastAsiaTheme="minorEastAsia" w:cstheme="minorHAnsi"/>
            <w:sz w:val="24"/>
            <w:szCs w:val="24"/>
            <w:lang w:val="en-CA"/>
          </w:rPr>
          <w:t>(</w:t>
        </w:r>
        <w:r w:rsidR="00A806CE">
          <w:rPr>
            <w:rFonts w:eastAsiaTheme="minorEastAsia" w:cstheme="minorHAnsi"/>
            <w:i/>
            <w:sz w:val="24"/>
            <w:szCs w:val="24"/>
            <w:lang w:val="en-CA"/>
          </w:rPr>
          <w:t>F</w:t>
        </w:r>
      </w:ins>
      <w:ins w:id="165" w:author="Bridget Kathleen Murphy" w:date="2020-01-22T12:28:00Z">
        <w:r w:rsidR="00A806CE">
          <w:rPr>
            <w:rFonts w:eastAsiaTheme="minorEastAsia" w:cstheme="minorHAnsi"/>
            <w:sz w:val="24"/>
            <w:szCs w:val="24"/>
            <w:vertAlign w:val="subscript"/>
            <w:lang w:val="en-CA"/>
          </w:rPr>
          <w:t>1,898</w:t>
        </w:r>
        <w:r w:rsidR="00A806CE">
          <w:rPr>
            <w:rFonts w:eastAsiaTheme="minorEastAsia" w:cstheme="minorHAnsi"/>
            <w:sz w:val="24"/>
            <w:szCs w:val="24"/>
            <w:lang w:val="en-CA"/>
          </w:rPr>
          <w:t xml:space="preserve"> = 1.625 </w:t>
        </w:r>
        <w:r w:rsidR="00A806CE" w:rsidRPr="005C3801">
          <w:rPr>
            <w:rFonts w:eastAsiaTheme="minorEastAsia" w:cstheme="minorHAnsi"/>
            <w:sz w:val="24"/>
            <w:szCs w:val="24"/>
          </w:rPr>
          <w:t>∙ 10</w:t>
        </w:r>
        <w:r w:rsidR="00A806CE">
          <w:rPr>
            <w:rFonts w:eastAsiaTheme="minorEastAsia" w:cstheme="minorHAnsi"/>
            <w:sz w:val="24"/>
            <w:szCs w:val="24"/>
            <w:vertAlign w:val="superscript"/>
          </w:rPr>
          <w:t>6</w:t>
        </w:r>
        <w:r w:rsidR="00A806CE">
          <w:rPr>
            <w:rFonts w:eastAsiaTheme="minorEastAsia" w:cstheme="minorHAnsi"/>
            <w:sz w:val="24"/>
            <w:szCs w:val="24"/>
          </w:rPr>
          <w:t>, R</w:t>
        </w:r>
        <w:r w:rsidR="00A806CE">
          <w:rPr>
            <w:rFonts w:eastAsiaTheme="minorEastAsia" w:cstheme="minorHAnsi"/>
            <w:sz w:val="24"/>
            <w:szCs w:val="24"/>
            <w:vertAlign w:val="superscript"/>
          </w:rPr>
          <w:t>2</w:t>
        </w:r>
        <w:r w:rsidR="00A806CE">
          <w:rPr>
            <w:rFonts w:eastAsiaTheme="minorEastAsia" w:cstheme="minorHAnsi"/>
            <w:sz w:val="24"/>
            <w:szCs w:val="24"/>
          </w:rPr>
          <w:t xml:space="preserve"> = 0.99</w:t>
        </w:r>
      </w:ins>
      <w:ins w:id="166" w:author="Bridget Kathleen Murphy" w:date="2020-01-22T12:29:00Z">
        <w:r w:rsidR="00A806CE">
          <w:rPr>
            <w:rFonts w:eastAsiaTheme="minorEastAsia" w:cstheme="minorHAnsi"/>
            <w:sz w:val="24"/>
            <w:szCs w:val="24"/>
          </w:rPr>
          <w:t xml:space="preserve">94; </w:t>
        </w:r>
        <w:r w:rsidR="00512F16">
          <w:rPr>
            <w:rFonts w:eastAsiaTheme="minorEastAsia" w:cstheme="minorHAnsi"/>
            <w:i/>
            <w:sz w:val="24"/>
            <w:szCs w:val="24"/>
          </w:rPr>
          <w:t xml:space="preserve">P </w:t>
        </w:r>
        <w:r w:rsidR="00512F16">
          <w:rPr>
            <w:rFonts w:eastAsiaTheme="minorEastAsia" w:cstheme="minorHAnsi"/>
            <w:sz w:val="24"/>
            <w:szCs w:val="24"/>
          </w:rPr>
          <w:t>&lt;2.2</w:t>
        </w:r>
      </w:ins>
      <w:ins w:id="167" w:author="Bridget Kathleen Murphy" w:date="2020-01-22T12:30:00Z">
        <w:r w:rsidR="00512F16">
          <w:rPr>
            <w:rFonts w:eastAsiaTheme="minorEastAsia" w:cstheme="minorHAnsi"/>
            <w:sz w:val="24"/>
            <w:szCs w:val="24"/>
          </w:rPr>
          <w:t xml:space="preserve"> </w:t>
        </w:r>
        <w:r w:rsidR="00512F16" w:rsidRPr="005C3801">
          <w:rPr>
            <w:rFonts w:eastAsiaTheme="minorEastAsia" w:cstheme="minorHAnsi"/>
            <w:sz w:val="24"/>
            <w:szCs w:val="24"/>
          </w:rPr>
          <w:t>∙ 10</w:t>
        </w:r>
        <w:r w:rsidR="00512F16">
          <w:rPr>
            <w:rFonts w:eastAsiaTheme="minorEastAsia" w:cstheme="minorHAnsi"/>
            <w:sz w:val="24"/>
            <w:szCs w:val="24"/>
            <w:vertAlign w:val="superscript"/>
          </w:rPr>
          <w:t>-16</w:t>
        </w:r>
        <w:r w:rsidR="00512F16">
          <w:rPr>
            <w:rFonts w:eastAsiaTheme="minorEastAsia" w:cstheme="minorHAnsi"/>
            <w:sz w:val="24"/>
            <w:szCs w:val="24"/>
          </w:rPr>
          <w:t>) (Fig 4</w:t>
        </w:r>
      </w:ins>
      <w:ins w:id="168" w:author="Bridget Kathleen Murphy" w:date="2020-01-22T12:46:00Z">
        <w:r w:rsidR="00430A25">
          <w:rPr>
            <w:rFonts w:eastAsiaTheme="minorEastAsia" w:cstheme="minorHAnsi"/>
            <w:sz w:val="24"/>
            <w:szCs w:val="24"/>
          </w:rPr>
          <w:t>b</w:t>
        </w:r>
      </w:ins>
      <w:ins w:id="169" w:author="Bridget Kathleen Murphy" w:date="2020-01-22T12:30:00Z">
        <w:r w:rsidR="00512F16">
          <w:rPr>
            <w:rFonts w:eastAsiaTheme="minorEastAsia" w:cstheme="minorHAnsi"/>
            <w:sz w:val="24"/>
            <w:szCs w:val="24"/>
          </w:rPr>
          <w:t xml:space="preserve">). </w:t>
        </w:r>
      </w:ins>
      <w:ins w:id="170" w:author="Bridget Kathleen Murphy" w:date="2020-01-22T12:46:00Z">
        <w:r w:rsidR="00430A25">
          <w:rPr>
            <w:rFonts w:eastAsiaTheme="minorEastAsia" w:cstheme="minorHAnsi"/>
            <w:sz w:val="24"/>
            <w:szCs w:val="24"/>
            <w:lang w:val="en-CA"/>
          </w:rPr>
          <w:t>Similarly</w:t>
        </w:r>
      </w:ins>
      <w:ins w:id="171" w:author="Bridget Kathleen Murphy" w:date="2020-01-22T12:33:00Z">
        <w:r w:rsidR="00512F16">
          <w:rPr>
            <w:rFonts w:eastAsiaTheme="minorEastAsia" w:cstheme="minorHAnsi"/>
            <w:sz w:val="24"/>
            <w:szCs w:val="24"/>
            <w:lang w:val="en-CA"/>
          </w:rPr>
          <w:t xml:space="preserve">, </w:t>
        </w:r>
        <w:r w:rsidR="00060A40">
          <w:rPr>
            <w:rFonts w:eastAsiaTheme="minorEastAsia" w:cstheme="minorHAnsi"/>
            <w:sz w:val="24"/>
            <w:szCs w:val="24"/>
            <w:lang w:val="en-CA"/>
          </w:rPr>
          <w:t xml:space="preserve">the high respiration model for A had a </w:t>
        </w:r>
      </w:ins>
      <w:ins w:id="172" w:author="Bridget Kathleen Murphy" w:date="2020-01-22T12:34:00Z">
        <w:r w:rsidR="00060A40">
          <w:rPr>
            <w:rFonts w:eastAsiaTheme="minorEastAsia" w:cstheme="minorHAnsi"/>
            <w:sz w:val="24"/>
            <w:szCs w:val="24"/>
            <w:lang w:val="en-CA"/>
          </w:rPr>
          <w:t xml:space="preserve">slope </w:t>
        </w:r>
      </w:ins>
      <w:ins w:id="173" w:author="Bridget Kathleen Murphy" w:date="2020-01-22T12:35:00Z">
        <w:r w:rsidR="00060A40">
          <w:rPr>
            <w:rFonts w:eastAsiaTheme="minorEastAsia" w:cstheme="minorHAnsi"/>
            <w:sz w:val="24"/>
            <w:szCs w:val="24"/>
            <w:lang w:val="en-CA"/>
          </w:rPr>
          <w:t xml:space="preserve">of </w:t>
        </w:r>
      </w:ins>
      <w:ins w:id="174" w:author="Bridget Kathleen Murphy" w:date="2020-01-22T12:40:00Z">
        <w:r w:rsidR="00060A40">
          <w:rPr>
            <w:rFonts w:eastAsiaTheme="minorEastAsia" w:cstheme="minorHAnsi"/>
            <w:sz w:val="24"/>
            <w:szCs w:val="24"/>
            <w:lang w:val="en-CA"/>
          </w:rPr>
          <w:t>0.9</w:t>
        </w:r>
      </w:ins>
      <w:ins w:id="175" w:author="Bridget Kathleen Murphy" w:date="2020-01-22T12:41:00Z">
        <w:r w:rsidR="00060A40">
          <w:rPr>
            <w:rFonts w:eastAsiaTheme="minorEastAsia" w:cstheme="minorHAnsi"/>
            <w:sz w:val="24"/>
            <w:szCs w:val="24"/>
            <w:lang w:val="en-CA"/>
          </w:rPr>
          <w:t xml:space="preserve">77 </w:t>
        </w:r>
        <w:r w:rsidR="00060A40" w:rsidRPr="005C3801">
          <w:rPr>
            <w:rFonts w:eastAsiaTheme="minorEastAsia" w:cstheme="minorHAnsi"/>
            <w:sz w:val="24"/>
            <w:szCs w:val="24"/>
            <w:lang w:val="en-CA"/>
          </w:rPr>
          <w:t>±</w:t>
        </w:r>
        <w:r w:rsidR="00060A40">
          <w:rPr>
            <w:rFonts w:eastAsiaTheme="minorEastAsia" w:cstheme="minorHAnsi"/>
            <w:sz w:val="24"/>
            <w:szCs w:val="24"/>
            <w:lang w:val="en-CA"/>
          </w:rPr>
          <w:t xml:space="preserve"> </w:t>
        </w:r>
      </w:ins>
      <w:ins w:id="176" w:author="Bridget Kathleen Murphy" w:date="2020-01-22T12:42:00Z">
        <w:r w:rsidR="00060A40">
          <w:rPr>
            <w:rFonts w:eastAsiaTheme="minorEastAsia" w:cstheme="minorHAnsi"/>
            <w:sz w:val="24"/>
            <w:szCs w:val="24"/>
            <w:lang w:val="en-CA"/>
          </w:rPr>
          <w:t>7.666</w:t>
        </w:r>
      </w:ins>
      <w:ins w:id="177" w:author="Bridget Kathleen Murphy" w:date="2020-01-22T12:43:00Z">
        <w:r w:rsidR="00430A25">
          <w:rPr>
            <w:rFonts w:eastAsiaTheme="minorEastAsia" w:cstheme="minorHAnsi"/>
            <w:sz w:val="24"/>
            <w:szCs w:val="24"/>
            <w:lang w:val="en-CA"/>
          </w:rPr>
          <w:t xml:space="preserve">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and an intercept of </w:t>
        </w:r>
      </w:ins>
      <w:ins w:id="178" w:author="Bridget Kathleen Murphy" w:date="2020-01-22T12:44:00Z">
        <w:r w:rsidR="00430A25">
          <w:rPr>
            <w:rFonts w:eastAsiaTheme="minorEastAsia" w:cstheme="minorHAnsi"/>
            <w:sz w:val="24"/>
            <w:szCs w:val="24"/>
          </w:rPr>
          <w:t xml:space="preserve">0.004 </w:t>
        </w:r>
        <w:r w:rsidR="00430A25" w:rsidRPr="005C3801">
          <w:rPr>
            <w:rFonts w:eastAsiaTheme="minorEastAsia" w:cstheme="minorHAnsi"/>
            <w:sz w:val="24"/>
            <w:szCs w:val="24"/>
            <w:lang w:val="en-CA"/>
          </w:rPr>
          <w:t>±</w:t>
        </w:r>
        <w:r w:rsidR="00430A25">
          <w:rPr>
            <w:rFonts w:eastAsiaTheme="minorEastAsia" w:cstheme="minorHAnsi"/>
            <w:sz w:val="24"/>
            <w:szCs w:val="24"/>
            <w:lang w:val="en-CA"/>
          </w:rPr>
          <w:t xml:space="preserve"> 1.591 </w:t>
        </w:r>
        <w:r w:rsidR="00430A25" w:rsidRPr="005C3801">
          <w:rPr>
            <w:rFonts w:eastAsiaTheme="minorEastAsia" w:cstheme="minorHAnsi"/>
            <w:sz w:val="24"/>
            <w:szCs w:val="24"/>
          </w:rPr>
          <w:t>∙ 10</w:t>
        </w:r>
        <w:r w:rsidR="00430A25">
          <w:rPr>
            <w:rFonts w:eastAsiaTheme="minorEastAsia" w:cstheme="minorHAnsi"/>
            <w:sz w:val="24"/>
            <w:szCs w:val="24"/>
            <w:vertAlign w:val="superscript"/>
          </w:rPr>
          <w:t>-3</w:t>
        </w:r>
        <w:r w:rsidR="00430A25">
          <w:rPr>
            <w:rFonts w:eastAsiaTheme="minorEastAsia" w:cstheme="minorHAnsi"/>
            <w:sz w:val="24"/>
            <w:szCs w:val="24"/>
          </w:rPr>
          <w:t xml:space="preserve"> (approxima</w:t>
        </w:r>
      </w:ins>
      <w:ins w:id="179" w:author="Bridget Kathleen Murphy" w:date="2020-01-22T12:45:00Z">
        <w:r w:rsidR="00430A25">
          <w:rPr>
            <w:rFonts w:eastAsiaTheme="minorEastAsia" w:cstheme="minorHAnsi"/>
            <w:sz w:val="24"/>
            <w:szCs w:val="24"/>
          </w:rPr>
          <w:t xml:space="preserve">tely 2% of </w:t>
        </w:r>
      </w:ins>
      <w:ins w:id="180" w:author="Bridget Kathleen Murphy" w:date="2020-01-22T14:05:00Z">
        <w:r w:rsidR="00F72A4F">
          <w:rPr>
            <w:rFonts w:eastAsiaTheme="minorEastAsia" w:cstheme="minorHAnsi"/>
            <w:sz w:val="24"/>
            <w:szCs w:val="24"/>
          </w:rPr>
          <w:t>modeled</w:t>
        </w:r>
      </w:ins>
      <w:ins w:id="181" w:author="Bridget Kathleen Murphy" w:date="2020-01-22T12:45:00Z">
        <w:r w:rsidR="00430A25">
          <w:rPr>
            <w:rFonts w:eastAsiaTheme="minorEastAsia" w:cstheme="minorHAnsi"/>
            <w:sz w:val="24"/>
            <w:szCs w:val="24"/>
          </w:rPr>
          <w:t xml:space="preserve"> A) (</w:t>
        </w:r>
        <w:r w:rsidR="00430A25">
          <w:rPr>
            <w:rFonts w:eastAsiaTheme="minorEastAsia" w:cstheme="minorHAnsi"/>
            <w:i/>
            <w:sz w:val="24"/>
            <w:szCs w:val="24"/>
            <w:lang w:val="en-CA"/>
          </w:rPr>
          <w:t>F</w:t>
        </w:r>
        <w:r w:rsidR="00430A25">
          <w:rPr>
            <w:rFonts w:eastAsiaTheme="minorEastAsia" w:cstheme="minorHAnsi"/>
            <w:sz w:val="24"/>
            <w:szCs w:val="24"/>
            <w:vertAlign w:val="subscript"/>
            <w:lang w:val="en-CA"/>
          </w:rPr>
          <w:t>1,898</w:t>
        </w:r>
        <w:r w:rsidR="00430A25">
          <w:rPr>
            <w:rFonts w:eastAsiaTheme="minorEastAsia" w:cstheme="minorHAnsi"/>
            <w:sz w:val="24"/>
            <w:szCs w:val="24"/>
            <w:lang w:val="en-CA"/>
          </w:rPr>
          <w:t xml:space="preserve"> = 1.625 </w:t>
        </w:r>
        <w:r w:rsidR="00430A25" w:rsidRPr="005C3801">
          <w:rPr>
            <w:rFonts w:eastAsiaTheme="minorEastAsia" w:cstheme="minorHAnsi"/>
            <w:sz w:val="24"/>
            <w:szCs w:val="24"/>
          </w:rPr>
          <w:t>∙ 10</w:t>
        </w:r>
        <w:r w:rsidR="00430A25">
          <w:rPr>
            <w:rFonts w:eastAsiaTheme="minorEastAsia" w:cstheme="minorHAnsi"/>
            <w:sz w:val="24"/>
            <w:szCs w:val="24"/>
            <w:vertAlign w:val="superscript"/>
          </w:rPr>
          <w:t>6</w:t>
        </w:r>
        <w:r w:rsidR="00430A25">
          <w:rPr>
            <w:rFonts w:eastAsiaTheme="minorEastAsia" w:cstheme="minorHAnsi"/>
            <w:sz w:val="24"/>
            <w:szCs w:val="24"/>
          </w:rPr>
          <w:t>, R</w:t>
        </w:r>
        <w:r w:rsidR="00430A25">
          <w:rPr>
            <w:rFonts w:eastAsiaTheme="minorEastAsia" w:cstheme="minorHAnsi"/>
            <w:sz w:val="24"/>
            <w:szCs w:val="24"/>
            <w:vertAlign w:val="superscript"/>
          </w:rPr>
          <w:t>2</w:t>
        </w:r>
        <w:r w:rsidR="00430A25">
          <w:rPr>
            <w:rFonts w:eastAsiaTheme="minorEastAsia" w:cstheme="minorHAnsi"/>
            <w:sz w:val="24"/>
            <w:szCs w:val="24"/>
          </w:rPr>
          <w:t xml:space="preserve"> = 0.9994; </w:t>
        </w:r>
        <w:r w:rsidR="00430A25">
          <w:rPr>
            <w:rFonts w:eastAsiaTheme="minorEastAsia" w:cstheme="minorHAnsi"/>
            <w:i/>
            <w:sz w:val="24"/>
            <w:szCs w:val="24"/>
          </w:rPr>
          <w:t xml:space="preserve">P </w:t>
        </w:r>
        <w:r w:rsidR="00430A25">
          <w:rPr>
            <w:rFonts w:eastAsiaTheme="minorEastAsia" w:cstheme="minorHAnsi"/>
            <w:sz w:val="24"/>
            <w:szCs w:val="24"/>
          </w:rPr>
          <w:t xml:space="preserve">&lt;2.2 </w:t>
        </w:r>
        <w:r w:rsidR="00430A25" w:rsidRPr="005C3801">
          <w:rPr>
            <w:rFonts w:eastAsiaTheme="minorEastAsia" w:cstheme="minorHAnsi"/>
            <w:sz w:val="24"/>
            <w:szCs w:val="24"/>
          </w:rPr>
          <w:t>∙ 10</w:t>
        </w:r>
        <w:r w:rsidR="00430A25">
          <w:rPr>
            <w:rFonts w:eastAsiaTheme="minorEastAsia" w:cstheme="minorHAnsi"/>
            <w:sz w:val="24"/>
            <w:szCs w:val="24"/>
            <w:vertAlign w:val="superscript"/>
          </w:rPr>
          <w:t>-16</w:t>
        </w:r>
        <w:r w:rsidR="00430A25">
          <w:rPr>
            <w:rFonts w:eastAsiaTheme="minorEastAsia" w:cstheme="minorHAnsi"/>
            <w:sz w:val="24"/>
            <w:szCs w:val="24"/>
          </w:rPr>
          <w:t>)</w:t>
        </w:r>
      </w:ins>
      <w:ins w:id="182" w:author="Bridget Kathleen Murphy" w:date="2020-01-22T12:46:00Z">
        <w:r w:rsidR="00430A25">
          <w:rPr>
            <w:rFonts w:eastAsiaTheme="minorEastAsia" w:cstheme="minorHAnsi"/>
            <w:sz w:val="24"/>
            <w:szCs w:val="24"/>
          </w:rPr>
          <w:t xml:space="preserve"> (Fig4d).</w:t>
        </w:r>
      </w:ins>
      <w:ins w:id="183" w:author="Bridget Kathleen Murphy" w:date="2020-01-22T12:49:00Z">
        <w:r w:rsidR="00430A25">
          <w:rPr>
            <w:rFonts w:eastAsiaTheme="minorEastAsia" w:cstheme="minorHAnsi"/>
            <w:sz w:val="24"/>
            <w:szCs w:val="24"/>
          </w:rPr>
          <w:t xml:space="preserve"> </w:t>
        </w:r>
      </w:ins>
      <w:ins w:id="184" w:author="Bridget Kathleen Murphy" w:date="2020-01-22T12:51:00Z">
        <w:r w:rsidR="00430A25">
          <w:rPr>
            <w:rFonts w:eastAsiaTheme="minorEastAsia" w:cstheme="minorHAnsi"/>
            <w:sz w:val="24"/>
            <w:szCs w:val="24"/>
            <w:lang w:val="en-CA"/>
          </w:rPr>
          <w:t xml:space="preserve">For </w:t>
        </w:r>
      </w:ins>
      <w:ins w:id="185" w:author="Bridget Kathleen Murphy" w:date="2020-01-22T12:52:00Z">
        <w:r w:rsidR="00430A25">
          <w:rPr>
            <w:rFonts w:eastAsiaTheme="minorEastAsia" w:cstheme="minorHAnsi"/>
            <w:sz w:val="24"/>
            <w:szCs w:val="24"/>
            <w:lang w:val="en-CA"/>
          </w:rPr>
          <w:t>daily A measured at a variable H</w:t>
        </w:r>
        <w:r w:rsidR="00430A25">
          <w:rPr>
            <w:rFonts w:eastAsiaTheme="minorEastAsia" w:cstheme="minorHAnsi"/>
            <w:sz w:val="24"/>
            <w:szCs w:val="24"/>
            <w:vertAlign w:val="subscript"/>
            <w:lang w:val="en-CA"/>
          </w:rPr>
          <w:t>d</w:t>
        </w:r>
      </w:ins>
      <w:ins w:id="186" w:author="Bridget Kathleen Murphy" w:date="2020-01-22T12:53:00Z">
        <w:r w:rsidR="00430A25">
          <w:rPr>
            <w:rFonts w:eastAsiaTheme="minorEastAsia" w:cstheme="minorHAnsi"/>
            <w:sz w:val="24"/>
            <w:szCs w:val="24"/>
            <w:lang w:val="en-CA"/>
          </w:rPr>
          <w:t xml:space="preserve">, the slope for the </w:t>
        </w:r>
      </w:ins>
      <w:ins w:id="187" w:author="Bridget Kathleen Murphy" w:date="2020-01-22T13:41:00Z">
        <w:r w:rsidR="0096184E">
          <w:rPr>
            <w:rFonts w:eastAsiaTheme="minorEastAsia" w:cstheme="minorHAnsi"/>
            <w:sz w:val="24"/>
            <w:szCs w:val="24"/>
            <w:lang w:val="en-CA"/>
          </w:rPr>
          <w:t>low</w:t>
        </w:r>
      </w:ins>
      <w:ins w:id="188" w:author="Bridget Kathleen Murphy" w:date="2020-01-22T12:53:00Z">
        <w:r w:rsidR="00430A25">
          <w:rPr>
            <w:rFonts w:eastAsiaTheme="minorEastAsia" w:cstheme="minorHAnsi"/>
            <w:sz w:val="24"/>
            <w:szCs w:val="24"/>
            <w:lang w:val="en-CA"/>
          </w:rPr>
          <w:t xml:space="preserve"> respiration model was </w:t>
        </w:r>
      </w:ins>
      <w:ins w:id="189" w:author="Bridget Kathleen Murphy" w:date="2020-01-22T12:59:00Z">
        <w:r w:rsidR="00331150">
          <w:rPr>
            <w:rFonts w:eastAsiaTheme="minorEastAsia" w:cstheme="minorHAnsi"/>
            <w:sz w:val="24"/>
            <w:szCs w:val="24"/>
            <w:lang w:val="en-CA"/>
          </w:rPr>
          <w:t xml:space="preserve">0.983 </w:t>
        </w:r>
        <w:r w:rsidR="00331150" w:rsidRPr="005C3801">
          <w:rPr>
            <w:rFonts w:eastAsiaTheme="minorEastAsia" w:cstheme="minorHAnsi"/>
            <w:sz w:val="24"/>
            <w:szCs w:val="24"/>
            <w:lang w:val="en-CA"/>
          </w:rPr>
          <w:t>±</w:t>
        </w:r>
        <w:r w:rsidR="00331150">
          <w:rPr>
            <w:rFonts w:eastAsiaTheme="minorEastAsia" w:cstheme="minorHAnsi"/>
            <w:sz w:val="24"/>
            <w:szCs w:val="24"/>
            <w:lang w:val="en-CA"/>
          </w:rPr>
          <w:t xml:space="preserve"> </w:t>
        </w:r>
      </w:ins>
      <w:ins w:id="190" w:author="Bridget Kathleen Murphy" w:date="2020-01-22T13:00:00Z">
        <w:r w:rsidR="00331150">
          <w:rPr>
            <w:rFonts w:eastAsiaTheme="minorEastAsia" w:cstheme="minorHAnsi"/>
            <w:sz w:val="24"/>
            <w:szCs w:val="24"/>
            <w:lang w:val="en-CA"/>
          </w:rPr>
          <w:t>9</w:t>
        </w:r>
      </w:ins>
      <w:ins w:id="191" w:author="Bridget Kathleen Murphy" w:date="2020-01-22T12:59:00Z">
        <w:r w:rsidR="00331150">
          <w:rPr>
            <w:rFonts w:eastAsiaTheme="minorEastAsia" w:cstheme="minorHAnsi"/>
            <w:sz w:val="24"/>
            <w:szCs w:val="24"/>
            <w:lang w:val="en-CA"/>
          </w:rPr>
          <w:t>.</w:t>
        </w:r>
      </w:ins>
      <w:ins w:id="192" w:author="Bridget Kathleen Murphy" w:date="2020-01-22T13:00:00Z">
        <w:r w:rsidR="00331150">
          <w:rPr>
            <w:rFonts w:eastAsiaTheme="minorEastAsia" w:cstheme="minorHAnsi"/>
            <w:sz w:val="24"/>
            <w:szCs w:val="24"/>
            <w:lang w:val="en-CA"/>
          </w:rPr>
          <w:t>909</w:t>
        </w:r>
      </w:ins>
      <w:ins w:id="193" w:author="Bridget Kathleen Murphy" w:date="2020-01-22T12:59:00Z">
        <w:r w:rsidR="00331150">
          <w:rPr>
            <w:rFonts w:eastAsiaTheme="minorEastAsia" w:cstheme="minorHAnsi"/>
            <w:sz w:val="24"/>
            <w:szCs w:val="24"/>
            <w:lang w:val="en-CA"/>
          </w:rPr>
          <w:t xml:space="preserve"> </w:t>
        </w:r>
        <w:r w:rsidR="00331150" w:rsidRPr="005C3801">
          <w:rPr>
            <w:rFonts w:eastAsiaTheme="minorEastAsia" w:cstheme="minorHAnsi"/>
            <w:sz w:val="24"/>
            <w:szCs w:val="24"/>
          </w:rPr>
          <w:t>∙ 10</w:t>
        </w:r>
        <w:r w:rsidR="00331150">
          <w:rPr>
            <w:rFonts w:eastAsiaTheme="minorEastAsia" w:cstheme="minorHAnsi"/>
            <w:sz w:val="24"/>
            <w:szCs w:val="24"/>
            <w:vertAlign w:val="superscript"/>
          </w:rPr>
          <w:t>-3</w:t>
        </w:r>
        <w:r w:rsidR="00331150">
          <w:rPr>
            <w:rFonts w:eastAsiaTheme="minorEastAsia" w:cstheme="minorHAnsi"/>
            <w:sz w:val="24"/>
            <w:szCs w:val="24"/>
          </w:rPr>
          <w:t xml:space="preserve"> </w:t>
        </w:r>
      </w:ins>
      <w:ins w:id="194" w:author="Bridget Kathleen Murphy" w:date="2020-01-22T13:00:00Z">
        <w:r w:rsidR="00331150">
          <w:rPr>
            <w:rFonts w:eastAsiaTheme="minorEastAsia" w:cstheme="minorHAnsi"/>
            <w:sz w:val="24"/>
            <w:szCs w:val="24"/>
          </w:rPr>
          <w:t xml:space="preserve">and the intercept was </w:t>
        </w:r>
      </w:ins>
      <w:ins w:id="195" w:author="Bridget Kathleen Murphy" w:date="2020-01-22T13:39:00Z">
        <w:r w:rsidR="0096184E">
          <w:rPr>
            <w:rFonts w:eastAsiaTheme="minorEastAsia" w:cstheme="minorHAnsi"/>
            <w:sz w:val="24"/>
            <w:szCs w:val="24"/>
          </w:rPr>
          <w:t xml:space="preserve">0.002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1.128 </w:t>
        </w:r>
        <w:r w:rsidR="0096184E" w:rsidRPr="005C3801">
          <w:rPr>
            <w:rFonts w:eastAsiaTheme="minorEastAsia" w:cstheme="minorHAnsi"/>
            <w:sz w:val="24"/>
            <w:szCs w:val="24"/>
          </w:rPr>
          <w:t>∙ 10</w:t>
        </w:r>
        <w:r w:rsidR="0096184E">
          <w:rPr>
            <w:rFonts w:eastAsiaTheme="minorEastAsia" w:cstheme="minorHAnsi"/>
            <w:sz w:val="24"/>
            <w:szCs w:val="24"/>
            <w:vertAlign w:val="superscript"/>
          </w:rPr>
          <w:t>-3</w:t>
        </w:r>
        <w:r w:rsidR="0096184E">
          <w:rPr>
            <w:rFonts w:eastAsiaTheme="minorEastAsia" w:cstheme="minorHAnsi"/>
            <w:sz w:val="24"/>
            <w:szCs w:val="24"/>
          </w:rPr>
          <w:t xml:space="preserve"> (</w:t>
        </w:r>
      </w:ins>
      <w:ins w:id="196" w:author="Bridget Kathleen Murphy" w:date="2020-01-22T13:40:00Z">
        <w:r w:rsidR="0096184E">
          <w:rPr>
            <w:rFonts w:eastAsiaTheme="minorEastAsia" w:cstheme="minorHAnsi"/>
            <w:sz w:val="24"/>
            <w:szCs w:val="24"/>
          </w:rPr>
          <w:t xml:space="preserve">approximately </w:t>
        </w:r>
      </w:ins>
      <w:ins w:id="197" w:author="Bridget Kathleen Murphy" w:date="2020-01-22T14:52:00Z">
        <w:r w:rsidR="0028651E">
          <w:rPr>
            <w:rFonts w:eastAsiaTheme="minorEastAsia" w:cstheme="minorHAnsi"/>
            <w:sz w:val="24"/>
            <w:szCs w:val="24"/>
          </w:rPr>
          <w:t>2</w:t>
        </w:r>
      </w:ins>
      <w:ins w:id="198" w:author="Bridget Kathleen Murphy" w:date="2020-01-22T13:40:00Z">
        <w:r w:rsidR="0096184E">
          <w:rPr>
            <w:rFonts w:eastAsiaTheme="minorEastAsia" w:cstheme="minorHAnsi"/>
            <w:sz w:val="24"/>
            <w:szCs w:val="24"/>
          </w:rPr>
          <w:t xml:space="preserve">% of </w:t>
        </w:r>
      </w:ins>
      <w:ins w:id="199" w:author="Bridget Kathleen Murphy" w:date="2020-01-22T14:06:00Z">
        <w:r w:rsidR="00F72A4F">
          <w:rPr>
            <w:rFonts w:eastAsiaTheme="minorEastAsia" w:cstheme="minorHAnsi"/>
            <w:sz w:val="24"/>
            <w:szCs w:val="24"/>
          </w:rPr>
          <w:t>modeled</w:t>
        </w:r>
      </w:ins>
      <w:ins w:id="200" w:author="Bridget Kathleen Murphy" w:date="2020-01-22T13:40:00Z">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 xml:space="preserve">&lt;2.2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r w:rsidR="0096184E">
          <w:rPr>
            <w:rFonts w:eastAsiaTheme="minorEastAsia" w:cstheme="minorHAnsi"/>
            <w:sz w:val="24"/>
            <w:szCs w:val="24"/>
          </w:rPr>
          <w:t>) (</w:t>
        </w:r>
      </w:ins>
      <w:ins w:id="201" w:author="Bridget Kathleen Murphy" w:date="2020-01-22T13:41:00Z">
        <w:r w:rsidR="0096184E">
          <w:rPr>
            <w:rFonts w:eastAsiaTheme="minorEastAsia" w:cstheme="minorHAnsi"/>
            <w:sz w:val="24"/>
            <w:szCs w:val="24"/>
          </w:rPr>
          <w:t xml:space="preserve">fig </w:t>
        </w:r>
      </w:ins>
      <w:ins w:id="202" w:author="Bridget Kathleen Murphy" w:date="2020-01-22T13:44:00Z">
        <w:r w:rsidR="0096184E">
          <w:rPr>
            <w:rFonts w:eastAsiaTheme="minorEastAsia" w:cstheme="minorHAnsi"/>
            <w:sz w:val="24"/>
            <w:szCs w:val="24"/>
          </w:rPr>
          <w:t>4</w:t>
        </w:r>
      </w:ins>
      <w:ins w:id="203" w:author="Bridget Kathleen Murphy" w:date="2020-01-22T13:41:00Z">
        <w:r w:rsidR="0096184E">
          <w:rPr>
            <w:rFonts w:eastAsiaTheme="minorEastAsia" w:cstheme="minorHAnsi"/>
            <w:sz w:val="24"/>
            <w:szCs w:val="24"/>
          </w:rPr>
          <w:t xml:space="preserve">a). </w:t>
        </w:r>
      </w:ins>
      <w:ins w:id="204" w:author="Bridget Kathleen Murphy" w:date="2020-01-22T13:42:00Z">
        <w:r w:rsidR="0096184E">
          <w:rPr>
            <w:rFonts w:eastAsiaTheme="minorEastAsia" w:cstheme="minorHAnsi"/>
            <w:sz w:val="24"/>
            <w:szCs w:val="24"/>
          </w:rPr>
          <w:t xml:space="preserve">For the high respiration model </w:t>
        </w:r>
      </w:ins>
      <w:ins w:id="205" w:author="Bridget Kathleen Murphy" w:date="2020-01-22T13:44:00Z">
        <w:r w:rsidR="0096184E">
          <w:rPr>
            <w:rFonts w:eastAsiaTheme="minorEastAsia" w:cstheme="minorHAnsi"/>
            <w:sz w:val="24"/>
            <w:szCs w:val="24"/>
          </w:rPr>
          <w:t>of</w:t>
        </w:r>
      </w:ins>
      <w:ins w:id="206" w:author="Bridget Kathleen Murphy" w:date="2020-01-22T13:42:00Z">
        <w:r w:rsidR="0096184E">
          <w:rPr>
            <w:rFonts w:eastAsiaTheme="minorEastAsia" w:cstheme="minorHAnsi"/>
            <w:sz w:val="24"/>
            <w:szCs w:val="24"/>
          </w:rPr>
          <w:t xml:space="preserve"> daily A, the slope was 0.983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 xml:space="preserve">-3 </w:t>
        </w:r>
      </w:ins>
      <w:ins w:id="207" w:author="Bridget Kathleen Murphy" w:date="2020-01-22T13:43:00Z">
        <w:r w:rsidR="0096184E">
          <w:rPr>
            <w:rFonts w:eastAsiaTheme="minorEastAsia" w:cstheme="minorHAnsi"/>
            <w:sz w:val="24"/>
            <w:szCs w:val="24"/>
          </w:rPr>
          <w:t xml:space="preserve">and the intercept was 0.003 </w:t>
        </w:r>
        <w:r w:rsidR="0096184E" w:rsidRPr="005C3801">
          <w:rPr>
            <w:rFonts w:eastAsiaTheme="minorEastAsia" w:cstheme="minorHAnsi"/>
            <w:sz w:val="24"/>
            <w:szCs w:val="24"/>
            <w:lang w:val="en-CA"/>
          </w:rPr>
          <w:t>±</w:t>
        </w:r>
        <w:r w:rsidR="0096184E">
          <w:rPr>
            <w:rFonts w:eastAsiaTheme="minorEastAsia" w:cstheme="minorHAnsi"/>
            <w:sz w:val="24"/>
            <w:szCs w:val="24"/>
            <w:lang w:val="en-CA"/>
          </w:rPr>
          <w:t xml:space="preserve"> 9.909 </w:t>
        </w:r>
        <w:r w:rsidR="0096184E" w:rsidRPr="005C3801">
          <w:rPr>
            <w:rFonts w:eastAsiaTheme="minorEastAsia" w:cstheme="minorHAnsi"/>
            <w:sz w:val="24"/>
            <w:szCs w:val="24"/>
          </w:rPr>
          <w:t>∙ 10</w:t>
        </w:r>
        <w:r w:rsidR="0096184E">
          <w:rPr>
            <w:rFonts w:eastAsiaTheme="minorEastAsia" w:cstheme="minorHAnsi"/>
            <w:sz w:val="24"/>
            <w:szCs w:val="24"/>
            <w:vertAlign w:val="superscript"/>
          </w:rPr>
          <w:t>-4</w:t>
        </w:r>
        <w:r w:rsidR="0096184E">
          <w:rPr>
            <w:rFonts w:eastAsiaTheme="minorEastAsia" w:cstheme="minorHAnsi"/>
            <w:sz w:val="24"/>
            <w:szCs w:val="24"/>
          </w:rPr>
          <w:t xml:space="preserve"> (approximately 2% of </w:t>
        </w:r>
      </w:ins>
      <w:ins w:id="208" w:author="Bridget Kathleen Murphy" w:date="2020-01-22T14:06:00Z">
        <w:r w:rsidR="00F72A4F">
          <w:rPr>
            <w:rFonts w:eastAsiaTheme="minorEastAsia" w:cstheme="minorHAnsi"/>
            <w:sz w:val="24"/>
            <w:szCs w:val="24"/>
          </w:rPr>
          <w:t>modeled</w:t>
        </w:r>
      </w:ins>
      <w:ins w:id="209" w:author="Bridget Kathleen Murphy" w:date="2020-01-22T13:43:00Z">
        <w:r w:rsidR="0096184E">
          <w:rPr>
            <w:rFonts w:eastAsiaTheme="minorEastAsia" w:cstheme="minorHAnsi"/>
            <w:sz w:val="24"/>
            <w:szCs w:val="24"/>
          </w:rPr>
          <w:t xml:space="preserve"> A) (</w:t>
        </w:r>
        <w:r w:rsidR="0096184E">
          <w:rPr>
            <w:rFonts w:eastAsiaTheme="minorEastAsia" w:cstheme="minorHAnsi"/>
            <w:i/>
            <w:sz w:val="24"/>
            <w:szCs w:val="24"/>
            <w:lang w:val="en-CA"/>
          </w:rPr>
          <w:t>F</w:t>
        </w:r>
        <w:r w:rsidR="0096184E">
          <w:rPr>
            <w:rFonts w:eastAsiaTheme="minorEastAsia" w:cstheme="minorHAnsi"/>
            <w:sz w:val="24"/>
            <w:szCs w:val="24"/>
            <w:vertAlign w:val="subscript"/>
            <w:lang w:val="en-CA"/>
          </w:rPr>
          <w:t>1,556</w:t>
        </w:r>
        <w:r w:rsidR="0096184E">
          <w:rPr>
            <w:rFonts w:eastAsiaTheme="minorEastAsia" w:cstheme="minorHAnsi"/>
            <w:sz w:val="24"/>
            <w:szCs w:val="24"/>
            <w:lang w:val="en-CA"/>
          </w:rPr>
          <w:t xml:space="preserve"> = 9.834 </w:t>
        </w:r>
        <w:r w:rsidR="0096184E" w:rsidRPr="005C3801">
          <w:rPr>
            <w:rFonts w:eastAsiaTheme="minorEastAsia" w:cstheme="minorHAnsi"/>
            <w:sz w:val="24"/>
            <w:szCs w:val="24"/>
          </w:rPr>
          <w:t>∙ 10</w:t>
        </w:r>
        <w:r w:rsidR="0096184E">
          <w:rPr>
            <w:rFonts w:eastAsiaTheme="minorEastAsia" w:cstheme="minorHAnsi"/>
            <w:sz w:val="24"/>
            <w:szCs w:val="24"/>
            <w:vertAlign w:val="superscript"/>
          </w:rPr>
          <w:t>5</w:t>
        </w:r>
        <w:r w:rsidR="0096184E">
          <w:rPr>
            <w:rFonts w:eastAsiaTheme="minorEastAsia" w:cstheme="minorHAnsi"/>
            <w:sz w:val="24"/>
            <w:szCs w:val="24"/>
          </w:rPr>
          <w:t>, R</w:t>
        </w:r>
        <w:r w:rsidR="0096184E">
          <w:rPr>
            <w:rFonts w:eastAsiaTheme="minorEastAsia" w:cstheme="minorHAnsi"/>
            <w:sz w:val="24"/>
            <w:szCs w:val="24"/>
            <w:vertAlign w:val="superscript"/>
          </w:rPr>
          <w:t>2</w:t>
        </w:r>
        <w:r w:rsidR="0096184E">
          <w:rPr>
            <w:rFonts w:eastAsiaTheme="minorEastAsia" w:cstheme="minorHAnsi"/>
            <w:sz w:val="24"/>
            <w:szCs w:val="24"/>
          </w:rPr>
          <w:t xml:space="preserve"> = 0.9994; </w:t>
        </w:r>
        <w:r w:rsidR="0096184E">
          <w:rPr>
            <w:rFonts w:eastAsiaTheme="minorEastAsia" w:cstheme="minorHAnsi"/>
            <w:i/>
            <w:sz w:val="24"/>
            <w:szCs w:val="24"/>
          </w:rPr>
          <w:t xml:space="preserve">P </w:t>
        </w:r>
        <w:r w:rsidR="0096184E">
          <w:rPr>
            <w:rFonts w:eastAsiaTheme="minorEastAsia" w:cstheme="minorHAnsi"/>
            <w:sz w:val="24"/>
            <w:szCs w:val="24"/>
          </w:rPr>
          <w:t xml:space="preserve">&lt;2.2 </w:t>
        </w:r>
        <w:r w:rsidR="0096184E" w:rsidRPr="005C3801">
          <w:rPr>
            <w:rFonts w:eastAsiaTheme="minorEastAsia" w:cstheme="minorHAnsi"/>
            <w:sz w:val="24"/>
            <w:szCs w:val="24"/>
          </w:rPr>
          <w:t>∙ 10</w:t>
        </w:r>
        <w:r w:rsidR="0096184E">
          <w:rPr>
            <w:rFonts w:eastAsiaTheme="minorEastAsia" w:cstheme="minorHAnsi"/>
            <w:sz w:val="24"/>
            <w:szCs w:val="24"/>
            <w:vertAlign w:val="superscript"/>
          </w:rPr>
          <w:t>-16</w:t>
        </w:r>
      </w:ins>
      <w:ins w:id="210" w:author="Bridget Kathleen Murphy" w:date="2020-01-22T13:44:00Z">
        <w:r w:rsidR="0096184E">
          <w:rPr>
            <w:rFonts w:eastAsiaTheme="minorEastAsia" w:cstheme="minorHAnsi"/>
            <w:sz w:val="24"/>
            <w:szCs w:val="24"/>
          </w:rPr>
          <w:t xml:space="preserve">) (Fig 4c). </w:t>
        </w:r>
      </w:ins>
      <w:ins w:id="211" w:author="Joseph Stinziano" w:date="2020-01-21T07:04:00Z">
        <w:del w:id="212" w:author="Bridget Kathleen Murphy" w:date="2020-01-22T12:51:00Z">
          <w:r w:rsidR="00AD7D0E" w:rsidDel="00430A25">
            <w:rPr>
              <w:rFonts w:eastAsiaTheme="minorEastAsia" w:cstheme="minorHAnsi"/>
              <w:sz w:val="24"/>
              <w:szCs w:val="24"/>
              <w:lang w:val="en-CA"/>
            </w:rPr>
            <w:delText>For daily</w:delText>
          </w:r>
        </w:del>
      </w:ins>
      <w:ins w:id="213" w:author="Joseph Stinziano" w:date="2020-01-21T07:05:00Z">
        <w:del w:id="214" w:author="Bridget Kathleen Murphy" w:date="2020-01-22T12:51:00Z">
          <w:r w:rsidR="00AD7D0E" w:rsidDel="00430A25">
            <w:rPr>
              <w:rFonts w:eastAsiaTheme="minorEastAsia" w:cstheme="minorHAnsi"/>
              <w:sz w:val="24"/>
              <w:szCs w:val="24"/>
              <w:lang w:val="en-CA"/>
            </w:rPr>
            <w:delText xml:space="preserve"> photosynthesis</w:delText>
          </w:r>
        </w:del>
      </w:ins>
      <w:ins w:id="215" w:author="Joseph Stinziano" w:date="2020-01-21T07:27:00Z">
        <w:del w:id="216" w:author="Bridget Kathleen Murphy" w:date="2020-01-22T12:51:00Z">
          <w:r w:rsidR="00B42856" w:rsidDel="00430A25">
            <w:rPr>
              <w:rFonts w:eastAsiaTheme="minorEastAsia" w:cstheme="minorHAnsi"/>
              <w:sz w:val="24"/>
              <w:szCs w:val="24"/>
              <w:lang w:val="en-CA"/>
            </w:rPr>
            <w:delText xml:space="preserve"> THIS (Fig. 4)</w:delText>
          </w:r>
        </w:del>
      </w:ins>
    </w:p>
    <w:p w14:paraId="777B581B" w14:textId="0C916639" w:rsidR="00B42856" w:rsidRDefault="0096184E" w:rsidP="002B0AA8">
      <w:pPr>
        <w:spacing w:after="0" w:line="360" w:lineRule="auto"/>
        <w:rPr>
          <w:ins w:id="217" w:author="Bridget Kathleen Murphy" w:date="2020-01-22T11:32:00Z"/>
          <w:rFonts w:eastAsiaTheme="minorEastAsia" w:cstheme="minorHAnsi"/>
          <w:sz w:val="24"/>
          <w:szCs w:val="24"/>
          <w:lang w:val="en-CA"/>
        </w:rPr>
      </w:pPr>
      <w:ins w:id="218" w:author="Bridget Kathleen Murphy" w:date="2020-01-22T13:50:00Z">
        <w:r>
          <w:rPr>
            <w:rFonts w:eastAsiaTheme="minorEastAsia" w:cstheme="minorHAnsi"/>
            <w:noProof/>
            <w:sz w:val="24"/>
            <w:szCs w:val="24"/>
            <w:lang w:val="en-CA"/>
          </w:rPr>
          <w:lastRenderedPageBreak/>
          <w:drawing>
            <wp:inline distT="0" distB="0" distL="0" distR="0" wp14:anchorId="410B55B3" wp14:editId="35303F56">
              <wp:extent cx="4475182" cy="4475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1360" cy="4481360"/>
                      </a:xfrm>
                      <a:prstGeom prst="rect">
                        <a:avLst/>
                      </a:prstGeom>
                    </pic:spPr>
                  </pic:pic>
                </a:graphicData>
              </a:graphic>
            </wp:inline>
          </w:drawing>
        </w:r>
      </w:ins>
    </w:p>
    <w:p w14:paraId="69F97C57" w14:textId="6D385000" w:rsidR="00AF31EC" w:rsidRDefault="00AF31EC" w:rsidP="00AF31EC">
      <w:pPr>
        <w:spacing w:after="0" w:line="360" w:lineRule="auto"/>
        <w:rPr>
          <w:ins w:id="219" w:author="Bridget Kathleen Murphy" w:date="2020-01-22T14:01:00Z"/>
          <w:rFonts w:eastAsiaTheme="minorEastAsia" w:cstheme="minorHAnsi"/>
          <w:b/>
          <w:sz w:val="24"/>
          <w:szCs w:val="24"/>
          <w:lang w:val="en-CA"/>
        </w:rPr>
      </w:pPr>
      <w:ins w:id="220" w:author="Bridget Kathleen Murphy" w:date="2020-01-22T11:32:00Z">
        <w:r w:rsidRPr="00615D1B">
          <w:rPr>
            <w:rFonts w:eastAsiaTheme="minorEastAsia" w:cstheme="minorHAnsi"/>
            <w:b/>
            <w:sz w:val="24"/>
            <w:szCs w:val="24"/>
            <w:lang w:val="en-CA"/>
          </w:rPr>
          <w:t xml:space="preserve">Figure </w:t>
        </w:r>
        <w:r>
          <w:rPr>
            <w:rFonts w:eastAsiaTheme="minorEastAsia" w:cstheme="minorHAnsi"/>
            <w:b/>
            <w:sz w:val="24"/>
            <w:szCs w:val="24"/>
            <w:lang w:val="en-CA"/>
          </w:rPr>
          <w:t>4</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slight differences in modeled total daily photosynthesis compared to Equation 3 for low R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ins>
      <w:ins w:id="221" w:author="Bridget Kathleen Murphy" w:date="2020-01-22T11:33:00Z">
        <w:r>
          <w:rPr>
            <w:rFonts w:eastAsiaTheme="minorEastAsia" w:cstheme="minorHAnsi"/>
            <w:b/>
            <w:sz w:val="24"/>
            <w:szCs w:val="24"/>
            <w:lang w:val="en-CA"/>
          </w:rPr>
          <w:t>A</w:t>
        </w:r>
      </w:ins>
      <w:ins w:id="222" w:author="Bridget Kathleen Murphy" w:date="2020-01-22T11:32:00Z">
        <w:r w:rsidRPr="00615D1B">
          <w:rPr>
            <w:rFonts w:eastAsiaTheme="minorEastAsia" w:cstheme="minorHAnsi"/>
            <w:b/>
            <w:sz w:val="24"/>
            <w:szCs w:val="24"/>
            <w:lang w:val="en-CA"/>
          </w:rPr>
          <w:t xml:space="preserve">: </w:t>
        </w:r>
      </w:ins>
      <w:ins w:id="223" w:author="Bridget Kathleen Murphy" w:date="2020-01-22T11:33:00Z">
        <w:r>
          <w:rPr>
            <w:rFonts w:eastAsiaTheme="minorEastAsia" w:cstheme="minorHAnsi"/>
            <w:b/>
            <w:sz w:val="24"/>
            <w:szCs w:val="24"/>
            <w:lang w:val="en-CA"/>
          </w:rPr>
          <w:t>photosynthesis</w:t>
        </w:r>
      </w:ins>
      <w:ins w:id="224" w:author="Bridget Kathleen Murphy" w:date="2020-01-22T11:32:00Z">
        <w:r w:rsidRPr="00615D1B">
          <w:rPr>
            <w:rFonts w:eastAsiaTheme="minorEastAsia" w:cstheme="minorHAnsi"/>
            <w:b/>
            <w:sz w:val="24"/>
            <w:szCs w:val="24"/>
            <w:lang w:val="en-CA"/>
          </w:rPr>
          <w:t xml:space="preserve">, </w:t>
        </w:r>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w:t>
        </w:r>
      </w:ins>
      <w:ins w:id="225" w:author="Bridget Kathleen Murphy" w:date="2020-01-22T14:51:00Z">
        <w:r w:rsidR="0028651E">
          <w:rPr>
            <w:rFonts w:eastAsiaTheme="minorEastAsia" w:cstheme="minorHAnsi"/>
            <w:b/>
            <w:sz w:val="24"/>
            <w:szCs w:val="24"/>
            <w:lang w:val="en-CA"/>
          </w:rPr>
          <w:t xml:space="preserve">respective </w:t>
        </w:r>
      </w:ins>
      <w:ins w:id="226" w:author="Bridget Kathleen Murphy" w:date="2020-01-22T11:32:00Z">
        <w:r>
          <w:rPr>
            <w:rFonts w:eastAsiaTheme="minorEastAsia" w:cstheme="minorHAnsi"/>
            <w:b/>
            <w:sz w:val="24"/>
            <w:szCs w:val="24"/>
            <w:lang w:val="en-CA"/>
          </w:rPr>
          <w:t>modeled slopes</w:t>
        </w:r>
      </w:ins>
      <w:ins w:id="227" w:author="Bridget Kathleen Murphy" w:date="2020-01-22T11:42:00Z">
        <w:r>
          <w:rPr>
            <w:rFonts w:eastAsiaTheme="minorEastAsia" w:cstheme="minorHAnsi"/>
            <w:b/>
            <w:sz w:val="24"/>
            <w:szCs w:val="24"/>
            <w:lang w:val="en-CA"/>
          </w:rPr>
          <w:t xml:space="preserve"> and</w:t>
        </w:r>
      </w:ins>
      <w:ins w:id="228" w:author="Bridget Kathleen Murphy" w:date="2020-01-22T11:43:00Z">
        <w:r>
          <w:rPr>
            <w:rFonts w:eastAsiaTheme="minorEastAsia" w:cstheme="minorHAnsi"/>
            <w:b/>
            <w:sz w:val="24"/>
            <w:szCs w:val="24"/>
            <w:lang w:val="en-CA"/>
          </w:rPr>
          <w:t xml:space="preserve"> </w:t>
        </w:r>
      </w:ins>
      <w:ins w:id="229" w:author="Bridget Kathleen Murphy" w:date="2020-01-22T11:32:00Z">
        <w:r>
          <w:rPr>
            <w:rFonts w:eastAsiaTheme="minorEastAsia" w:cstheme="minorHAnsi"/>
            <w:b/>
            <w:sz w:val="24"/>
            <w:szCs w:val="24"/>
            <w:lang w:val="en-CA"/>
          </w:rPr>
          <w:t>intercepts</w:t>
        </w:r>
        <w:r w:rsidRPr="00615D1B">
          <w:rPr>
            <w:rFonts w:eastAsiaTheme="minorEastAsia" w:cstheme="minorHAnsi"/>
            <w:b/>
            <w:sz w:val="24"/>
            <w:szCs w:val="24"/>
            <w:lang w:val="en-CA"/>
          </w:rPr>
          <w:t>.</w:t>
        </w:r>
      </w:ins>
    </w:p>
    <w:p w14:paraId="1B2E0A52" w14:textId="25CC3174" w:rsidR="00F72A4F" w:rsidRDefault="00F72A4F" w:rsidP="00AF31EC">
      <w:pPr>
        <w:spacing w:after="0" w:line="360" w:lineRule="auto"/>
        <w:rPr>
          <w:ins w:id="230" w:author="Bridget Kathleen Murphy" w:date="2020-01-22T14:02:00Z"/>
          <w:rFonts w:eastAsiaTheme="minorEastAsia" w:cstheme="minorHAnsi"/>
          <w:b/>
          <w:sz w:val="24"/>
          <w:szCs w:val="24"/>
          <w:lang w:val="en-CA"/>
        </w:rPr>
      </w:pPr>
    </w:p>
    <w:p w14:paraId="6B70E68E" w14:textId="134E8A6E" w:rsidR="00F72A4F" w:rsidRPr="00F72A4F" w:rsidRDefault="00F72A4F" w:rsidP="00F72A4F">
      <w:pPr>
        <w:spacing w:after="0" w:line="360" w:lineRule="auto"/>
        <w:rPr>
          <w:ins w:id="231" w:author="Bridget Kathleen Murphy" w:date="2020-01-22T14:02:00Z"/>
          <w:rFonts w:eastAsiaTheme="minorEastAsia" w:cstheme="minorHAnsi"/>
          <w:sz w:val="24"/>
          <w:szCs w:val="24"/>
          <w:lang w:val="en-CA"/>
        </w:rPr>
      </w:pPr>
      <w:ins w:id="232" w:author="Bridget Kathleen Murphy" w:date="2020-01-22T14:02:00Z">
        <w:r>
          <w:rPr>
            <w:rFonts w:eastAsiaTheme="minorEastAsia" w:cstheme="minorHAnsi"/>
            <w:sz w:val="24"/>
            <w:szCs w:val="24"/>
            <w:lang w:val="en-CA"/>
          </w:rPr>
          <w:t>The ratio of the total daily photosynthesis: respiration (A/R) was also considered when comparing models. Using a fixed H</w:t>
        </w:r>
        <w:r>
          <w:rPr>
            <w:rFonts w:eastAsiaTheme="minorEastAsia" w:cstheme="minorHAnsi"/>
            <w:sz w:val="24"/>
            <w:szCs w:val="24"/>
            <w:vertAlign w:val="subscript"/>
            <w:lang w:val="en-CA"/>
          </w:rPr>
          <w:t>d</w:t>
        </w:r>
        <w:r>
          <w:rPr>
            <w:rFonts w:eastAsiaTheme="minorEastAsia" w:cstheme="minorHAnsi"/>
            <w:sz w:val="24"/>
            <w:szCs w:val="24"/>
            <w:lang w:val="en-CA"/>
          </w:rPr>
          <w:t xml:space="preserve"> of 200 kJ mol</w:t>
        </w:r>
        <w:r>
          <w:rPr>
            <w:rFonts w:eastAsiaTheme="minorEastAsia" w:cstheme="minorHAnsi"/>
            <w:sz w:val="24"/>
            <w:szCs w:val="24"/>
            <w:vertAlign w:val="superscript"/>
            <w:lang w:val="en-CA"/>
          </w:rPr>
          <w:t>-1</w:t>
        </w:r>
        <w:r>
          <w:rPr>
            <w:rFonts w:eastAsiaTheme="minorEastAsia" w:cstheme="minorHAnsi"/>
            <w:sz w:val="24"/>
            <w:szCs w:val="24"/>
            <w:lang w:val="en-CA"/>
          </w:rPr>
          <w:t>, the low respiration model of A/R had a slope of 0.993</w:t>
        </w:r>
        <w:r>
          <w:rPr>
            <w:rFonts w:eastAsiaTheme="minorEastAsia" w:cstheme="minorHAnsi"/>
            <w:sz w:val="24"/>
            <w:szCs w:val="24"/>
          </w:rPr>
          <w:t xml:space="preserve"> ±</w:t>
        </w:r>
        <w:r>
          <w:rPr>
            <w:rFonts w:eastAsiaTheme="minorEastAsia" w:cstheme="minorHAnsi"/>
            <w:sz w:val="24"/>
            <w:szCs w:val="24"/>
            <w:lang w:val="en-CA"/>
          </w:rPr>
          <w:t xml:space="preserve"> 5.634 </w:t>
        </w:r>
        <w:r w:rsidRPr="005C3801">
          <w:rPr>
            <w:rFonts w:eastAsiaTheme="minorEastAsia" w:cstheme="minorHAnsi"/>
            <w:sz w:val="24"/>
            <w:szCs w:val="24"/>
          </w:rPr>
          <w:t>∙ 10</w:t>
        </w:r>
        <w:r>
          <w:rPr>
            <w:rFonts w:eastAsiaTheme="minorEastAsia" w:cstheme="minorHAnsi"/>
            <w:sz w:val="24"/>
            <w:szCs w:val="24"/>
            <w:vertAlign w:val="superscript"/>
          </w:rPr>
          <w:t xml:space="preserve">-3 </w:t>
        </w:r>
        <w:r>
          <w:rPr>
            <w:rFonts w:eastAsiaTheme="minorEastAsia" w:cstheme="minorHAnsi"/>
            <w:sz w:val="24"/>
            <w:szCs w:val="24"/>
          </w:rPr>
          <w:t xml:space="preserve">and the intercept was 0.025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Pr>
            <w:rFonts w:eastAsiaTheme="minorEastAsia" w:cstheme="minorHAnsi"/>
            <w:sz w:val="24"/>
            <w:szCs w:val="24"/>
          </w:rPr>
          <w:t xml:space="preserve"> (approximately 1% of </w:t>
        </w:r>
      </w:ins>
      <w:ins w:id="233" w:author="Bridget Kathleen Murphy" w:date="2020-01-22T14:05:00Z">
        <w:r>
          <w:rPr>
            <w:rFonts w:eastAsiaTheme="minorEastAsia" w:cstheme="minorHAnsi"/>
            <w:sz w:val="24"/>
            <w:szCs w:val="24"/>
          </w:rPr>
          <w:t>modeled</w:t>
        </w:r>
      </w:ins>
      <w:ins w:id="234" w:author="Bridget Kathleen Murphy" w:date="2020-01-22T14:02:00Z">
        <w:r>
          <w:rPr>
            <w:rFonts w:eastAsiaTheme="minorEastAsia" w:cstheme="minorHAnsi"/>
            <w:sz w:val="24"/>
            <w:szCs w:val="24"/>
          </w:rPr>
          <w:t xml:space="preserve"> A</w:t>
        </w:r>
      </w:ins>
      <w:ins w:id="235" w:author="Bridget Kathleen Murphy" w:date="2020-01-22T14:05:00Z">
        <w:r>
          <w:rPr>
            <w:rFonts w:eastAsiaTheme="minorEastAsia" w:cstheme="minorHAnsi"/>
            <w:sz w:val="24"/>
            <w:szCs w:val="24"/>
          </w:rPr>
          <w:t>/R</w:t>
        </w:r>
      </w:ins>
      <w:ins w:id="236" w:author="Bridget Kathleen Murphy" w:date="2020-01-22T14:02:00Z">
        <w:r>
          <w:rPr>
            <w:rFonts w:eastAsiaTheme="minorEastAsia" w:cstheme="minorHAnsi"/>
            <w:sz w:val="24"/>
            <w:szCs w:val="24"/>
          </w:rPr>
          <w:t>) (</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3.109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(Fig 5b).</w:t>
        </w:r>
      </w:ins>
      <w:ins w:id="237" w:author="Bridget Kathleen Murphy" w:date="2020-01-22T14:03:00Z">
        <w:r>
          <w:rPr>
            <w:rFonts w:eastAsiaTheme="minorEastAsia" w:cstheme="minorHAnsi"/>
            <w:sz w:val="24"/>
            <w:szCs w:val="24"/>
          </w:rPr>
          <w:t xml:space="preserve"> </w:t>
        </w:r>
      </w:ins>
      <w:ins w:id="238" w:author="Bridget Kathleen Murphy" w:date="2020-01-22T14:04:00Z">
        <w:r>
          <w:rPr>
            <w:rFonts w:eastAsiaTheme="minorEastAsia" w:cstheme="minorHAnsi"/>
            <w:sz w:val="24"/>
            <w:szCs w:val="24"/>
          </w:rPr>
          <w:t xml:space="preserve">The high respiration model of A/R was similar; the slope was 0.993 ± </w:t>
        </w:r>
        <w:r>
          <w:rPr>
            <w:rFonts w:eastAsiaTheme="minorEastAsia" w:cstheme="minorHAnsi"/>
            <w:sz w:val="24"/>
            <w:szCs w:val="24"/>
            <w:lang w:val="en-CA"/>
          </w:rPr>
          <w:t xml:space="preserve">5.628 </w:t>
        </w:r>
      </w:ins>
      <w:ins w:id="239" w:author="Bridget Kathleen Murphy" w:date="2020-01-22T14:05:00Z">
        <w:r>
          <w:rPr>
            <w:rFonts w:eastAsiaTheme="minorEastAsia" w:cstheme="minorHAnsi"/>
            <w:sz w:val="24"/>
            <w:szCs w:val="24"/>
            <w:lang w:val="en-CA"/>
          </w:rPr>
          <w:t xml:space="preserve">and the intercept was 0.014 </w:t>
        </w:r>
        <w:r w:rsidRPr="005C3801">
          <w:rPr>
            <w:rFonts w:eastAsiaTheme="minorEastAsia" w:cstheme="minorHAnsi"/>
            <w:sz w:val="24"/>
            <w:szCs w:val="24"/>
            <w:lang w:val="en-CA"/>
          </w:rPr>
          <w:t>±</w:t>
        </w:r>
        <w:r>
          <w:rPr>
            <w:rFonts w:eastAsiaTheme="minorEastAsia" w:cstheme="minorHAnsi"/>
            <w:sz w:val="24"/>
            <w:szCs w:val="24"/>
            <w:lang w:val="en-CA"/>
          </w:rPr>
          <w:t xml:space="preserve"> 0.001 (approximately 1% of modeled A/R) </w:t>
        </w:r>
      </w:ins>
      <w:ins w:id="240" w:author="Bridget Kathleen Murphy" w:date="2020-01-22T14:06:00Z">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1,898</w:t>
        </w:r>
        <w:r>
          <w:rPr>
            <w:rFonts w:eastAsiaTheme="minorEastAsia" w:cstheme="minorHAnsi"/>
            <w:sz w:val="24"/>
            <w:szCs w:val="24"/>
            <w:lang w:val="en-CA"/>
          </w:rPr>
          <w:t xml:space="preserve"> = 3.115 </w:t>
        </w:r>
        <w:r w:rsidRPr="005C3801">
          <w:rPr>
            <w:rFonts w:eastAsiaTheme="minorEastAsia" w:cstheme="minorHAnsi"/>
            <w:sz w:val="24"/>
            <w:szCs w:val="24"/>
          </w:rPr>
          <w:t>∙ 10</w:t>
        </w:r>
        <w:r>
          <w:rPr>
            <w:rFonts w:eastAsiaTheme="minorEastAsia" w:cstheme="minorHAnsi"/>
            <w:sz w:val="24"/>
            <w:szCs w:val="24"/>
            <w:vertAlign w:val="superscript"/>
          </w:rPr>
          <w:t>6</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0.9997;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w:t>
        </w:r>
      </w:ins>
      <w:ins w:id="241" w:author="Bridget Kathleen Murphy" w:date="2020-01-22T14:09:00Z">
        <w:r>
          <w:rPr>
            <w:rFonts w:eastAsiaTheme="minorEastAsia" w:cstheme="minorHAnsi"/>
            <w:sz w:val="24"/>
            <w:szCs w:val="24"/>
          </w:rPr>
          <w:t xml:space="preserve"> (Fig 5d)</w:t>
        </w:r>
      </w:ins>
      <w:ins w:id="242" w:author="Bridget Kathleen Murphy" w:date="2020-01-22T14:06:00Z">
        <w:r>
          <w:rPr>
            <w:rFonts w:eastAsiaTheme="minorEastAsia" w:cstheme="minorHAnsi"/>
            <w:sz w:val="24"/>
            <w:szCs w:val="24"/>
          </w:rPr>
          <w:t xml:space="preserve">. </w:t>
        </w:r>
      </w:ins>
      <w:ins w:id="243" w:author="Bridget Kathleen Murphy" w:date="2020-01-22T14:07:00Z">
        <w:r>
          <w:rPr>
            <w:rFonts w:eastAsiaTheme="minorEastAsia" w:cstheme="minorHAnsi"/>
            <w:sz w:val="24"/>
            <w:szCs w:val="24"/>
          </w:rPr>
          <w:t>Using a variable H</w:t>
        </w:r>
        <w:r>
          <w:rPr>
            <w:rFonts w:eastAsiaTheme="minorEastAsia" w:cstheme="minorHAnsi"/>
            <w:sz w:val="24"/>
            <w:szCs w:val="24"/>
            <w:vertAlign w:val="subscript"/>
          </w:rPr>
          <w:t>d</w:t>
        </w:r>
        <w:r>
          <w:rPr>
            <w:rFonts w:eastAsiaTheme="minorEastAsia" w:cstheme="minorHAnsi"/>
            <w:sz w:val="24"/>
            <w:szCs w:val="24"/>
          </w:rPr>
          <w:t xml:space="preserve">, the low respiration model of A/R had a slope of 0.994 ± </w:t>
        </w:r>
      </w:ins>
      <w:ins w:id="244" w:author="Bridget Kathleen Murphy" w:date="2020-01-22T14:08:00Z">
        <w:r>
          <w:rPr>
            <w:rFonts w:eastAsiaTheme="minorEastAsia" w:cstheme="minorHAnsi"/>
            <w:sz w:val="24"/>
            <w:szCs w:val="24"/>
          </w:rPr>
          <w:t>0.001 and the intercept was 0.030 ± 0.001</w:t>
        </w:r>
      </w:ins>
      <w:ins w:id="245" w:author="Bridget Kathleen Murphy" w:date="2020-01-22T14:07:00Z">
        <w:r>
          <w:rPr>
            <w:rFonts w:eastAsiaTheme="minorEastAsia" w:cstheme="minorHAnsi"/>
            <w:sz w:val="24"/>
            <w:szCs w:val="24"/>
          </w:rPr>
          <w:t xml:space="preserve"> </w:t>
        </w:r>
      </w:ins>
      <w:ins w:id="246" w:author="Bridget Kathleen Murphy" w:date="2020-01-22T14:09:00Z">
        <w:r>
          <w:rPr>
            <w:rFonts w:eastAsiaTheme="minorEastAsia" w:cstheme="minorHAnsi"/>
            <w:sz w:val="24"/>
            <w:szCs w:val="24"/>
          </w:rPr>
          <w:t xml:space="preserve">(approximately 1% of modeled A/R) </w:t>
        </w:r>
      </w:ins>
      <w:ins w:id="247" w:author="Bridget Kathleen Murphy" w:date="2020-01-22T14:07:00Z">
        <w:r>
          <w:rPr>
            <w:rFonts w:eastAsiaTheme="minorEastAsia" w:cstheme="minorHAnsi"/>
            <w:sz w:val="24"/>
            <w:szCs w:val="24"/>
          </w:rPr>
          <w:t>(</w:t>
        </w:r>
        <w:r>
          <w:rPr>
            <w:rFonts w:eastAsiaTheme="minorEastAsia" w:cstheme="minorHAnsi"/>
            <w:i/>
            <w:sz w:val="24"/>
            <w:szCs w:val="24"/>
            <w:lang w:val="en-CA"/>
          </w:rPr>
          <w:t>F</w:t>
        </w:r>
        <w:r>
          <w:rPr>
            <w:rFonts w:eastAsiaTheme="minorEastAsia" w:cstheme="minorHAnsi"/>
            <w:sz w:val="24"/>
            <w:szCs w:val="24"/>
            <w:vertAlign w:val="subscript"/>
            <w:lang w:val="en-CA"/>
          </w:rPr>
          <w:t>1,</w:t>
        </w:r>
      </w:ins>
      <w:ins w:id="248" w:author="Bridget Kathleen Murphy" w:date="2020-01-22T14:08:00Z">
        <w:r>
          <w:rPr>
            <w:rFonts w:eastAsiaTheme="minorEastAsia" w:cstheme="minorHAnsi"/>
            <w:sz w:val="24"/>
            <w:szCs w:val="24"/>
            <w:vertAlign w:val="subscript"/>
            <w:lang w:val="en-CA"/>
          </w:rPr>
          <w:t>556</w:t>
        </w:r>
      </w:ins>
      <w:ins w:id="249" w:author="Bridget Kathleen Murphy" w:date="2020-01-22T14:07:00Z">
        <w:r>
          <w:rPr>
            <w:rFonts w:eastAsiaTheme="minorEastAsia" w:cstheme="minorHAnsi"/>
            <w:sz w:val="24"/>
            <w:szCs w:val="24"/>
            <w:lang w:val="en-CA"/>
          </w:rPr>
          <w:t xml:space="preserve"> = </w:t>
        </w:r>
      </w:ins>
      <w:ins w:id="250" w:author="Bridget Kathleen Murphy" w:date="2020-01-22T14:08:00Z">
        <w:r>
          <w:rPr>
            <w:rFonts w:eastAsiaTheme="minorEastAsia" w:cstheme="minorHAnsi"/>
            <w:sz w:val="24"/>
            <w:szCs w:val="24"/>
            <w:lang w:val="en-CA"/>
          </w:rPr>
          <w:t>6.857</w:t>
        </w:r>
      </w:ins>
      <w:ins w:id="251" w:author="Bridget Kathleen Murphy" w:date="2020-01-22T14:07:00Z">
        <w:r>
          <w:rPr>
            <w:rFonts w:eastAsiaTheme="minorEastAsia" w:cstheme="minorHAnsi"/>
            <w:sz w:val="24"/>
            <w:szCs w:val="24"/>
            <w:lang w:val="en-CA"/>
          </w:rPr>
          <w:t xml:space="preserve"> </w:t>
        </w:r>
        <w:r w:rsidRPr="005C3801">
          <w:rPr>
            <w:rFonts w:eastAsiaTheme="minorEastAsia" w:cstheme="minorHAnsi"/>
            <w:sz w:val="24"/>
            <w:szCs w:val="24"/>
          </w:rPr>
          <w:t xml:space="preserve">∙ </w:t>
        </w:r>
        <w:r w:rsidRPr="005C3801">
          <w:rPr>
            <w:rFonts w:eastAsiaTheme="minorEastAsia" w:cstheme="minorHAnsi"/>
            <w:sz w:val="24"/>
            <w:szCs w:val="24"/>
          </w:rPr>
          <w:lastRenderedPageBreak/>
          <w:t>10</w:t>
        </w:r>
      </w:ins>
      <w:ins w:id="252" w:author="Bridget Kathleen Murphy" w:date="2020-01-22T14:09:00Z">
        <w:r>
          <w:rPr>
            <w:rFonts w:eastAsiaTheme="minorEastAsia" w:cstheme="minorHAnsi"/>
            <w:sz w:val="24"/>
            <w:szCs w:val="24"/>
            <w:vertAlign w:val="superscript"/>
          </w:rPr>
          <w:t>5</w:t>
        </w:r>
      </w:ins>
      <w:ins w:id="253" w:author="Bridget Kathleen Murphy" w:date="2020-01-22T14:07:00Z">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0.999</w:t>
        </w:r>
      </w:ins>
      <w:ins w:id="254" w:author="Bridget Kathleen Murphy" w:date="2020-01-22T14:09:00Z">
        <w:r>
          <w:rPr>
            <w:rFonts w:eastAsiaTheme="minorEastAsia" w:cstheme="minorHAnsi"/>
            <w:sz w:val="24"/>
            <w:szCs w:val="24"/>
          </w:rPr>
          <w:t>2</w:t>
        </w:r>
      </w:ins>
      <w:ins w:id="255" w:author="Bridget Kathleen Murphy" w:date="2020-01-22T14:07:00Z">
        <w:r>
          <w:rPr>
            <w:rFonts w:eastAsiaTheme="minorEastAsia" w:cstheme="minorHAnsi"/>
            <w:sz w:val="24"/>
            <w:szCs w:val="24"/>
          </w:rPr>
          <w:t xml:space="preserve">;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w:t>
        </w:r>
      </w:ins>
      <w:ins w:id="256" w:author="Bridget Kathleen Murphy" w:date="2020-01-22T14:09:00Z">
        <w:r>
          <w:rPr>
            <w:rFonts w:eastAsiaTheme="minorEastAsia" w:cstheme="minorHAnsi"/>
            <w:sz w:val="24"/>
            <w:szCs w:val="24"/>
          </w:rPr>
          <w:t xml:space="preserve"> (Fig 5a). The h</w:t>
        </w:r>
      </w:ins>
      <w:ins w:id="257" w:author="Bridget Kathleen Murphy" w:date="2020-01-22T14:10:00Z">
        <w:r>
          <w:rPr>
            <w:rFonts w:eastAsiaTheme="minorEastAsia" w:cstheme="minorHAnsi"/>
            <w:sz w:val="24"/>
            <w:szCs w:val="24"/>
          </w:rPr>
          <w:t xml:space="preserve">igh respiration model had </w:t>
        </w:r>
      </w:ins>
      <w:ins w:id="258" w:author="Bridget Kathleen Murphy" w:date="2020-01-22T14:14:00Z">
        <w:r w:rsidR="003D1A1F">
          <w:rPr>
            <w:rFonts w:eastAsiaTheme="minorEastAsia" w:cstheme="minorHAnsi"/>
            <w:sz w:val="24"/>
            <w:szCs w:val="24"/>
          </w:rPr>
          <w:t xml:space="preserve">a similar slope of </w:t>
        </w:r>
      </w:ins>
      <w:ins w:id="259" w:author="Bridget Kathleen Murphy" w:date="2020-01-22T14:15:00Z">
        <w:r w:rsidR="003D1A1F">
          <w:rPr>
            <w:rFonts w:eastAsiaTheme="minorEastAsia" w:cstheme="minorHAnsi"/>
            <w:sz w:val="24"/>
            <w:szCs w:val="24"/>
          </w:rPr>
          <w:t xml:space="preserve">0.994 ± 0.001 and the intercept was 0.017 ± 0.003 (approximately </w:t>
        </w:r>
      </w:ins>
      <w:ins w:id="260" w:author="Bridget Kathleen Murphy" w:date="2020-01-22T14:16:00Z">
        <w:r w:rsidR="003D1A1F">
          <w:rPr>
            <w:rFonts w:eastAsiaTheme="minorEastAsia" w:cstheme="minorHAnsi"/>
            <w:sz w:val="24"/>
            <w:szCs w:val="24"/>
          </w:rPr>
          <w:t>1% of modeled A/R) (</w:t>
        </w:r>
        <w:r w:rsidR="003D1A1F">
          <w:rPr>
            <w:rFonts w:eastAsiaTheme="minorEastAsia" w:cstheme="minorHAnsi"/>
            <w:i/>
            <w:sz w:val="24"/>
            <w:szCs w:val="24"/>
            <w:lang w:val="en-CA"/>
          </w:rPr>
          <w:t>F</w:t>
        </w:r>
        <w:r w:rsidR="003D1A1F">
          <w:rPr>
            <w:rFonts w:eastAsiaTheme="minorEastAsia" w:cstheme="minorHAnsi"/>
            <w:sz w:val="24"/>
            <w:szCs w:val="24"/>
            <w:vertAlign w:val="subscript"/>
            <w:lang w:val="en-CA"/>
          </w:rPr>
          <w:t>1,556</w:t>
        </w:r>
        <w:r w:rsidR="003D1A1F">
          <w:rPr>
            <w:rFonts w:eastAsiaTheme="minorEastAsia" w:cstheme="minorHAnsi"/>
            <w:sz w:val="24"/>
            <w:szCs w:val="24"/>
            <w:lang w:val="en-CA"/>
          </w:rPr>
          <w:t xml:space="preserve"> = 6.812 </w:t>
        </w:r>
        <w:r w:rsidR="003D1A1F" w:rsidRPr="005C3801">
          <w:rPr>
            <w:rFonts w:eastAsiaTheme="minorEastAsia" w:cstheme="minorHAnsi"/>
            <w:sz w:val="24"/>
            <w:szCs w:val="24"/>
          </w:rPr>
          <w:t>∙ 10</w:t>
        </w:r>
        <w:r w:rsidR="003D1A1F">
          <w:rPr>
            <w:rFonts w:eastAsiaTheme="minorEastAsia" w:cstheme="minorHAnsi"/>
            <w:sz w:val="24"/>
            <w:szCs w:val="24"/>
            <w:vertAlign w:val="superscript"/>
          </w:rPr>
          <w:t>5</w:t>
        </w:r>
        <w:r w:rsidR="003D1A1F">
          <w:rPr>
            <w:rFonts w:eastAsiaTheme="minorEastAsia" w:cstheme="minorHAnsi"/>
            <w:sz w:val="24"/>
            <w:szCs w:val="24"/>
          </w:rPr>
          <w:t>, R</w:t>
        </w:r>
        <w:r w:rsidR="003D1A1F">
          <w:rPr>
            <w:rFonts w:eastAsiaTheme="minorEastAsia" w:cstheme="minorHAnsi"/>
            <w:sz w:val="24"/>
            <w:szCs w:val="24"/>
            <w:vertAlign w:val="superscript"/>
          </w:rPr>
          <w:t>2</w:t>
        </w:r>
        <w:r w:rsidR="003D1A1F">
          <w:rPr>
            <w:rFonts w:eastAsiaTheme="minorEastAsia" w:cstheme="minorHAnsi"/>
            <w:sz w:val="24"/>
            <w:szCs w:val="24"/>
          </w:rPr>
          <w:t xml:space="preserve"> = 0.9992; </w:t>
        </w:r>
        <w:r w:rsidR="003D1A1F">
          <w:rPr>
            <w:rFonts w:eastAsiaTheme="minorEastAsia" w:cstheme="minorHAnsi"/>
            <w:i/>
            <w:sz w:val="24"/>
            <w:szCs w:val="24"/>
          </w:rPr>
          <w:t xml:space="preserve">P </w:t>
        </w:r>
        <w:r w:rsidR="003D1A1F">
          <w:rPr>
            <w:rFonts w:eastAsiaTheme="minorEastAsia" w:cstheme="minorHAnsi"/>
            <w:sz w:val="24"/>
            <w:szCs w:val="24"/>
          </w:rPr>
          <w:t xml:space="preserve">&lt;2.2 </w:t>
        </w:r>
        <w:r w:rsidR="003D1A1F" w:rsidRPr="005C3801">
          <w:rPr>
            <w:rFonts w:eastAsiaTheme="minorEastAsia" w:cstheme="minorHAnsi"/>
            <w:sz w:val="24"/>
            <w:szCs w:val="24"/>
          </w:rPr>
          <w:t>∙ 10</w:t>
        </w:r>
        <w:r w:rsidR="003D1A1F">
          <w:rPr>
            <w:rFonts w:eastAsiaTheme="minorEastAsia" w:cstheme="minorHAnsi"/>
            <w:sz w:val="24"/>
            <w:szCs w:val="24"/>
            <w:vertAlign w:val="superscript"/>
          </w:rPr>
          <w:t>-16</w:t>
        </w:r>
        <w:r w:rsidR="003D1A1F">
          <w:rPr>
            <w:rFonts w:eastAsiaTheme="minorEastAsia" w:cstheme="minorHAnsi"/>
            <w:sz w:val="24"/>
            <w:szCs w:val="24"/>
          </w:rPr>
          <w:t>)</w:t>
        </w:r>
      </w:ins>
      <w:ins w:id="261" w:author="Bridget Kathleen Murphy" w:date="2020-01-22T14:17:00Z">
        <w:r w:rsidR="003D1A1F">
          <w:rPr>
            <w:rFonts w:eastAsiaTheme="minorEastAsia" w:cstheme="minorHAnsi"/>
            <w:sz w:val="24"/>
            <w:szCs w:val="24"/>
          </w:rPr>
          <w:t xml:space="preserve"> (Fig 5c). </w:t>
        </w:r>
      </w:ins>
    </w:p>
    <w:p w14:paraId="2591F0A1" w14:textId="77777777" w:rsidR="00F72A4F" w:rsidRDefault="00F72A4F" w:rsidP="00AF31EC">
      <w:pPr>
        <w:spacing w:after="0" w:line="360" w:lineRule="auto"/>
        <w:rPr>
          <w:ins w:id="262" w:author="Bridget Kathleen Murphy" w:date="2020-01-22T11:32:00Z"/>
          <w:rFonts w:eastAsiaTheme="minorEastAsia" w:cstheme="minorHAnsi"/>
          <w:b/>
          <w:sz w:val="24"/>
          <w:szCs w:val="24"/>
          <w:lang w:val="en-CA"/>
        </w:rPr>
      </w:pPr>
    </w:p>
    <w:p w14:paraId="2A154174" w14:textId="0EB733C6" w:rsidR="00F72A4F" w:rsidDel="00F72A4F" w:rsidRDefault="00A83843" w:rsidP="002B0AA8">
      <w:pPr>
        <w:spacing w:after="0" w:line="360" w:lineRule="auto"/>
        <w:rPr>
          <w:ins w:id="263" w:author="Joseph Stinziano" w:date="2020-01-21T07:27:00Z"/>
          <w:del w:id="264" w:author="Bridget Kathleen Murphy" w:date="2020-01-22T14:01:00Z"/>
          <w:rFonts w:eastAsiaTheme="minorEastAsia" w:cstheme="minorHAnsi"/>
          <w:sz w:val="24"/>
          <w:szCs w:val="24"/>
          <w:lang w:val="en-CA"/>
        </w:rPr>
      </w:pPr>
      <w:ins w:id="265" w:author="Bridget Kathleen Murphy" w:date="2020-01-22T13:58:00Z">
        <w:r>
          <w:rPr>
            <w:rFonts w:eastAsiaTheme="minorEastAsia" w:cstheme="minorHAnsi"/>
            <w:noProof/>
            <w:sz w:val="24"/>
            <w:szCs w:val="24"/>
            <w:lang w:val="en-CA"/>
          </w:rPr>
          <w:drawing>
            <wp:inline distT="0" distB="0" distL="0" distR="0" wp14:anchorId="495364A0" wp14:editId="025D96EA">
              <wp:extent cx="3991087" cy="3991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 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7204" cy="3997204"/>
                      </a:xfrm>
                      <a:prstGeom prst="rect">
                        <a:avLst/>
                      </a:prstGeom>
                    </pic:spPr>
                  </pic:pic>
                </a:graphicData>
              </a:graphic>
            </wp:inline>
          </w:drawing>
        </w:r>
      </w:ins>
    </w:p>
    <w:p w14:paraId="3C184BC8" w14:textId="624D1464" w:rsidR="000B4C3E" w:rsidRDefault="00B42856" w:rsidP="002B0AA8">
      <w:pPr>
        <w:spacing w:after="0" w:line="360" w:lineRule="auto"/>
        <w:rPr>
          <w:ins w:id="266" w:author="Joseph Stinziano" w:date="2020-01-21T07:28:00Z"/>
          <w:rFonts w:eastAsiaTheme="minorEastAsia" w:cstheme="minorHAnsi"/>
          <w:sz w:val="24"/>
          <w:szCs w:val="24"/>
          <w:lang w:val="en-CA"/>
        </w:rPr>
      </w:pPr>
      <w:ins w:id="267" w:author="Joseph Stinziano" w:date="2020-01-21T07:27:00Z">
        <w:del w:id="268" w:author="Bridget Kathleen Murphy" w:date="2020-01-22T13:46:00Z">
          <w:r w:rsidDel="0096184E">
            <w:rPr>
              <w:rFonts w:eastAsiaTheme="minorEastAsia" w:cstheme="minorHAnsi"/>
              <w:sz w:val="24"/>
              <w:szCs w:val="24"/>
              <w:lang w:val="en-CA"/>
            </w:rPr>
            <w:delText xml:space="preserve">For </w:delText>
          </w:r>
        </w:del>
      </w:ins>
      <w:ins w:id="269" w:author="Joseph Stinziano" w:date="2020-01-21T07:28:00Z">
        <w:del w:id="270" w:author="Bridget Kathleen Murphy" w:date="2020-01-22T13:46:00Z">
          <w:r w:rsidDel="0096184E">
            <w:rPr>
              <w:rFonts w:eastAsiaTheme="minorEastAsia" w:cstheme="minorHAnsi"/>
              <w:sz w:val="24"/>
              <w:szCs w:val="24"/>
              <w:lang w:val="en-CA"/>
            </w:rPr>
            <w:delText>A/R THIS (Fig. 5)</w:delText>
          </w:r>
        </w:del>
      </w:ins>
    </w:p>
    <w:p w14:paraId="32AD0818" w14:textId="795CB350" w:rsidR="00E83BF0" w:rsidRDefault="00E83BF0" w:rsidP="00E83BF0">
      <w:pPr>
        <w:spacing w:after="0" w:line="360" w:lineRule="auto"/>
        <w:rPr>
          <w:ins w:id="271" w:author="Bridget Kathleen Murphy" w:date="2020-01-22T11:55:00Z"/>
          <w:rFonts w:eastAsiaTheme="minorEastAsia" w:cstheme="minorHAnsi"/>
          <w:b/>
          <w:sz w:val="24"/>
          <w:szCs w:val="24"/>
          <w:lang w:val="en-CA"/>
        </w:rPr>
      </w:pPr>
      <w:ins w:id="272" w:author="Bridget Kathleen Murphy" w:date="2020-01-22T11:55:00Z">
        <w:r w:rsidRPr="00615D1B">
          <w:rPr>
            <w:rFonts w:eastAsiaTheme="minorEastAsia" w:cstheme="minorHAnsi"/>
            <w:b/>
            <w:sz w:val="24"/>
            <w:szCs w:val="24"/>
            <w:lang w:val="en-CA"/>
          </w:rPr>
          <w:t xml:space="preserve">Figure </w:t>
        </w:r>
        <w:r>
          <w:rPr>
            <w:rFonts w:eastAsiaTheme="minorEastAsia" w:cstheme="minorHAnsi"/>
            <w:b/>
            <w:sz w:val="24"/>
            <w:szCs w:val="24"/>
            <w:lang w:val="en-CA"/>
          </w:rPr>
          <w:t>5</w:t>
        </w:r>
        <w:r w:rsidRPr="00615D1B">
          <w:rPr>
            <w:rFonts w:eastAsiaTheme="minorEastAsia" w:cstheme="minorHAnsi"/>
            <w:b/>
            <w:sz w:val="24"/>
            <w:szCs w:val="24"/>
            <w:lang w:val="en-CA"/>
          </w:rPr>
          <w:t xml:space="preserve"> – The modified Arrhenius equation with the missing term (Equation 10) gives </w:t>
        </w:r>
        <w:r>
          <w:rPr>
            <w:rFonts w:eastAsiaTheme="minorEastAsia" w:cstheme="minorHAnsi"/>
            <w:b/>
            <w:sz w:val="24"/>
            <w:szCs w:val="24"/>
            <w:lang w:val="en-CA"/>
          </w:rPr>
          <w:t xml:space="preserve">slight differences in modeled total daily </w:t>
        </w:r>
      </w:ins>
      <w:ins w:id="273" w:author="Bridget Kathleen Murphy" w:date="2020-01-22T11:56:00Z">
        <w:r>
          <w:rPr>
            <w:rFonts w:eastAsiaTheme="minorEastAsia" w:cstheme="minorHAnsi"/>
            <w:b/>
            <w:sz w:val="24"/>
            <w:szCs w:val="24"/>
            <w:lang w:val="en-CA"/>
          </w:rPr>
          <w:t>A</w:t>
        </w:r>
      </w:ins>
      <w:ins w:id="274" w:author="Bridget Kathleen Murphy" w:date="2020-01-22T13:56:00Z">
        <w:r w:rsidR="00A83843">
          <w:rPr>
            <w:rFonts w:eastAsiaTheme="minorEastAsia" w:cstheme="minorHAnsi"/>
            <w:b/>
            <w:sz w:val="24"/>
            <w:szCs w:val="24"/>
            <w:lang w:val="en-CA"/>
          </w:rPr>
          <w:t>/</w:t>
        </w:r>
      </w:ins>
      <w:ins w:id="275" w:author="Bridget Kathleen Murphy" w:date="2020-01-22T11:56:00Z">
        <w:r>
          <w:rPr>
            <w:rFonts w:eastAsiaTheme="minorEastAsia" w:cstheme="minorHAnsi"/>
            <w:b/>
            <w:sz w:val="24"/>
            <w:szCs w:val="24"/>
            <w:lang w:val="en-CA"/>
          </w:rPr>
          <w:t>R</w:t>
        </w:r>
      </w:ins>
      <w:ins w:id="276" w:author="Bridget Kathleen Murphy" w:date="2020-01-22T11:55:00Z">
        <w:r>
          <w:rPr>
            <w:rFonts w:eastAsiaTheme="minorEastAsia" w:cstheme="minorHAnsi"/>
            <w:b/>
            <w:sz w:val="24"/>
            <w:szCs w:val="24"/>
            <w:lang w:val="en-CA"/>
          </w:rPr>
          <w:t xml:space="preserve"> compared to Equation 3 for low R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 </w:t>
        </w:r>
        <w:r w:rsidRPr="00615D1B">
          <w:rPr>
            <w:rFonts w:eastAsiaTheme="minorEastAsia" w:cstheme="minorHAnsi"/>
            <w:b/>
            <w:sz w:val="24"/>
            <w:szCs w:val="24"/>
            <w:lang w:val="en-CA"/>
          </w:rPr>
          <w:t>“New” indicates Equation</w:t>
        </w:r>
        <w:r>
          <w:rPr>
            <w:rFonts w:eastAsiaTheme="minorEastAsia" w:cstheme="minorHAnsi"/>
            <w:b/>
            <w:sz w:val="24"/>
            <w:szCs w:val="24"/>
            <w:lang w:val="en-CA"/>
          </w:rPr>
          <w:t xml:space="preserve"> </w:t>
        </w:r>
        <w:r w:rsidRPr="00615D1B">
          <w:rPr>
            <w:rFonts w:eastAsiaTheme="minorEastAsia" w:cstheme="minorHAnsi"/>
            <w:b/>
            <w:sz w:val="24"/>
            <w:szCs w:val="24"/>
            <w:lang w:val="en-CA"/>
          </w:rPr>
          <w:t xml:space="preserve">10, “Old” indicates Equation 3.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ins>
      <w:ins w:id="277" w:author="Bridget Kathleen Murphy" w:date="2020-01-22T11:56:00Z">
        <w:r>
          <w:rPr>
            <w:rFonts w:eastAsiaTheme="minorEastAsia" w:cstheme="minorHAnsi"/>
            <w:b/>
            <w:sz w:val="24"/>
            <w:szCs w:val="24"/>
            <w:lang w:val="en-CA"/>
          </w:rPr>
          <w:t xml:space="preserve">R: respiration, </w:t>
        </w:r>
      </w:ins>
      <w:ins w:id="278" w:author="Bridget Kathleen Murphy" w:date="2020-01-22T11:55:00Z">
        <w:r>
          <w:rPr>
            <w:rFonts w:eastAsiaTheme="minorEastAsia" w:cstheme="minorHAnsi"/>
            <w:b/>
            <w:sz w:val="24"/>
            <w:szCs w:val="24"/>
            <w:lang w:val="en-CA"/>
          </w:rPr>
          <w:t>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w:t>
        </w:r>
      </w:ins>
      <w:ins w:id="279" w:author="Bridget Kathleen Murphy" w:date="2020-01-22T14:51:00Z">
        <w:r w:rsidR="0028651E">
          <w:rPr>
            <w:rFonts w:eastAsiaTheme="minorEastAsia" w:cstheme="minorHAnsi"/>
            <w:b/>
            <w:sz w:val="24"/>
            <w:szCs w:val="24"/>
            <w:lang w:val="en-CA"/>
          </w:rPr>
          <w:t xml:space="preserve"> respective</w:t>
        </w:r>
      </w:ins>
      <w:ins w:id="280" w:author="Bridget Kathleen Murphy" w:date="2020-01-22T11:55:00Z">
        <w:r>
          <w:rPr>
            <w:rFonts w:eastAsiaTheme="minorEastAsia" w:cstheme="minorHAnsi"/>
            <w:b/>
            <w:sz w:val="24"/>
            <w:szCs w:val="24"/>
            <w:lang w:val="en-CA"/>
          </w:rPr>
          <w:t xml:space="preserve"> modeled slopes and intercepts</w:t>
        </w:r>
        <w:r w:rsidRPr="00615D1B">
          <w:rPr>
            <w:rFonts w:eastAsiaTheme="minorEastAsia" w:cstheme="minorHAnsi"/>
            <w:b/>
            <w:sz w:val="24"/>
            <w:szCs w:val="24"/>
            <w:lang w:val="en-CA"/>
          </w:rPr>
          <w:t>.</w:t>
        </w:r>
      </w:ins>
    </w:p>
    <w:p w14:paraId="3D7C8E68" w14:textId="77777777" w:rsidR="003D1A1F" w:rsidRDefault="003D1A1F" w:rsidP="002B0AA8">
      <w:pPr>
        <w:spacing w:after="0" w:line="360" w:lineRule="auto"/>
        <w:rPr>
          <w:ins w:id="281" w:author="Joseph Stinziano" w:date="2020-01-21T07:28:00Z"/>
          <w:rFonts w:eastAsiaTheme="minorEastAsia" w:cstheme="minorHAnsi"/>
          <w:sz w:val="24"/>
          <w:szCs w:val="24"/>
          <w:lang w:val="en-CA"/>
        </w:rPr>
      </w:pPr>
    </w:p>
    <w:p w14:paraId="1BF3B5F2" w14:textId="31EF67FC" w:rsidR="00B42856" w:rsidRDefault="003D1A1F" w:rsidP="002B0AA8">
      <w:pPr>
        <w:spacing w:after="0" w:line="360" w:lineRule="auto"/>
        <w:rPr>
          <w:ins w:id="282" w:author="Bridget Kathleen Murphy" w:date="2020-01-22T14:20:00Z"/>
          <w:rFonts w:eastAsiaTheme="minorEastAsia" w:cstheme="minorHAnsi"/>
          <w:sz w:val="24"/>
          <w:szCs w:val="24"/>
          <w:lang w:val="en-CA"/>
        </w:rPr>
      </w:pPr>
      <w:ins w:id="283" w:author="Bridget Kathleen Murphy" w:date="2020-01-22T14:19:00Z">
        <w:r>
          <w:rPr>
            <w:rFonts w:eastAsiaTheme="minorEastAsia" w:cstheme="minorHAnsi"/>
            <w:sz w:val="24"/>
            <w:szCs w:val="24"/>
            <w:lang w:val="en-CA"/>
          </w:rPr>
          <w:t>Lastly, total daily carbon (C) gain was</w:t>
        </w:r>
      </w:ins>
      <w:ins w:id="284" w:author="Bridget Kathleen Murphy" w:date="2020-01-22T14:32:00Z">
        <w:r w:rsidR="00DE616C">
          <w:rPr>
            <w:rFonts w:eastAsiaTheme="minorEastAsia" w:cstheme="minorHAnsi"/>
            <w:sz w:val="24"/>
            <w:szCs w:val="24"/>
            <w:lang w:val="en-CA"/>
          </w:rPr>
          <w:t xml:space="preserve"> also</w:t>
        </w:r>
      </w:ins>
      <w:ins w:id="285" w:author="Bridget Kathleen Murphy" w:date="2020-01-22T14:19:00Z">
        <w:r>
          <w:rPr>
            <w:rFonts w:eastAsiaTheme="minorEastAsia" w:cstheme="minorHAnsi"/>
            <w:sz w:val="24"/>
            <w:szCs w:val="24"/>
            <w:lang w:val="en-CA"/>
          </w:rPr>
          <w:t xml:space="preserve"> comp</w:t>
        </w:r>
      </w:ins>
      <w:ins w:id="286" w:author="Bridget Kathleen Murphy" w:date="2020-01-22T14:20:00Z">
        <w:r>
          <w:rPr>
            <w:rFonts w:eastAsiaTheme="minorEastAsia" w:cstheme="minorHAnsi"/>
            <w:sz w:val="24"/>
            <w:szCs w:val="24"/>
            <w:lang w:val="en-CA"/>
          </w:rPr>
          <w:t xml:space="preserve">ared between models with different thermal response parameters. </w:t>
        </w:r>
      </w:ins>
      <w:ins w:id="287" w:author="Bridget Kathleen Murphy" w:date="2020-01-22T14:21:00Z">
        <w:r>
          <w:rPr>
            <w:rFonts w:eastAsiaTheme="minorEastAsia" w:cstheme="minorHAnsi"/>
            <w:sz w:val="24"/>
            <w:szCs w:val="24"/>
            <w:lang w:val="en-CA"/>
          </w:rPr>
          <w:t>Using a fixed H</w:t>
        </w:r>
        <w:r>
          <w:rPr>
            <w:rFonts w:eastAsiaTheme="minorEastAsia" w:cstheme="minorHAnsi"/>
            <w:sz w:val="24"/>
            <w:szCs w:val="24"/>
            <w:vertAlign w:val="subscript"/>
            <w:lang w:val="en-CA"/>
          </w:rPr>
          <w:t xml:space="preserve">d </w:t>
        </w:r>
        <w:r>
          <w:rPr>
            <w:rFonts w:eastAsiaTheme="minorEastAsia" w:cstheme="minorHAnsi"/>
            <w:sz w:val="24"/>
            <w:szCs w:val="24"/>
            <w:lang w:val="en-CA"/>
          </w:rPr>
          <w:t>of 200 kJ mol</w:t>
        </w:r>
      </w:ins>
      <w:ins w:id="288" w:author="Bridget Kathleen Murphy" w:date="2020-01-22T14:22:00Z">
        <w:r>
          <w:rPr>
            <w:rFonts w:eastAsiaTheme="minorEastAsia" w:cstheme="minorHAnsi"/>
            <w:sz w:val="24"/>
            <w:szCs w:val="24"/>
            <w:vertAlign w:val="superscript"/>
            <w:lang w:val="en-CA"/>
          </w:rPr>
          <w:t>-1</w:t>
        </w:r>
        <w:r>
          <w:rPr>
            <w:rFonts w:eastAsiaTheme="minorEastAsia" w:cstheme="minorHAnsi"/>
            <w:sz w:val="24"/>
            <w:szCs w:val="24"/>
            <w:lang w:val="en-CA"/>
          </w:rPr>
          <w:t xml:space="preserve">, the low respiration model </w:t>
        </w:r>
        <w:r w:rsidR="00DE616C">
          <w:rPr>
            <w:rFonts w:eastAsiaTheme="minorEastAsia" w:cstheme="minorHAnsi"/>
            <w:sz w:val="24"/>
            <w:szCs w:val="24"/>
            <w:lang w:val="en-CA"/>
          </w:rPr>
          <w:t xml:space="preserve">of total C gain had a slope of </w:t>
        </w:r>
      </w:ins>
      <w:ins w:id="289" w:author="Bridget Kathleen Murphy" w:date="2020-01-22T14:23:00Z">
        <w:r w:rsidR="00DE616C">
          <w:rPr>
            <w:rFonts w:eastAsiaTheme="minorEastAsia" w:cstheme="minorHAnsi"/>
            <w:sz w:val="24"/>
            <w:szCs w:val="24"/>
            <w:lang w:val="en-CA"/>
          </w:rPr>
          <w:t xml:space="preserve">0.978 </w:t>
        </w:r>
      </w:ins>
      <w:ins w:id="290" w:author="Bridget Kathleen Murphy" w:date="2020-01-22T14:24:00Z">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7.445</w:t>
        </w:r>
      </w:ins>
      <w:ins w:id="291" w:author="Bridget Kathleen Murphy" w:date="2020-01-22T14:23:00Z">
        <w:r w:rsidR="00DE616C">
          <w:rPr>
            <w:rFonts w:eastAsiaTheme="minorEastAsia" w:cstheme="minorHAnsi"/>
            <w:sz w:val="24"/>
            <w:szCs w:val="24"/>
            <w:lang w:val="en-CA"/>
          </w:rPr>
          <w:t xml:space="preserve"> </w:t>
        </w:r>
      </w:ins>
      <w:ins w:id="292" w:author="Bridget Kathleen Murphy" w:date="2020-01-22T14:24:00Z">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w:t>
        </w:r>
      </w:ins>
      <w:ins w:id="293" w:author="Bridget Kathleen Murphy" w:date="2020-01-22T14:25:00Z">
        <w:r w:rsidR="00DE616C">
          <w:rPr>
            <w:rFonts w:eastAsiaTheme="minorEastAsia" w:cstheme="minorHAnsi"/>
            <w:sz w:val="24"/>
            <w:szCs w:val="24"/>
            <w:lang w:val="en-CA"/>
          </w:rPr>
          <w:t>7</w:t>
        </w:r>
      </w:ins>
      <w:ins w:id="294" w:author="Bridget Kathleen Murphy" w:date="2020-01-22T14:24:00Z">
        <w:r w:rsidR="00DE616C">
          <w:rPr>
            <w:rFonts w:eastAsiaTheme="minorEastAsia" w:cstheme="minorHAnsi"/>
            <w:sz w:val="24"/>
            <w:szCs w:val="24"/>
            <w:lang w:val="en-CA"/>
          </w:rPr>
          <w:t>.</w:t>
        </w:r>
      </w:ins>
      <w:ins w:id="295" w:author="Bridget Kathleen Murphy" w:date="2020-01-22T14:25:00Z">
        <w:r w:rsidR="00DE616C">
          <w:rPr>
            <w:rFonts w:eastAsiaTheme="minorEastAsia" w:cstheme="minorHAnsi"/>
            <w:sz w:val="24"/>
            <w:szCs w:val="24"/>
            <w:lang w:val="en-CA"/>
          </w:rPr>
          <w:t>609</w:t>
        </w:r>
      </w:ins>
      <w:ins w:id="296" w:author="Bridget Kathleen Murphy" w:date="2020-01-22T14:24: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w:t>
        </w:r>
      </w:ins>
      <w:ins w:id="297" w:author="Bridget Kathleen Murphy" w:date="2020-01-22T14:25:00Z">
        <w:r w:rsidR="00DE616C">
          <w:rPr>
            <w:rFonts w:eastAsiaTheme="minorEastAsia" w:cstheme="minorHAnsi"/>
            <w:sz w:val="24"/>
            <w:szCs w:val="24"/>
            <w:vertAlign w:val="superscript"/>
          </w:rPr>
          <w:t>5</w:t>
        </w:r>
      </w:ins>
      <w:ins w:id="298" w:author="Bridget Kathleen Murphy" w:date="2020-01-22T14:24:00Z">
        <w:r w:rsidR="00DE616C">
          <w:rPr>
            <w:rFonts w:eastAsiaTheme="minorEastAsia" w:cstheme="minorHAnsi"/>
            <w:sz w:val="24"/>
            <w:szCs w:val="24"/>
          </w:rPr>
          <w:t xml:space="preserve"> </w:t>
        </w:r>
      </w:ins>
      <w:ins w:id="299" w:author="Bridget Kathleen Murphy" w:date="2020-01-22T14:26:00Z">
        <w:r w:rsidR="00DE616C">
          <w:rPr>
            <w:rFonts w:eastAsiaTheme="minorEastAsia" w:cstheme="minorHAnsi"/>
            <w:sz w:val="24"/>
            <w:szCs w:val="24"/>
          </w:rPr>
          <w:t>(approximat</w:t>
        </w:r>
      </w:ins>
      <w:ins w:id="300" w:author="Bridget Kathleen Murphy" w:date="2020-01-22T14:27:00Z">
        <w:r w:rsidR="00DE616C">
          <w:rPr>
            <w:rFonts w:eastAsiaTheme="minorEastAsia" w:cstheme="minorHAnsi"/>
            <w:sz w:val="24"/>
            <w:szCs w:val="24"/>
          </w:rPr>
          <w:t xml:space="preserve">ely 2% of modeled C gain) </w:t>
        </w:r>
      </w:ins>
      <w:ins w:id="301" w:author="Bridget Kathleen Murphy" w:date="2020-01-22T14:23:00Z">
        <w:r w:rsidR="00DE616C">
          <w:rPr>
            <w:rFonts w:eastAsiaTheme="minorEastAsia" w:cstheme="minorHAnsi"/>
            <w:sz w:val="24"/>
            <w:szCs w:val="24"/>
          </w:rPr>
          <w:t>(</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w:t>
        </w:r>
      </w:ins>
      <w:ins w:id="302" w:author="Bridget Kathleen Murphy" w:date="2020-01-22T14:26:00Z">
        <w:r w:rsidR="00DE616C">
          <w:rPr>
            <w:rFonts w:eastAsiaTheme="minorEastAsia" w:cstheme="minorHAnsi"/>
            <w:sz w:val="24"/>
            <w:szCs w:val="24"/>
            <w:vertAlign w:val="subscript"/>
            <w:lang w:val="en-CA"/>
          </w:rPr>
          <w:t>898</w:t>
        </w:r>
      </w:ins>
      <w:ins w:id="303" w:author="Bridget Kathleen Murphy" w:date="2020-01-22T14:23:00Z">
        <w:r w:rsidR="00DE616C">
          <w:rPr>
            <w:rFonts w:eastAsiaTheme="minorEastAsia" w:cstheme="minorHAnsi"/>
            <w:sz w:val="24"/>
            <w:szCs w:val="24"/>
            <w:lang w:val="en-CA"/>
          </w:rPr>
          <w:t xml:space="preserve"> = </w:t>
        </w:r>
      </w:ins>
      <w:ins w:id="304" w:author="Bridget Kathleen Murphy" w:date="2020-01-22T14:26:00Z">
        <w:r w:rsidR="00DE616C">
          <w:rPr>
            <w:rFonts w:eastAsiaTheme="minorEastAsia" w:cstheme="minorHAnsi"/>
            <w:sz w:val="24"/>
            <w:szCs w:val="24"/>
            <w:lang w:val="en-CA"/>
          </w:rPr>
          <w:t>1.726</w:t>
        </w:r>
      </w:ins>
      <w:ins w:id="305" w:author="Bridget Kathleen Murphy" w:date="2020-01-22T14:23: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ins>
      <w:ins w:id="306" w:author="Bridget Kathleen Murphy" w:date="2020-01-22T14:26:00Z">
        <w:r w:rsidR="00DE616C">
          <w:rPr>
            <w:rFonts w:eastAsiaTheme="minorEastAsia" w:cstheme="minorHAnsi"/>
            <w:sz w:val="24"/>
            <w:szCs w:val="24"/>
            <w:vertAlign w:val="superscript"/>
          </w:rPr>
          <w:t>6</w:t>
        </w:r>
      </w:ins>
      <w:ins w:id="307" w:author="Bridget Kathleen Murphy" w:date="2020-01-22T14:23:00Z">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w:t>
        </w:r>
      </w:ins>
      <w:ins w:id="308" w:author="Bridget Kathleen Murphy" w:date="2020-01-22T14:26:00Z">
        <w:r w:rsidR="00DE616C">
          <w:rPr>
            <w:rFonts w:eastAsiaTheme="minorEastAsia" w:cstheme="minorHAnsi"/>
            <w:sz w:val="24"/>
            <w:szCs w:val="24"/>
          </w:rPr>
          <w:t>5</w:t>
        </w:r>
      </w:ins>
      <w:ins w:id="309" w:author="Bridget Kathleen Murphy" w:date="2020-01-22T14:23:00Z">
        <w:r w:rsidR="00DE616C">
          <w:rPr>
            <w:rFonts w:eastAsiaTheme="minorEastAsia" w:cstheme="minorHAnsi"/>
            <w:sz w:val="24"/>
            <w:szCs w:val="24"/>
          </w:rPr>
          <w:t xml:space="preserve">;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w:t>
        </w:r>
      </w:ins>
      <w:ins w:id="310" w:author="Bridget Kathleen Murphy" w:date="2020-01-22T14:27:00Z">
        <w:r w:rsidR="00DE616C">
          <w:rPr>
            <w:rFonts w:eastAsiaTheme="minorEastAsia" w:cstheme="minorHAnsi"/>
            <w:sz w:val="24"/>
            <w:szCs w:val="24"/>
          </w:rPr>
          <w:t xml:space="preserve"> (Fig 6b). </w:t>
        </w:r>
      </w:ins>
      <w:ins w:id="311" w:author="Bridget Kathleen Murphy" w:date="2020-01-22T14:32:00Z">
        <w:r w:rsidR="00891366">
          <w:rPr>
            <w:rFonts w:eastAsiaTheme="minorEastAsia" w:cstheme="minorHAnsi"/>
            <w:sz w:val="24"/>
            <w:szCs w:val="24"/>
          </w:rPr>
          <w:t>Likewise</w:t>
        </w:r>
      </w:ins>
      <w:ins w:id="312" w:author="Bridget Kathleen Murphy" w:date="2020-01-22T14:28:00Z">
        <w:r w:rsidR="00DE616C">
          <w:rPr>
            <w:rFonts w:eastAsiaTheme="minorEastAsia" w:cstheme="minorHAnsi"/>
            <w:sz w:val="24"/>
            <w:szCs w:val="24"/>
          </w:rPr>
          <w:t xml:space="preserve">, the high respiration of total C gain had a slope of </w:t>
        </w:r>
      </w:ins>
      <w:ins w:id="313" w:author="Bridget Kathleen Murphy" w:date="2020-01-22T14:29:00Z">
        <w:r w:rsidR="00DE616C">
          <w:rPr>
            <w:rFonts w:eastAsiaTheme="minorEastAsia" w:cstheme="minorHAnsi"/>
            <w:sz w:val="24"/>
            <w:szCs w:val="24"/>
          </w:rPr>
          <w:t xml:space="preserve">0.979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7.</w:t>
        </w:r>
      </w:ins>
      <w:ins w:id="314" w:author="Bridget Kathleen Murphy" w:date="2020-01-22T14:30:00Z">
        <w:r w:rsidR="00DE616C">
          <w:rPr>
            <w:rFonts w:eastAsiaTheme="minorEastAsia" w:cstheme="minorHAnsi"/>
            <w:sz w:val="24"/>
            <w:szCs w:val="24"/>
            <w:lang w:val="en-CA"/>
          </w:rPr>
          <w:t>261</w:t>
        </w:r>
      </w:ins>
      <w:ins w:id="315" w:author="Bridget Kathleen Murphy" w:date="2020-01-22T14:29: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ins>
      <w:ins w:id="316" w:author="Bridget Kathleen Murphy" w:date="2020-01-22T14:30:00Z">
        <w:r w:rsidR="00DE616C">
          <w:rPr>
            <w:rFonts w:eastAsiaTheme="minorEastAsia" w:cstheme="minorHAnsi"/>
            <w:sz w:val="24"/>
            <w:szCs w:val="24"/>
            <w:vertAlign w:val="superscript"/>
          </w:rPr>
          <w:t xml:space="preserve"> </w:t>
        </w:r>
        <w:r w:rsidR="00DE616C">
          <w:rPr>
            <w:rFonts w:eastAsiaTheme="minorEastAsia" w:cstheme="minorHAnsi"/>
            <w:sz w:val="24"/>
            <w:szCs w:val="24"/>
          </w:rPr>
          <w:t xml:space="preserve">and an intercept of 0.001 </w:t>
        </w:r>
        <w:r w:rsidR="00DE616C" w:rsidRPr="005C3801">
          <w:rPr>
            <w:rFonts w:eastAsiaTheme="minorEastAsia" w:cstheme="minorHAnsi"/>
            <w:sz w:val="24"/>
            <w:szCs w:val="24"/>
            <w:lang w:val="en-CA"/>
          </w:rPr>
          <w:t>±</w:t>
        </w:r>
        <w:r w:rsidR="00DE616C">
          <w:rPr>
            <w:rFonts w:eastAsiaTheme="minorEastAsia" w:cstheme="minorHAnsi"/>
            <w:sz w:val="24"/>
            <w:szCs w:val="24"/>
            <w:lang w:val="en-CA"/>
          </w:rPr>
          <w:t xml:space="preserve"> </w:t>
        </w:r>
      </w:ins>
      <w:ins w:id="317" w:author="Bridget Kathleen Murphy" w:date="2020-01-22T14:31:00Z">
        <w:r w:rsidR="00DE616C">
          <w:rPr>
            <w:rFonts w:eastAsiaTheme="minorEastAsia" w:cstheme="minorHAnsi"/>
            <w:sz w:val="24"/>
            <w:szCs w:val="24"/>
            <w:lang w:val="en-CA"/>
          </w:rPr>
          <w:t>1</w:t>
        </w:r>
      </w:ins>
      <w:ins w:id="318" w:author="Bridget Kathleen Murphy" w:date="2020-01-22T14:30:00Z">
        <w:r w:rsidR="00DE616C">
          <w:rPr>
            <w:rFonts w:eastAsiaTheme="minorEastAsia" w:cstheme="minorHAnsi"/>
            <w:sz w:val="24"/>
            <w:szCs w:val="24"/>
            <w:lang w:val="en-CA"/>
          </w:rPr>
          <w:t>.</w:t>
        </w:r>
      </w:ins>
      <w:ins w:id="319" w:author="Bridget Kathleen Murphy" w:date="2020-01-22T14:31:00Z">
        <w:r w:rsidR="00DE616C">
          <w:rPr>
            <w:rFonts w:eastAsiaTheme="minorEastAsia" w:cstheme="minorHAnsi"/>
            <w:sz w:val="24"/>
            <w:szCs w:val="24"/>
            <w:lang w:val="en-CA"/>
          </w:rPr>
          <w:t>116</w:t>
        </w:r>
      </w:ins>
      <w:ins w:id="320" w:author="Bridget Kathleen Murphy" w:date="2020-01-22T14:30:00Z">
        <w:r w:rsidR="00DE616C">
          <w:rPr>
            <w:rFonts w:eastAsiaTheme="minorEastAsia" w:cstheme="minorHAnsi"/>
            <w:sz w:val="24"/>
            <w:szCs w:val="24"/>
            <w:lang w:val="en-CA"/>
          </w:rPr>
          <w:t xml:space="preserve"> </w:t>
        </w:r>
        <w:r w:rsidR="00DE616C" w:rsidRPr="005C3801">
          <w:rPr>
            <w:rFonts w:eastAsiaTheme="minorEastAsia" w:cstheme="minorHAnsi"/>
            <w:sz w:val="24"/>
            <w:szCs w:val="24"/>
          </w:rPr>
          <w:t>∙ 10</w:t>
        </w:r>
        <w:r w:rsidR="00DE616C">
          <w:rPr>
            <w:rFonts w:eastAsiaTheme="minorEastAsia" w:cstheme="minorHAnsi"/>
            <w:sz w:val="24"/>
            <w:szCs w:val="24"/>
            <w:vertAlign w:val="superscript"/>
          </w:rPr>
          <w:t>-4</w:t>
        </w:r>
        <w:r w:rsidR="00DE616C">
          <w:rPr>
            <w:rFonts w:eastAsiaTheme="minorEastAsia" w:cstheme="minorHAnsi"/>
            <w:sz w:val="24"/>
            <w:szCs w:val="24"/>
          </w:rPr>
          <w:t xml:space="preserve"> </w:t>
        </w:r>
      </w:ins>
      <w:ins w:id="321" w:author="Bridget Kathleen Murphy" w:date="2020-01-22T14:31:00Z">
        <w:r w:rsidR="00DE616C">
          <w:rPr>
            <w:rFonts w:eastAsiaTheme="minorEastAsia" w:cstheme="minorHAnsi"/>
            <w:sz w:val="24"/>
            <w:szCs w:val="24"/>
          </w:rPr>
          <w:t xml:space="preserve">(approximately 2% of </w:t>
        </w:r>
        <w:r w:rsidR="00DE616C">
          <w:rPr>
            <w:rFonts w:eastAsiaTheme="minorEastAsia" w:cstheme="minorHAnsi"/>
            <w:sz w:val="24"/>
            <w:szCs w:val="24"/>
          </w:rPr>
          <w:lastRenderedPageBreak/>
          <w:t>modeled C gain) (</w:t>
        </w:r>
        <w:r w:rsidR="00DE616C">
          <w:rPr>
            <w:rFonts w:eastAsiaTheme="minorEastAsia" w:cstheme="minorHAnsi"/>
            <w:i/>
            <w:sz w:val="24"/>
            <w:szCs w:val="24"/>
            <w:lang w:val="en-CA"/>
          </w:rPr>
          <w:t>F</w:t>
        </w:r>
        <w:r w:rsidR="00DE616C">
          <w:rPr>
            <w:rFonts w:eastAsiaTheme="minorEastAsia" w:cstheme="minorHAnsi"/>
            <w:sz w:val="24"/>
            <w:szCs w:val="24"/>
            <w:vertAlign w:val="subscript"/>
            <w:lang w:val="en-CA"/>
          </w:rPr>
          <w:t>1,898</w:t>
        </w:r>
        <w:r w:rsidR="00DE616C">
          <w:rPr>
            <w:rFonts w:eastAsiaTheme="minorEastAsia" w:cstheme="minorHAnsi"/>
            <w:sz w:val="24"/>
            <w:szCs w:val="24"/>
            <w:lang w:val="en-CA"/>
          </w:rPr>
          <w:t xml:space="preserve"> = 1.821 </w:t>
        </w:r>
        <w:r w:rsidR="00DE616C" w:rsidRPr="005C3801">
          <w:rPr>
            <w:rFonts w:eastAsiaTheme="minorEastAsia" w:cstheme="minorHAnsi"/>
            <w:sz w:val="24"/>
            <w:szCs w:val="24"/>
          </w:rPr>
          <w:t>∙ 10</w:t>
        </w:r>
        <w:r w:rsidR="00DE616C">
          <w:rPr>
            <w:rFonts w:eastAsiaTheme="minorEastAsia" w:cstheme="minorHAnsi"/>
            <w:sz w:val="24"/>
            <w:szCs w:val="24"/>
            <w:vertAlign w:val="superscript"/>
          </w:rPr>
          <w:t>6</w:t>
        </w:r>
        <w:r w:rsidR="00DE616C">
          <w:rPr>
            <w:rFonts w:eastAsiaTheme="minorEastAsia" w:cstheme="minorHAnsi"/>
            <w:sz w:val="24"/>
            <w:szCs w:val="24"/>
          </w:rPr>
          <w:t>, R</w:t>
        </w:r>
        <w:r w:rsidR="00DE616C">
          <w:rPr>
            <w:rFonts w:eastAsiaTheme="minorEastAsia" w:cstheme="minorHAnsi"/>
            <w:sz w:val="24"/>
            <w:szCs w:val="24"/>
            <w:vertAlign w:val="superscript"/>
          </w:rPr>
          <w:t>2</w:t>
        </w:r>
        <w:r w:rsidR="00DE616C">
          <w:rPr>
            <w:rFonts w:eastAsiaTheme="minorEastAsia" w:cstheme="minorHAnsi"/>
            <w:sz w:val="24"/>
            <w:szCs w:val="24"/>
          </w:rPr>
          <w:t xml:space="preserve"> = 0.9995; </w:t>
        </w:r>
        <w:r w:rsidR="00DE616C">
          <w:rPr>
            <w:rFonts w:eastAsiaTheme="minorEastAsia" w:cstheme="minorHAnsi"/>
            <w:i/>
            <w:sz w:val="24"/>
            <w:szCs w:val="24"/>
          </w:rPr>
          <w:t xml:space="preserve">P </w:t>
        </w:r>
        <w:r w:rsidR="00DE616C">
          <w:rPr>
            <w:rFonts w:eastAsiaTheme="minorEastAsia" w:cstheme="minorHAnsi"/>
            <w:sz w:val="24"/>
            <w:szCs w:val="24"/>
          </w:rPr>
          <w:t xml:space="preserve">&lt;2.2 </w:t>
        </w:r>
        <w:r w:rsidR="00DE616C" w:rsidRPr="005C3801">
          <w:rPr>
            <w:rFonts w:eastAsiaTheme="minorEastAsia" w:cstheme="minorHAnsi"/>
            <w:sz w:val="24"/>
            <w:szCs w:val="24"/>
          </w:rPr>
          <w:t>∙ 10</w:t>
        </w:r>
        <w:r w:rsidR="00DE616C">
          <w:rPr>
            <w:rFonts w:eastAsiaTheme="minorEastAsia" w:cstheme="minorHAnsi"/>
            <w:sz w:val="24"/>
            <w:szCs w:val="24"/>
            <w:vertAlign w:val="superscript"/>
          </w:rPr>
          <w:t>-16</w:t>
        </w:r>
        <w:r w:rsidR="00DE616C">
          <w:rPr>
            <w:rFonts w:eastAsiaTheme="minorEastAsia" w:cstheme="minorHAnsi"/>
            <w:sz w:val="24"/>
            <w:szCs w:val="24"/>
          </w:rPr>
          <w:t xml:space="preserve">) (Fig 6d). </w:t>
        </w:r>
      </w:ins>
      <w:ins w:id="322" w:author="Bridget Kathleen Murphy" w:date="2020-01-22T14:44:00Z">
        <w:r w:rsidR="0028651E">
          <w:rPr>
            <w:rFonts w:eastAsiaTheme="minorEastAsia" w:cstheme="minorHAnsi"/>
            <w:sz w:val="24"/>
            <w:szCs w:val="24"/>
          </w:rPr>
          <w:t xml:space="preserve">This can be compared to </w:t>
        </w:r>
      </w:ins>
      <w:ins w:id="323" w:author="Bridget Kathleen Murphy" w:date="2020-01-22T14:45:00Z">
        <w:r w:rsidR="0028651E">
          <w:rPr>
            <w:rFonts w:eastAsiaTheme="minorEastAsia" w:cstheme="minorHAnsi"/>
            <w:sz w:val="24"/>
            <w:szCs w:val="24"/>
          </w:rPr>
          <w:t>a variable H</w:t>
        </w:r>
        <w:r w:rsidR="0028651E">
          <w:rPr>
            <w:rFonts w:eastAsiaTheme="minorEastAsia" w:cstheme="minorHAnsi"/>
            <w:sz w:val="24"/>
            <w:szCs w:val="24"/>
            <w:vertAlign w:val="subscript"/>
          </w:rPr>
          <w:t>d</w:t>
        </w:r>
        <w:r w:rsidR="0028651E">
          <w:rPr>
            <w:rFonts w:eastAsiaTheme="minorEastAsia" w:cstheme="minorHAnsi"/>
            <w:sz w:val="24"/>
            <w:szCs w:val="24"/>
          </w:rPr>
          <w:t>; starting with the low respiration model, total C gain had a slope of 0.98</w:t>
        </w:r>
      </w:ins>
      <w:ins w:id="324" w:author="Bridget Kathleen Murphy" w:date="2020-01-22T14:46:00Z">
        <w:r w:rsidR="0028651E">
          <w:rPr>
            <w:rFonts w:eastAsiaTheme="minorEastAsia" w:cstheme="minorHAnsi"/>
            <w:sz w:val="24"/>
            <w:szCs w:val="24"/>
          </w:rPr>
          <w:t xml:space="preserve">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9.555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w:t>
        </w:r>
      </w:ins>
      <w:ins w:id="325" w:author="Bridget Kathleen Murphy" w:date="2020-01-22T14:45:00Z">
        <w:r w:rsidR="0028651E">
          <w:rPr>
            <w:rFonts w:eastAsiaTheme="minorEastAsia" w:cstheme="minorHAnsi"/>
            <w:sz w:val="24"/>
            <w:szCs w:val="24"/>
          </w:rPr>
          <w:t xml:space="preserve"> </w:t>
        </w:r>
      </w:ins>
      <w:ins w:id="326" w:author="Bridget Kathleen Murphy" w:date="2020-01-22T14:46:00Z">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w:t>
        </w:r>
      </w:ins>
      <w:ins w:id="327" w:author="Bridget Kathleen Murphy" w:date="2020-01-22T14:47:00Z">
        <w:r w:rsidR="0028651E">
          <w:rPr>
            <w:rFonts w:eastAsiaTheme="minorEastAsia" w:cstheme="minorHAnsi"/>
            <w:sz w:val="24"/>
            <w:szCs w:val="24"/>
            <w:lang w:val="en-CA"/>
          </w:rPr>
          <w:t>1</w:t>
        </w:r>
      </w:ins>
      <w:ins w:id="328" w:author="Bridget Kathleen Murphy" w:date="2020-01-22T14:46:00Z">
        <w:r w:rsidR="0028651E">
          <w:rPr>
            <w:rFonts w:eastAsiaTheme="minorEastAsia" w:cstheme="minorHAnsi"/>
            <w:sz w:val="24"/>
            <w:szCs w:val="24"/>
            <w:lang w:val="en-CA"/>
          </w:rPr>
          <w:t>.</w:t>
        </w:r>
      </w:ins>
      <w:ins w:id="329" w:author="Bridget Kathleen Murphy" w:date="2020-01-22T14:47:00Z">
        <w:r w:rsidR="0028651E">
          <w:rPr>
            <w:rFonts w:eastAsiaTheme="minorEastAsia" w:cstheme="minorHAnsi"/>
            <w:sz w:val="24"/>
            <w:szCs w:val="24"/>
            <w:lang w:val="en-CA"/>
          </w:rPr>
          <w:t>223</w:t>
        </w:r>
      </w:ins>
      <w:ins w:id="330" w:author="Bridget Kathleen Murphy" w:date="2020-01-22T14:46:00Z">
        <w:r w:rsidR="0028651E">
          <w:rPr>
            <w:rFonts w:eastAsiaTheme="minorEastAsia" w:cstheme="minorHAnsi"/>
            <w:sz w:val="24"/>
            <w:szCs w:val="24"/>
            <w:lang w:val="en-CA"/>
          </w:rPr>
          <w:t xml:space="preserve"> </w:t>
        </w:r>
        <w:r w:rsidR="0028651E" w:rsidRPr="005C3801">
          <w:rPr>
            <w:rFonts w:eastAsiaTheme="minorEastAsia" w:cstheme="minorHAnsi"/>
            <w:sz w:val="24"/>
            <w:szCs w:val="24"/>
          </w:rPr>
          <w:t>∙ 10</w:t>
        </w:r>
        <w:r w:rsidR="0028651E">
          <w:rPr>
            <w:rFonts w:eastAsiaTheme="minorEastAsia" w:cstheme="minorHAnsi"/>
            <w:sz w:val="24"/>
            <w:szCs w:val="24"/>
            <w:vertAlign w:val="superscript"/>
          </w:rPr>
          <w:t>-</w:t>
        </w:r>
      </w:ins>
      <w:ins w:id="331" w:author="Bridget Kathleen Murphy" w:date="2020-01-22T14:47:00Z">
        <w:r w:rsidR="0028651E">
          <w:rPr>
            <w:rFonts w:eastAsiaTheme="minorEastAsia" w:cstheme="minorHAnsi"/>
            <w:sz w:val="24"/>
            <w:szCs w:val="24"/>
            <w:vertAlign w:val="superscript"/>
          </w:rPr>
          <w:t>3</w:t>
        </w:r>
      </w:ins>
      <w:ins w:id="332" w:author="Bridget Kathleen Murphy" w:date="2020-01-22T14:46:00Z">
        <w:r w:rsidR="0028651E">
          <w:rPr>
            <w:rFonts w:eastAsiaTheme="minorEastAsia" w:cstheme="minorHAnsi"/>
            <w:sz w:val="24"/>
            <w:szCs w:val="24"/>
          </w:rPr>
          <w:t xml:space="preserve"> </w:t>
        </w:r>
      </w:ins>
      <w:ins w:id="333" w:author="Bridget Kathleen Murphy" w:date="2020-01-22T14:47:00Z">
        <w:r w:rsidR="0028651E">
          <w:rPr>
            <w:rFonts w:eastAsiaTheme="minorEastAsia" w:cstheme="minorHAnsi"/>
            <w:sz w:val="24"/>
            <w:szCs w:val="24"/>
          </w:rPr>
          <w:t>(</w:t>
        </w:r>
      </w:ins>
      <w:ins w:id="334" w:author="Bridget Kathleen Murphy" w:date="2020-01-22T14:48:00Z">
        <w:r w:rsidR="0028651E">
          <w:rPr>
            <w:rFonts w:eastAsiaTheme="minorEastAsia" w:cstheme="minorHAnsi"/>
            <w:sz w:val="24"/>
            <w:szCs w:val="24"/>
          </w:rPr>
          <w:t xml:space="preserve">approximately 1.5% of modeled C gain) </w:t>
        </w:r>
      </w:ins>
      <w:ins w:id="335" w:author="Bridget Kathleen Murphy" w:date="2020-01-22T14:46:00Z">
        <w:r w:rsidR="0028651E">
          <w:rPr>
            <w:rFonts w:eastAsiaTheme="minorEastAsia" w:cstheme="minorHAnsi"/>
            <w:sz w:val="24"/>
            <w:szCs w:val="24"/>
          </w:rPr>
          <w:t>(</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w:t>
        </w:r>
      </w:ins>
      <w:ins w:id="336" w:author="Bridget Kathleen Murphy" w:date="2020-01-22T14:47:00Z">
        <w:r w:rsidR="0028651E">
          <w:rPr>
            <w:rFonts w:eastAsiaTheme="minorEastAsia" w:cstheme="minorHAnsi"/>
            <w:sz w:val="24"/>
            <w:szCs w:val="24"/>
            <w:vertAlign w:val="subscript"/>
            <w:lang w:val="en-CA"/>
          </w:rPr>
          <w:t>556</w:t>
        </w:r>
      </w:ins>
      <w:ins w:id="337" w:author="Bridget Kathleen Murphy" w:date="2020-01-22T14:46:00Z">
        <w:r w:rsidR="0028651E">
          <w:rPr>
            <w:rFonts w:eastAsiaTheme="minorEastAsia" w:cstheme="minorHAnsi"/>
            <w:sz w:val="24"/>
            <w:szCs w:val="24"/>
            <w:lang w:val="en-CA"/>
          </w:rPr>
          <w:t xml:space="preserve"> = 1.</w:t>
        </w:r>
      </w:ins>
      <w:ins w:id="338" w:author="Bridget Kathleen Murphy" w:date="2020-01-22T14:47:00Z">
        <w:r w:rsidR="0028651E">
          <w:rPr>
            <w:rFonts w:eastAsiaTheme="minorEastAsia" w:cstheme="minorHAnsi"/>
            <w:sz w:val="24"/>
            <w:szCs w:val="24"/>
            <w:lang w:val="en-CA"/>
          </w:rPr>
          <w:t>06</w:t>
        </w:r>
      </w:ins>
      <w:ins w:id="339" w:author="Bridget Kathleen Murphy" w:date="2020-01-22T14:46:00Z">
        <w:r w:rsidR="0028651E">
          <w:rPr>
            <w:rFonts w:eastAsiaTheme="minorEastAsia" w:cstheme="minorHAnsi"/>
            <w:sz w:val="24"/>
            <w:szCs w:val="24"/>
            <w:lang w:val="en-CA"/>
          </w:rPr>
          <w:t xml:space="preserve">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w:t>
        </w:r>
      </w:ins>
      <w:ins w:id="340" w:author="Bridget Kathleen Murphy" w:date="2020-01-22T14:48:00Z">
        <w:r w:rsidR="0028651E">
          <w:rPr>
            <w:rFonts w:eastAsiaTheme="minorEastAsia" w:cstheme="minorHAnsi"/>
            <w:sz w:val="24"/>
            <w:szCs w:val="24"/>
          </w:rPr>
          <w:t xml:space="preserve"> (Fig 6a). The high respiration of total C gain also had a slope of </w:t>
        </w:r>
      </w:ins>
      <w:ins w:id="341" w:author="Bridget Kathleen Murphy" w:date="2020-01-22T14:49:00Z">
        <w:r w:rsidR="0028651E">
          <w:rPr>
            <w:rFonts w:eastAsiaTheme="minorEastAsia" w:cstheme="minorHAnsi"/>
            <w:sz w:val="24"/>
            <w:szCs w:val="24"/>
          </w:rPr>
          <w:t xml:space="preserve">0.985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9.110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and an intercept of 0.001 </w:t>
        </w:r>
        <w:r w:rsidR="0028651E" w:rsidRPr="005C3801">
          <w:rPr>
            <w:rFonts w:eastAsiaTheme="minorEastAsia" w:cstheme="minorHAnsi"/>
            <w:sz w:val="24"/>
            <w:szCs w:val="24"/>
            <w:lang w:val="en-CA"/>
          </w:rPr>
          <w:t>±</w:t>
        </w:r>
        <w:r w:rsidR="0028651E">
          <w:rPr>
            <w:rFonts w:eastAsiaTheme="minorEastAsia" w:cstheme="minorHAnsi"/>
            <w:sz w:val="24"/>
            <w:szCs w:val="24"/>
            <w:lang w:val="en-CA"/>
          </w:rPr>
          <w:t xml:space="preserve"> 1.290 </w:t>
        </w:r>
        <w:r w:rsidR="0028651E" w:rsidRPr="005C3801">
          <w:rPr>
            <w:rFonts w:eastAsiaTheme="minorEastAsia" w:cstheme="minorHAnsi"/>
            <w:sz w:val="24"/>
            <w:szCs w:val="24"/>
          </w:rPr>
          <w:t>∙ 10</w:t>
        </w:r>
        <w:r w:rsidR="0028651E">
          <w:rPr>
            <w:rFonts w:eastAsiaTheme="minorEastAsia" w:cstheme="minorHAnsi"/>
            <w:sz w:val="24"/>
            <w:szCs w:val="24"/>
            <w:vertAlign w:val="superscript"/>
          </w:rPr>
          <w:t>-4</w:t>
        </w:r>
        <w:r w:rsidR="0028651E">
          <w:rPr>
            <w:rFonts w:eastAsiaTheme="minorEastAsia" w:cstheme="minorHAnsi"/>
            <w:sz w:val="24"/>
            <w:szCs w:val="24"/>
          </w:rPr>
          <w:t xml:space="preserve"> </w:t>
        </w:r>
      </w:ins>
      <w:ins w:id="342" w:author="Bridget Kathleen Murphy" w:date="2020-01-22T14:50:00Z">
        <w:r w:rsidR="0028651E">
          <w:rPr>
            <w:rFonts w:eastAsiaTheme="minorEastAsia" w:cstheme="minorHAnsi"/>
            <w:sz w:val="24"/>
            <w:szCs w:val="24"/>
          </w:rPr>
          <w:t>(approximately 1.5% of modeled C gain) (</w:t>
        </w:r>
        <w:r w:rsidR="0028651E">
          <w:rPr>
            <w:rFonts w:eastAsiaTheme="minorEastAsia" w:cstheme="minorHAnsi"/>
            <w:i/>
            <w:sz w:val="24"/>
            <w:szCs w:val="24"/>
            <w:lang w:val="en-CA"/>
          </w:rPr>
          <w:t>F</w:t>
        </w:r>
        <w:r w:rsidR="0028651E">
          <w:rPr>
            <w:rFonts w:eastAsiaTheme="minorEastAsia" w:cstheme="minorHAnsi"/>
            <w:sz w:val="24"/>
            <w:szCs w:val="24"/>
            <w:vertAlign w:val="subscript"/>
            <w:lang w:val="en-CA"/>
          </w:rPr>
          <w:t>1,556</w:t>
        </w:r>
        <w:r w:rsidR="0028651E">
          <w:rPr>
            <w:rFonts w:eastAsiaTheme="minorEastAsia" w:cstheme="minorHAnsi"/>
            <w:sz w:val="24"/>
            <w:szCs w:val="24"/>
            <w:lang w:val="en-CA"/>
          </w:rPr>
          <w:t xml:space="preserve"> = 1.17 </w:t>
        </w:r>
        <w:r w:rsidR="0028651E" w:rsidRPr="005C3801">
          <w:rPr>
            <w:rFonts w:eastAsiaTheme="minorEastAsia" w:cstheme="minorHAnsi"/>
            <w:sz w:val="24"/>
            <w:szCs w:val="24"/>
          </w:rPr>
          <w:t>∙ 10</w:t>
        </w:r>
        <w:r w:rsidR="0028651E">
          <w:rPr>
            <w:rFonts w:eastAsiaTheme="minorEastAsia" w:cstheme="minorHAnsi"/>
            <w:sz w:val="24"/>
            <w:szCs w:val="24"/>
            <w:vertAlign w:val="superscript"/>
          </w:rPr>
          <w:t>6</w:t>
        </w:r>
        <w:r w:rsidR="0028651E">
          <w:rPr>
            <w:rFonts w:eastAsiaTheme="minorEastAsia" w:cstheme="minorHAnsi"/>
            <w:sz w:val="24"/>
            <w:szCs w:val="24"/>
          </w:rPr>
          <w:t>, R</w:t>
        </w:r>
        <w:r w:rsidR="0028651E">
          <w:rPr>
            <w:rFonts w:eastAsiaTheme="minorEastAsia" w:cstheme="minorHAnsi"/>
            <w:sz w:val="24"/>
            <w:szCs w:val="24"/>
            <w:vertAlign w:val="superscript"/>
          </w:rPr>
          <w:t>2</w:t>
        </w:r>
        <w:r w:rsidR="0028651E">
          <w:rPr>
            <w:rFonts w:eastAsiaTheme="minorEastAsia" w:cstheme="minorHAnsi"/>
            <w:sz w:val="24"/>
            <w:szCs w:val="24"/>
          </w:rPr>
          <w:t xml:space="preserve"> = 0.9995; </w:t>
        </w:r>
        <w:r w:rsidR="0028651E">
          <w:rPr>
            <w:rFonts w:eastAsiaTheme="minorEastAsia" w:cstheme="minorHAnsi"/>
            <w:i/>
            <w:sz w:val="24"/>
            <w:szCs w:val="24"/>
          </w:rPr>
          <w:t xml:space="preserve">P </w:t>
        </w:r>
        <w:r w:rsidR="0028651E">
          <w:rPr>
            <w:rFonts w:eastAsiaTheme="minorEastAsia" w:cstheme="minorHAnsi"/>
            <w:sz w:val="24"/>
            <w:szCs w:val="24"/>
          </w:rPr>
          <w:t xml:space="preserve">&lt;2.2 </w:t>
        </w:r>
        <w:r w:rsidR="0028651E" w:rsidRPr="005C3801">
          <w:rPr>
            <w:rFonts w:eastAsiaTheme="minorEastAsia" w:cstheme="minorHAnsi"/>
            <w:sz w:val="24"/>
            <w:szCs w:val="24"/>
          </w:rPr>
          <w:t>∙ 10</w:t>
        </w:r>
        <w:r w:rsidR="0028651E">
          <w:rPr>
            <w:rFonts w:eastAsiaTheme="minorEastAsia" w:cstheme="minorHAnsi"/>
            <w:sz w:val="24"/>
            <w:szCs w:val="24"/>
            <w:vertAlign w:val="superscript"/>
          </w:rPr>
          <w:t>-16</w:t>
        </w:r>
        <w:r w:rsidR="0028651E">
          <w:rPr>
            <w:rFonts w:eastAsiaTheme="minorEastAsia" w:cstheme="minorHAnsi"/>
            <w:sz w:val="24"/>
            <w:szCs w:val="24"/>
          </w:rPr>
          <w:t xml:space="preserve">) (Fig 6c). </w:t>
        </w:r>
      </w:ins>
      <w:ins w:id="343" w:author="Joseph Stinziano" w:date="2020-01-21T07:28:00Z">
        <w:del w:id="344" w:author="Bridget Kathleen Murphy" w:date="2020-01-22T14:18:00Z">
          <w:r w:rsidR="00B42856" w:rsidDel="003D1A1F">
            <w:rPr>
              <w:rFonts w:eastAsiaTheme="minorEastAsia" w:cstheme="minorHAnsi"/>
              <w:sz w:val="24"/>
              <w:szCs w:val="24"/>
              <w:lang w:val="en-CA"/>
            </w:rPr>
            <w:delText>For</w:delText>
          </w:r>
        </w:del>
        <w:del w:id="345" w:author="Bridget Kathleen Murphy" w:date="2020-01-22T11:54:00Z">
          <w:r w:rsidR="00B42856" w:rsidDel="00E83BF0">
            <w:rPr>
              <w:rFonts w:eastAsiaTheme="minorEastAsia" w:cstheme="minorHAnsi"/>
              <w:sz w:val="24"/>
              <w:szCs w:val="24"/>
              <w:lang w:val="en-CA"/>
            </w:rPr>
            <w:delText xml:space="preserve"> d</w:delText>
          </w:r>
        </w:del>
        <w:del w:id="346" w:author="Bridget Kathleen Murphy" w:date="2020-01-22T14:18:00Z">
          <w:r w:rsidR="00B42856" w:rsidDel="003D1A1F">
            <w:rPr>
              <w:rFonts w:eastAsiaTheme="minorEastAsia" w:cstheme="minorHAnsi"/>
              <w:sz w:val="24"/>
              <w:szCs w:val="24"/>
              <w:lang w:val="en-CA"/>
            </w:rPr>
            <w:delText>aily C balance THIS (Fig. 6)</w:delText>
          </w:r>
        </w:del>
      </w:ins>
    </w:p>
    <w:p w14:paraId="277FB7BD" w14:textId="77777777" w:rsidR="003D1A1F" w:rsidRPr="005D14D6" w:rsidRDefault="003D1A1F" w:rsidP="002B0AA8">
      <w:pPr>
        <w:spacing w:after="0" w:line="360" w:lineRule="auto"/>
        <w:rPr>
          <w:rFonts w:eastAsiaTheme="minorEastAsia" w:cstheme="minorHAnsi"/>
          <w:sz w:val="24"/>
          <w:szCs w:val="24"/>
          <w:lang w:val="en-CA"/>
        </w:rPr>
      </w:pPr>
    </w:p>
    <w:p w14:paraId="0129A8AB" w14:textId="6494472D" w:rsidR="000E68C1" w:rsidRPr="000E68C1" w:rsidRDefault="00A83843" w:rsidP="002B0AA8">
      <w:pPr>
        <w:spacing w:after="0" w:line="360" w:lineRule="auto"/>
        <w:rPr>
          <w:ins w:id="347" w:author="Bridget Kathleen Murphy" w:date="2020-01-22T09:48:00Z"/>
          <w:rFonts w:eastAsiaTheme="minorEastAsia" w:cstheme="minorHAnsi"/>
          <w:sz w:val="24"/>
          <w:szCs w:val="24"/>
        </w:rPr>
      </w:pPr>
      <w:ins w:id="348" w:author="Bridget Kathleen Murphy" w:date="2020-01-22T13:51:00Z">
        <w:r>
          <w:rPr>
            <w:rFonts w:eastAsiaTheme="minorEastAsia" w:cstheme="minorHAnsi"/>
            <w:noProof/>
            <w:sz w:val="24"/>
            <w:szCs w:val="24"/>
          </w:rPr>
          <w:drawing>
            <wp:inline distT="0" distB="0" distL="0" distR="0" wp14:anchorId="277B7EFD" wp14:editId="586355BA">
              <wp:extent cx="3980330" cy="39803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4837" cy="3984837"/>
                      </a:xfrm>
                      <a:prstGeom prst="rect">
                        <a:avLst/>
                      </a:prstGeom>
                    </pic:spPr>
                  </pic:pic>
                </a:graphicData>
              </a:graphic>
            </wp:inline>
          </w:drawing>
        </w:r>
      </w:ins>
    </w:p>
    <w:p w14:paraId="752647A4" w14:textId="20A03794" w:rsidR="002F71BA" w:rsidRDefault="000E68C1" w:rsidP="000E68C1">
      <w:pPr>
        <w:spacing w:after="0" w:line="360" w:lineRule="auto"/>
        <w:rPr>
          <w:ins w:id="349" w:author="Bridget Kathleen Murphy" w:date="2020-01-22T09:58:00Z"/>
          <w:rFonts w:eastAsiaTheme="minorEastAsia" w:cstheme="minorHAnsi"/>
          <w:b/>
          <w:sz w:val="24"/>
          <w:szCs w:val="24"/>
          <w:lang w:val="en-CA"/>
        </w:rPr>
      </w:pPr>
      <w:ins w:id="350" w:author="Bridget Kathleen Murphy" w:date="2020-01-22T09:49:00Z">
        <w:r w:rsidRPr="00615D1B">
          <w:rPr>
            <w:rFonts w:eastAsiaTheme="minorEastAsia" w:cstheme="minorHAnsi"/>
            <w:b/>
            <w:sz w:val="24"/>
            <w:szCs w:val="24"/>
            <w:lang w:val="en-CA"/>
          </w:rPr>
          <w:t xml:space="preserve">Figure </w:t>
        </w:r>
        <w:r>
          <w:rPr>
            <w:rFonts w:eastAsiaTheme="minorEastAsia" w:cstheme="minorHAnsi"/>
            <w:b/>
            <w:sz w:val="24"/>
            <w:szCs w:val="24"/>
            <w:lang w:val="en-CA"/>
          </w:rPr>
          <w:t>6</w:t>
        </w:r>
        <w:r w:rsidRPr="00615D1B">
          <w:rPr>
            <w:rFonts w:eastAsiaTheme="minorEastAsia" w:cstheme="minorHAnsi"/>
            <w:b/>
            <w:sz w:val="24"/>
            <w:szCs w:val="24"/>
            <w:lang w:val="en-CA"/>
          </w:rPr>
          <w:t xml:space="preserve"> – The modified Arrhenius equation with the missing term (Equation 10) gives </w:t>
        </w:r>
      </w:ins>
      <w:ins w:id="351" w:author="Bridget Kathleen Murphy" w:date="2020-01-22T09:53:00Z">
        <w:r>
          <w:rPr>
            <w:rFonts w:eastAsiaTheme="minorEastAsia" w:cstheme="minorHAnsi"/>
            <w:b/>
            <w:sz w:val="24"/>
            <w:szCs w:val="24"/>
            <w:lang w:val="en-CA"/>
          </w:rPr>
          <w:t xml:space="preserve">slight differences in modeled total carbon gain compared to Equation 3 </w:t>
        </w:r>
      </w:ins>
      <w:ins w:id="352" w:author="Bridget Kathleen Murphy" w:date="2020-01-22T09:55:00Z">
        <w:r>
          <w:rPr>
            <w:rFonts w:eastAsiaTheme="minorEastAsia" w:cstheme="minorHAnsi"/>
            <w:b/>
            <w:sz w:val="24"/>
            <w:szCs w:val="24"/>
            <w:lang w:val="en-CA"/>
          </w:rPr>
          <w:t>for low R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and high R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ins>
      <w:ins w:id="353" w:author="Bridget Kathleen Murphy" w:date="2020-01-22T09:53:00Z">
        <w:r>
          <w:rPr>
            <w:rFonts w:eastAsiaTheme="minorEastAsia" w:cstheme="minorHAnsi"/>
            <w:b/>
            <w:sz w:val="24"/>
            <w:szCs w:val="24"/>
            <w:lang w:val="en-CA"/>
          </w:rPr>
          <w:t>under scenarios where H</w:t>
        </w:r>
        <w:r>
          <w:rPr>
            <w:rFonts w:eastAsiaTheme="minorEastAsia" w:cstheme="minorHAnsi"/>
            <w:b/>
            <w:sz w:val="24"/>
            <w:szCs w:val="24"/>
            <w:vertAlign w:val="subscript"/>
            <w:lang w:val="en-CA"/>
          </w:rPr>
          <w:t>d</w:t>
        </w:r>
        <w:r>
          <w:rPr>
            <w:rFonts w:eastAsiaTheme="minorEastAsia" w:cstheme="minorHAnsi"/>
            <w:b/>
            <w:sz w:val="24"/>
            <w:szCs w:val="24"/>
            <w:lang w:val="en-CA"/>
          </w:rPr>
          <w:t xml:space="preserve"> is allowed to vary (a, </w:t>
        </w:r>
      </w:ins>
      <w:ins w:id="354" w:author="Bridget Kathleen Murphy" w:date="2020-01-22T09:54:00Z">
        <w:r>
          <w:rPr>
            <w:rFonts w:eastAsiaTheme="minorEastAsia" w:cstheme="minorHAnsi"/>
            <w:b/>
            <w:sz w:val="24"/>
            <w:szCs w:val="24"/>
            <w:lang w:val="en-CA"/>
          </w:rPr>
          <w:t>c) and is fixed to 200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(b,d)</w:t>
        </w:r>
      </w:ins>
      <w:ins w:id="355" w:author="Bridget Kathleen Murphy" w:date="2020-01-22T09:55:00Z">
        <w:r>
          <w:rPr>
            <w:rFonts w:eastAsiaTheme="minorEastAsia" w:cstheme="minorHAnsi"/>
            <w:b/>
            <w:sz w:val="24"/>
            <w:szCs w:val="24"/>
            <w:lang w:val="en-CA"/>
          </w:rPr>
          <w:t xml:space="preserve">. </w:t>
        </w:r>
      </w:ins>
      <w:ins w:id="356" w:author="Bridget Kathleen Murphy" w:date="2020-01-22T09:49:00Z">
        <w:r w:rsidRPr="00615D1B">
          <w:rPr>
            <w:rFonts w:eastAsiaTheme="minorEastAsia" w:cstheme="minorHAnsi"/>
            <w:b/>
            <w:sz w:val="24"/>
            <w:szCs w:val="24"/>
            <w:lang w:val="en-CA"/>
          </w:rPr>
          <w:t xml:space="preserve"> “New” indicates Equation</w:t>
        </w:r>
      </w:ins>
      <w:ins w:id="357" w:author="Bridget Kathleen Murphy" w:date="2020-01-22T09:55:00Z">
        <w:r>
          <w:rPr>
            <w:rFonts w:eastAsiaTheme="minorEastAsia" w:cstheme="minorHAnsi"/>
            <w:b/>
            <w:sz w:val="24"/>
            <w:szCs w:val="24"/>
            <w:lang w:val="en-CA"/>
          </w:rPr>
          <w:t xml:space="preserve"> </w:t>
        </w:r>
      </w:ins>
      <w:ins w:id="358" w:author="Bridget Kathleen Murphy" w:date="2020-01-22T09:49:00Z">
        <w:r w:rsidRPr="00615D1B">
          <w:rPr>
            <w:rFonts w:eastAsiaTheme="minorEastAsia" w:cstheme="minorHAnsi"/>
            <w:b/>
            <w:sz w:val="24"/>
            <w:szCs w:val="24"/>
            <w:lang w:val="en-CA"/>
          </w:rPr>
          <w:t xml:space="preserve">10, “Old” indicates Equation 3. </w:t>
        </w:r>
      </w:ins>
      <w:ins w:id="359" w:author="Bridget Kathleen Murphy" w:date="2020-01-22T09:56:00Z">
        <w:r>
          <w:rPr>
            <w:rFonts w:eastAsiaTheme="minorEastAsia" w:cstheme="minorHAnsi"/>
            <w:b/>
            <w:sz w:val="24"/>
            <w:szCs w:val="24"/>
            <w:lang w:val="en-CA"/>
          </w:rPr>
          <w:t>C</w:t>
        </w:r>
      </w:ins>
      <w:ins w:id="360" w:author="Bridget Kathleen Murphy" w:date="2020-01-22T09:49:00Z">
        <w:r w:rsidRPr="00615D1B">
          <w:rPr>
            <w:rFonts w:eastAsiaTheme="minorEastAsia" w:cstheme="minorHAnsi"/>
            <w:b/>
            <w:sz w:val="24"/>
            <w:szCs w:val="24"/>
            <w:lang w:val="en-CA"/>
          </w:rPr>
          <w:t xml:space="preserve">: </w:t>
        </w:r>
      </w:ins>
      <w:ins w:id="361" w:author="Bridget Kathleen Murphy" w:date="2020-01-22T09:56:00Z">
        <w:r>
          <w:rPr>
            <w:rFonts w:eastAsiaTheme="minorEastAsia" w:cstheme="minorHAnsi"/>
            <w:b/>
            <w:sz w:val="24"/>
            <w:szCs w:val="24"/>
            <w:lang w:val="en-CA"/>
          </w:rPr>
          <w:t>carbon</w:t>
        </w:r>
      </w:ins>
      <w:ins w:id="362" w:author="Bridget Kathleen Murphy" w:date="2020-01-22T09:49:00Z">
        <w:r w:rsidRPr="00615D1B">
          <w:rPr>
            <w:rFonts w:eastAsiaTheme="minorEastAsia" w:cstheme="minorHAnsi"/>
            <w:b/>
            <w:sz w:val="24"/>
            <w:szCs w:val="24"/>
            <w:lang w:val="en-CA"/>
          </w:rPr>
          <w:t xml:space="preserve">, </w:t>
        </w:r>
      </w:ins>
      <w:ins w:id="363" w:author="Bridget Kathleen Murphy" w:date="2020-01-22T09:56:00Z">
        <w:r>
          <w:rPr>
            <w:rFonts w:eastAsiaTheme="minorEastAsia" w:cstheme="minorHAnsi"/>
            <w:b/>
            <w:sz w:val="24"/>
            <w:szCs w:val="24"/>
            <w:lang w:val="en-CA"/>
          </w:rPr>
          <w:t>Low R</w:t>
        </w:r>
      </w:ins>
      <w:ins w:id="364" w:author="Bridget Kathleen Murphy" w:date="2020-01-22T09:49:00Z">
        <w:r w:rsidRPr="00615D1B">
          <w:rPr>
            <w:rFonts w:eastAsiaTheme="minorEastAsia" w:cstheme="minorHAnsi"/>
            <w:b/>
            <w:sz w:val="24"/>
            <w:szCs w:val="24"/>
            <w:lang w:val="en-CA"/>
          </w:rPr>
          <w:t xml:space="preserve">: </w:t>
        </w:r>
      </w:ins>
      <w:ins w:id="365" w:author="Bridget Kathleen Murphy" w:date="2020-01-22T09:56:00Z">
        <w:r>
          <w:rPr>
            <w:rFonts w:eastAsiaTheme="minorEastAsia" w:cstheme="minorHAnsi"/>
            <w:b/>
            <w:sz w:val="24"/>
            <w:szCs w:val="24"/>
            <w:lang w:val="en-CA"/>
          </w:rPr>
          <w:t>low respiration, High R: high respiration.</w:t>
        </w:r>
      </w:ins>
      <w:ins w:id="366" w:author="Bridget Kathleen Murphy" w:date="2020-01-22T09:57:00Z">
        <w:r>
          <w:rPr>
            <w:rFonts w:eastAsiaTheme="minorEastAsia" w:cstheme="minorHAnsi"/>
            <w:b/>
            <w:sz w:val="24"/>
            <w:szCs w:val="24"/>
            <w:lang w:val="en-CA"/>
          </w:rPr>
          <w:t xml:space="preserve"> </w:t>
        </w:r>
      </w:ins>
      <w:ins w:id="367" w:author="Bridget Kathleen Murphy" w:date="2020-01-22T09:49:00Z">
        <w:r w:rsidRPr="00615D1B">
          <w:rPr>
            <w:rFonts w:eastAsiaTheme="minorEastAsia" w:cstheme="minorHAnsi"/>
            <w:b/>
            <w:sz w:val="24"/>
            <w:szCs w:val="24"/>
            <w:lang w:val="en-CA"/>
          </w:rPr>
          <w:t>B</w:t>
        </w:r>
      </w:ins>
      <w:ins w:id="368" w:author="Bridget Kathleen Murphy" w:date="2020-01-22T09:57:00Z">
        <w:r>
          <w:rPr>
            <w:rFonts w:eastAsiaTheme="minorEastAsia" w:cstheme="minorHAnsi"/>
            <w:b/>
            <w:sz w:val="24"/>
            <w:szCs w:val="24"/>
            <w:lang w:val="en-CA"/>
          </w:rPr>
          <w:t>lack</w:t>
        </w:r>
      </w:ins>
      <w:ins w:id="369" w:author="Bridget Kathleen Murphy" w:date="2020-01-22T09:49:00Z">
        <w:r w:rsidRPr="00615D1B">
          <w:rPr>
            <w:rFonts w:eastAsiaTheme="minorEastAsia" w:cstheme="minorHAnsi"/>
            <w:b/>
            <w:sz w:val="24"/>
            <w:szCs w:val="24"/>
            <w:lang w:val="en-CA"/>
          </w:rPr>
          <w:t xml:space="preserve"> line indicates 1:1 line</w:t>
        </w:r>
      </w:ins>
      <w:ins w:id="370" w:author="Bridget Kathleen Murphy" w:date="2020-01-22T09:57:00Z">
        <w:r>
          <w:rPr>
            <w:rFonts w:eastAsiaTheme="minorEastAsia" w:cstheme="minorHAnsi"/>
            <w:b/>
            <w:sz w:val="24"/>
            <w:szCs w:val="24"/>
            <w:lang w:val="en-CA"/>
          </w:rPr>
          <w:t xml:space="preserve"> and grey dashed line indicates </w:t>
        </w:r>
      </w:ins>
      <w:ins w:id="371" w:author="Bridget Kathleen Murphy" w:date="2020-01-22T14:51:00Z">
        <w:r w:rsidR="0028651E">
          <w:rPr>
            <w:rFonts w:eastAsiaTheme="minorEastAsia" w:cstheme="minorHAnsi"/>
            <w:b/>
            <w:sz w:val="24"/>
            <w:szCs w:val="24"/>
            <w:lang w:val="en-CA"/>
          </w:rPr>
          <w:t xml:space="preserve">respective </w:t>
        </w:r>
      </w:ins>
      <w:ins w:id="372" w:author="Bridget Kathleen Murphy" w:date="2020-01-22T09:57:00Z">
        <w:r>
          <w:rPr>
            <w:rFonts w:eastAsiaTheme="minorEastAsia" w:cstheme="minorHAnsi"/>
            <w:b/>
            <w:sz w:val="24"/>
            <w:szCs w:val="24"/>
            <w:lang w:val="en-CA"/>
          </w:rPr>
          <w:t>modeled slopes</w:t>
        </w:r>
      </w:ins>
      <w:ins w:id="373" w:author="Bridget Kathleen Murphy" w:date="2020-01-22T11:43:00Z">
        <w:r w:rsidR="00AF31EC">
          <w:rPr>
            <w:rFonts w:eastAsiaTheme="minorEastAsia" w:cstheme="minorHAnsi"/>
            <w:b/>
            <w:sz w:val="24"/>
            <w:szCs w:val="24"/>
            <w:lang w:val="en-CA"/>
          </w:rPr>
          <w:t xml:space="preserve"> and </w:t>
        </w:r>
      </w:ins>
      <w:ins w:id="374" w:author="Bridget Kathleen Murphy" w:date="2020-01-22T09:57:00Z">
        <w:r>
          <w:rPr>
            <w:rFonts w:eastAsiaTheme="minorEastAsia" w:cstheme="minorHAnsi"/>
            <w:b/>
            <w:sz w:val="24"/>
            <w:szCs w:val="24"/>
            <w:lang w:val="en-CA"/>
          </w:rPr>
          <w:t>intercepts</w:t>
        </w:r>
      </w:ins>
      <w:ins w:id="375" w:author="Bridget Kathleen Murphy" w:date="2020-01-22T09:49:00Z">
        <w:r w:rsidRPr="00615D1B">
          <w:rPr>
            <w:rFonts w:eastAsiaTheme="minorEastAsia" w:cstheme="minorHAnsi"/>
            <w:b/>
            <w:sz w:val="24"/>
            <w:szCs w:val="24"/>
            <w:lang w:val="en-CA"/>
          </w:rPr>
          <w:t>.</w:t>
        </w:r>
      </w:ins>
    </w:p>
    <w:p w14:paraId="66925B60" w14:textId="77777777" w:rsidR="000E68C1" w:rsidRPr="000E68C1" w:rsidRDefault="000E68C1" w:rsidP="000E68C1">
      <w:pPr>
        <w:spacing w:after="0" w:line="360" w:lineRule="auto"/>
        <w:rPr>
          <w:rFonts w:eastAsiaTheme="minorEastAsia" w:cstheme="minorHAnsi"/>
          <w:b/>
          <w:sz w:val="24"/>
          <w:szCs w:val="24"/>
          <w:lang w:val="en-CA"/>
          <w:rPrChange w:id="376" w:author="Bridget Kathleen Murphy" w:date="2020-01-22T09:55:00Z">
            <w:rPr>
              <w:rFonts w:eastAsiaTheme="minorEastAsia" w:cstheme="minorHAnsi"/>
              <w:sz w:val="24"/>
              <w:szCs w:val="24"/>
            </w:rPr>
          </w:rPrChange>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commentRangeStart w:id="377"/>
      <w:r w:rsidRPr="00615D1B">
        <w:rPr>
          <w:rFonts w:eastAsiaTheme="minorEastAsia" w:cstheme="minorHAnsi"/>
          <w:b/>
          <w:sz w:val="24"/>
          <w:szCs w:val="24"/>
          <w:u w:val="single"/>
        </w:rPr>
        <w:t>Discussion</w:t>
      </w:r>
      <w:commentRangeEnd w:id="377"/>
      <w:r w:rsidR="00FC08D6" w:rsidRPr="00615D1B">
        <w:rPr>
          <w:rStyle w:val="CommentReference"/>
          <w:u w:val="single"/>
        </w:rPr>
        <w:commentReference w:id="377"/>
      </w:r>
    </w:p>
    <w:p w14:paraId="4CC724BA" w14:textId="2B135934" w:rsidR="002F07D0" w:rsidRPr="005C3801"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lastRenderedPageBreak/>
        <w:t xml:space="preserve">We sought to determine whether the missing term in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modeling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et al., 2017; Smith &amp; Dukes, 2017; Stinziano et al., 2018; Stinziano et al.,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et al.,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xml:space="preserve">. Our present analysis suggests that there is no large impact on the fitted temperature response parameters for </w:t>
      </w:r>
      <w:proofErr w:type="spellStart"/>
      <w:r w:rsidRPr="005C3801">
        <w:rPr>
          <w:rFonts w:eastAsiaTheme="minorEastAsia" w:cstheme="minorHAnsi"/>
          <w:sz w:val="24"/>
          <w:szCs w:val="24"/>
          <w:lang w:val="en-CA"/>
        </w:rPr>
        <w:t>V</w:t>
      </w:r>
      <w:r w:rsidRPr="005C3801">
        <w:rPr>
          <w:rFonts w:eastAsiaTheme="minorEastAsia" w:cstheme="minorHAnsi"/>
          <w:sz w:val="24"/>
          <w:szCs w:val="24"/>
          <w:vertAlign w:val="subscript"/>
          <w:lang w:val="en-CA"/>
        </w:rPr>
        <w:t>cmax</w:t>
      </w:r>
      <w:proofErr w:type="spellEnd"/>
      <w:r w:rsidRPr="005C3801">
        <w:rPr>
          <w:rFonts w:eastAsiaTheme="minorEastAsia" w:cstheme="minorHAnsi"/>
          <w:sz w:val="24"/>
          <w:szCs w:val="24"/>
          <w:lang w:val="en-CA"/>
        </w:rPr>
        <w:t xml:space="preserve"> and </w:t>
      </w:r>
      <w:proofErr w:type="spellStart"/>
      <w:r w:rsidRPr="005C3801">
        <w:rPr>
          <w:rFonts w:eastAsiaTheme="minorEastAsia" w:cstheme="minorHAnsi"/>
          <w:sz w:val="24"/>
          <w:szCs w:val="24"/>
          <w:lang w:val="en-CA"/>
        </w:rPr>
        <w:t>J</w:t>
      </w:r>
      <w:r w:rsidRPr="005C3801">
        <w:rPr>
          <w:rFonts w:eastAsiaTheme="minorEastAsia" w:cstheme="minorHAnsi"/>
          <w:sz w:val="24"/>
          <w:szCs w:val="24"/>
          <w:vertAlign w:val="subscript"/>
          <w:lang w:val="en-CA"/>
        </w:rPr>
        <w:t>max</w:t>
      </w:r>
      <w:proofErr w:type="spellEnd"/>
      <w:r w:rsidRPr="005C3801">
        <w:rPr>
          <w:rFonts w:eastAsiaTheme="minorEastAsia" w:cstheme="minorHAnsi"/>
          <w:sz w:val="24"/>
          <w:szCs w:val="24"/>
          <w:lang w:val="en-CA"/>
        </w:rPr>
        <w:t xml:space="preserve">. In general, fitting Equation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results in slightly reduced values for </w:t>
      </w:r>
      <w:proofErr w:type="spellStart"/>
      <w:r w:rsidRPr="005C3801">
        <w:rPr>
          <w:rFonts w:eastAsiaTheme="minorEastAsia" w:cstheme="minorHAnsi"/>
          <w:sz w:val="24"/>
          <w:szCs w:val="24"/>
          <w:lang w:val="en-CA"/>
        </w:rPr>
        <w:t>E</w:t>
      </w:r>
      <w:r w:rsidRPr="005C3801">
        <w:rPr>
          <w:rFonts w:eastAsiaTheme="minorEastAsia" w:cstheme="minorHAnsi"/>
          <w:sz w:val="24"/>
          <w:szCs w:val="24"/>
          <w:vertAlign w:val="subscript"/>
          <w:lang w:val="en-CA"/>
        </w:rPr>
        <w:t>a</w:t>
      </w:r>
      <w:proofErr w:type="spellEnd"/>
      <w:r w:rsidRPr="005C3801">
        <w:rPr>
          <w:rFonts w:eastAsiaTheme="minorEastAsia" w:cstheme="minorHAnsi"/>
          <w:sz w:val="24"/>
          <w:szCs w:val="24"/>
          <w:lang w:val="en-CA"/>
        </w:rPr>
        <w:t xml:space="preserve"> and </w:t>
      </w:r>
      <w:r w:rsidRPr="005C3801">
        <w:rPr>
          <w:rFonts w:eastAsiaTheme="minorEastAsia" w:cstheme="minorHAnsi"/>
          <w:sz w:val="24"/>
          <w:szCs w:val="24"/>
        </w:rPr>
        <w:t>ΔS, with essentially no impact for k</w:t>
      </w:r>
      <w:r w:rsidRPr="005C3801">
        <w:rPr>
          <w:rFonts w:eastAsiaTheme="minorEastAsia" w:cstheme="minorHAnsi"/>
          <w:sz w:val="24"/>
          <w:szCs w:val="24"/>
          <w:vertAlign w:val="subscript"/>
        </w:rPr>
        <w:t>25</w:t>
      </w:r>
      <w:r w:rsidRPr="005C3801">
        <w:rPr>
          <w:rFonts w:eastAsiaTheme="minorEastAsia" w:cstheme="minorHAnsi"/>
          <w:sz w:val="24"/>
          <w:szCs w:val="24"/>
        </w:rPr>
        <w:t xml:space="preserve"> and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fit. When H</w:t>
      </w:r>
      <w:r w:rsidRPr="005C3801">
        <w:rPr>
          <w:rFonts w:eastAsiaTheme="minorEastAsia" w:cstheme="minorHAnsi"/>
          <w:sz w:val="24"/>
          <w:szCs w:val="24"/>
          <w:vertAlign w:val="subscript"/>
        </w:rPr>
        <w:t>d</w:t>
      </w:r>
      <w:r w:rsidRPr="005C3801">
        <w:rPr>
          <w:rFonts w:eastAsiaTheme="minorEastAsia" w:cstheme="minorHAnsi"/>
          <w:sz w:val="24"/>
          <w:szCs w:val="24"/>
        </w:rPr>
        <w:t xml:space="preserve"> is fixed, there are no meaningful differences in the fits except for ΔS for </w:t>
      </w:r>
      <w:proofErr w:type="spellStart"/>
      <w:r w:rsidRPr="005C3801">
        <w:rPr>
          <w:rFonts w:eastAsiaTheme="minorEastAsia" w:cstheme="minorHAnsi"/>
          <w:sz w:val="24"/>
          <w:szCs w:val="24"/>
        </w:rPr>
        <w:t>J</w:t>
      </w:r>
      <w:r w:rsidRPr="005C3801">
        <w:rPr>
          <w:rFonts w:eastAsiaTheme="minorEastAsia" w:cstheme="minorHAnsi"/>
          <w:sz w:val="24"/>
          <w:szCs w:val="24"/>
          <w:vertAlign w:val="subscript"/>
        </w:rPr>
        <w:t>max</w:t>
      </w:r>
      <w:proofErr w:type="spellEnd"/>
      <w:r w:rsidRPr="005C3801">
        <w:rPr>
          <w:rFonts w:eastAsiaTheme="minorEastAsia" w:cstheme="minorHAnsi"/>
          <w:sz w:val="24"/>
          <w:szCs w:val="24"/>
        </w:rPr>
        <w:t xml:space="preserve">, where Equation </w:t>
      </w:r>
      <w:r w:rsidR="007609D4">
        <w:rPr>
          <w:rFonts w:eastAsiaTheme="minorEastAsia" w:cstheme="minorHAnsi"/>
          <w:sz w:val="24"/>
          <w:szCs w:val="24"/>
        </w:rPr>
        <w:t>10</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are ~4% lower than Equation </w:t>
      </w:r>
      <w:r w:rsidR="007609D4">
        <w:rPr>
          <w:rFonts w:eastAsiaTheme="minorEastAsia" w:cstheme="minorHAnsi"/>
          <w:sz w:val="24"/>
          <w:szCs w:val="24"/>
        </w:rPr>
        <w:t>3</w:t>
      </w:r>
      <w:r w:rsidR="007609D4" w:rsidRPr="005C3801">
        <w:rPr>
          <w:rFonts w:eastAsiaTheme="minorEastAsia" w:cstheme="minorHAnsi"/>
          <w:sz w:val="24"/>
          <w:szCs w:val="24"/>
        </w:rPr>
        <w:t xml:space="preserve"> </w:t>
      </w:r>
      <w:r w:rsidRPr="005C3801">
        <w:rPr>
          <w:rFonts w:eastAsiaTheme="minorEastAsia" w:cstheme="minorHAnsi"/>
          <w:sz w:val="24"/>
          <w:szCs w:val="24"/>
        </w:rPr>
        <w:t xml:space="preserve">values, and intercepts in the </w:t>
      </w:r>
      <w:proofErr w:type="spellStart"/>
      <w:r w:rsidRPr="005C3801">
        <w:rPr>
          <w:rFonts w:eastAsiaTheme="minorEastAsia" w:cstheme="minorHAnsi"/>
          <w:sz w:val="24"/>
          <w:szCs w:val="24"/>
        </w:rPr>
        <w:t>E</w:t>
      </w:r>
      <w:r w:rsidRPr="005C3801">
        <w:rPr>
          <w:rFonts w:eastAsiaTheme="minorEastAsia" w:cstheme="minorHAnsi"/>
          <w:sz w:val="24"/>
          <w:szCs w:val="24"/>
          <w:vertAlign w:val="subscript"/>
        </w:rPr>
        <w:t>a</w:t>
      </w:r>
      <w:proofErr w:type="spellEnd"/>
      <w:r w:rsidRPr="005C3801">
        <w:rPr>
          <w:rFonts w:eastAsiaTheme="minorEastAsia" w:cstheme="minorHAnsi"/>
          <w:sz w:val="24"/>
          <w:szCs w:val="24"/>
        </w:rPr>
        <w:t xml:space="preserve"> regressions of ~ -2 kJ mol</w:t>
      </w:r>
      <w:r w:rsidRPr="005C3801">
        <w:rPr>
          <w:rFonts w:eastAsiaTheme="minorEastAsia" w:cstheme="minorHAnsi"/>
          <w:sz w:val="24"/>
          <w:szCs w:val="24"/>
          <w:vertAlign w:val="superscript"/>
        </w:rPr>
        <w:t>-1</w:t>
      </w:r>
      <w:r w:rsidRPr="005C3801">
        <w:rPr>
          <w:rFonts w:eastAsiaTheme="minorEastAsia" w:cstheme="minorHAnsi"/>
          <w:sz w:val="24"/>
          <w:szCs w:val="24"/>
        </w:rPr>
        <w:t>, which represents &lt;5% differences between the two equations in most instances.</w:t>
      </w:r>
      <w:r w:rsidR="00247F8E" w:rsidRPr="005C3801">
        <w:rPr>
          <w:rFonts w:eastAsiaTheme="minorEastAsia" w:cstheme="minorHAnsi"/>
          <w:sz w:val="24"/>
          <w:szCs w:val="24"/>
        </w:rPr>
        <w:t xml:space="preserve"> These findings are promising in that one of the parameters to which modelled carbon gain is particularly sensitive, H</w:t>
      </w:r>
      <w:r w:rsidR="00247F8E" w:rsidRPr="005C3801">
        <w:rPr>
          <w:rFonts w:eastAsiaTheme="minorEastAsia" w:cstheme="minorHAnsi"/>
          <w:sz w:val="24"/>
          <w:szCs w:val="24"/>
          <w:vertAlign w:val="subscript"/>
        </w:rPr>
        <w:t>d</w:t>
      </w:r>
      <w:r w:rsidR="00247F8E" w:rsidRPr="005C3801">
        <w:rPr>
          <w:rFonts w:eastAsiaTheme="minorEastAsia" w:cstheme="minorHAnsi"/>
          <w:sz w:val="24"/>
          <w:szCs w:val="24"/>
        </w:rPr>
        <w:t xml:space="preserve"> (</w:t>
      </w:r>
      <w:proofErr w:type="spellStart"/>
      <w:r w:rsidR="00247F8E" w:rsidRPr="005C3801">
        <w:rPr>
          <w:rFonts w:eastAsiaTheme="minorEastAsia" w:cstheme="minorHAnsi"/>
          <w:sz w:val="24"/>
          <w:szCs w:val="24"/>
        </w:rPr>
        <w:t>Stinziano</w:t>
      </w:r>
      <w:proofErr w:type="spellEnd"/>
      <w:r w:rsidR="00247F8E" w:rsidRPr="005C3801">
        <w:rPr>
          <w:rFonts w:eastAsiaTheme="minorEastAsia" w:cstheme="minorHAnsi"/>
          <w:sz w:val="24"/>
          <w:szCs w:val="24"/>
        </w:rPr>
        <w:t xml:space="preserve"> et al.,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ins w:id="378" w:author="Joseph Stinziano" w:date="2020-01-21T07:30:00Z">
        <w:r w:rsidR="005B64F0">
          <w:rPr>
            <w:rFonts w:eastAsiaTheme="minorEastAsia" w:cstheme="minorHAnsi"/>
            <w:sz w:val="24"/>
            <w:szCs w:val="24"/>
          </w:rPr>
          <w:t xml:space="preserve"> However, since temperature responses are non-linear</w:t>
        </w:r>
      </w:ins>
      <w:ins w:id="379" w:author="Joseph Stinziano" w:date="2020-01-21T07:31:00Z">
        <w:r w:rsidR="005B64F0">
          <w:rPr>
            <w:rFonts w:eastAsiaTheme="minorEastAsia" w:cstheme="minorHAnsi"/>
            <w:sz w:val="24"/>
            <w:szCs w:val="24"/>
          </w:rPr>
          <w:t>, small changes in the shape of the curve can have a strong impact on the integral of the response (Jensen, 190</w:t>
        </w:r>
      </w:ins>
      <w:ins w:id="380" w:author="Joseph Stinziano" w:date="2020-01-21T07:33:00Z">
        <w:r w:rsidR="005B64F0">
          <w:rPr>
            <w:rFonts w:eastAsiaTheme="minorEastAsia" w:cstheme="minorHAnsi"/>
            <w:sz w:val="24"/>
            <w:szCs w:val="24"/>
          </w:rPr>
          <w:t>6</w:t>
        </w:r>
      </w:ins>
      <w:ins w:id="381" w:author="Joseph Stinziano" w:date="2020-01-21T07:31:00Z">
        <w:r w:rsidR="005B64F0">
          <w:rPr>
            <w:rFonts w:eastAsiaTheme="minorEastAsia" w:cstheme="minorHAnsi"/>
            <w:sz w:val="24"/>
            <w:szCs w:val="24"/>
          </w:rPr>
          <w:t>)</w:t>
        </w:r>
      </w:ins>
      <w:ins w:id="382" w:author="Joseph Stinziano" w:date="2020-01-21T07:34:00Z">
        <w:r w:rsidR="005B64F0">
          <w:rPr>
            <w:rFonts w:eastAsiaTheme="minorEastAsia" w:cstheme="minorHAnsi"/>
            <w:sz w:val="24"/>
            <w:szCs w:val="24"/>
          </w:rPr>
          <w:t>. This caused the differences in temperature response parameters to cause ~X% changes in daily C balance.</w:t>
        </w:r>
      </w:ins>
      <w:ins w:id="383" w:author="Joseph Stinziano" w:date="2020-01-21T07:35:00Z">
        <w:r w:rsidR="005B64F0">
          <w:rPr>
            <w:rFonts w:eastAsiaTheme="minorEastAsia" w:cstheme="minorHAnsi"/>
            <w:sz w:val="24"/>
            <w:szCs w:val="24"/>
          </w:rPr>
          <w:t xml:space="preserve"> </w:t>
        </w:r>
        <w:r w:rsidR="000E4716">
          <w:rPr>
            <w:rFonts w:eastAsiaTheme="minorEastAsia" w:cstheme="minorHAnsi"/>
            <w:sz w:val="24"/>
            <w:szCs w:val="24"/>
          </w:rPr>
          <w:t xml:space="preserve">If we assumed a growing season length of 180 days, </w:t>
        </w:r>
        <w:commentRangeStart w:id="384"/>
        <w:r w:rsidR="000E4716">
          <w:rPr>
            <w:rFonts w:eastAsiaTheme="minorEastAsia" w:cstheme="minorHAnsi"/>
            <w:sz w:val="24"/>
            <w:szCs w:val="24"/>
          </w:rPr>
          <w:t>X</w:t>
        </w:r>
      </w:ins>
      <w:commentRangeEnd w:id="384"/>
      <w:ins w:id="385" w:author="Joseph Stinziano" w:date="2020-01-21T07:36:00Z">
        <w:r w:rsidR="000E4716">
          <w:rPr>
            <w:rStyle w:val="CommentReference"/>
          </w:rPr>
          <w:commentReference w:id="384"/>
        </w:r>
      </w:ins>
      <w:ins w:id="386" w:author="Joseph Stinziano" w:date="2020-01-21T07:35:00Z">
        <w:r w:rsidR="000E4716">
          <w:rPr>
            <w:rFonts w:eastAsiaTheme="minorEastAsia" w:cstheme="minorHAnsi"/>
            <w:sz w:val="24"/>
            <w:szCs w:val="24"/>
          </w:rPr>
          <w:t xml:space="preserve">% </w:t>
        </w:r>
      </w:ins>
      <w:ins w:id="387" w:author="Joseph Stinziano" w:date="2020-01-21T07:36:00Z">
        <w:r w:rsidR="000E4716">
          <w:rPr>
            <w:rFonts w:eastAsiaTheme="minorEastAsia" w:cstheme="minorHAnsi"/>
            <w:sz w:val="24"/>
            <w:szCs w:val="24"/>
          </w:rPr>
          <w:t xml:space="preserve">difference in daily C balance leads a modelled difference of X% over the entire growing </w:t>
        </w:r>
        <w:commentRangeStart w:id="388"/>
        <w:r w:rsidR="000E4716">
          <w:rPr>
            <w:rFonts w:eastAsiaTheme="minorEastAsia" w:cstheme="minorHAnsi"/>
            <w:sz w:val="24"/>
            <w:szCs w:val="24"/>
          </w:rPr>
          <w:t>season</w:t>
        </w:r>
      </w:ins>
      <w:commentRangeEnd w:id="388"/>
      <w:ins w:id="389" w:author="Joseph Stinziano" w:date="2020-01-21T07:39:00Z">
        <w:r w:rsidR="000E4716">
          <w:rPr>
            <w:rStyle w:val="CommentReference"/>
          </w:rPr>
          <w:commentReference w:id="388"/>
        </w:r>
      </w:ins>
      <w:ins w:id="390" w:author="Joseph Stinziano" w:date="2020-01-21T07:36:00Z">
        <w:r w:rsidR="000E4716">
          <w:rPr>
            <w:rFonts w:eastAsiaTheme="minorEastAsia" w:cstheme="minorHAnsi"/>
            <w:sz w:val="24"/>
            <w:szCs w:val="24"/>
          </w:rPr>
          <w:t>.</w:t>
        </w:r>
      </w:ins>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590090A4" w14:textId="63DFFEC6" w:rsidR="002F07D0" w:rsidRPr="005C3801"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w:t>
      </w:r>
      <w:del w:id="391" w:author="Joseph Stinziano" w:date="2020-01-21T07:37:00Z">
        <w:r w:rsidR="00247F8E" w:rsidRPr="005C3801" w:rsidDel="000E4716">
          <w:rPr>
            <w:rFonts w:eastAsiaTheme="minorEastAsia" w:cstheme="minorHAnsi"/>
            <w:sz w:val="24"/>
            <w:szCs w:val="24"/>
            <w:lang w:val="en-CA"/>
          </w:rPr>
          <w:delText xml:space="preserve">we conclude that </w:delText>
        </w:r>
      </w:del>
      <w:r w:rsidRPr="005C3801">
        <w:rPr>
          <w:rFonts w:eastAsiaTheme="minorEastAsia" w:cstheme="minorHAnsi"/>
          <w:sz w:val="24"/>
          <w:szCs w:val="24"/>
          <w:lang w:val="en-CA"/>
        </w:rPr>
        <w:t xml:space="preserve">the impact of the missing term in the modified Arrhenius equation </w:t>
      </w:r>
      <w:del w:id="392" w:author="Joseph Stinziano" w:date="2020-01-21T07:37:00Z">
        <w:r w:rsidR="002F07D0" w:rsidRPr="005C3801" w:rsidDel="000E4716">
          <w:rPr>
            <w:rFonts w:eastAsiaTheme="minorEastAsia" w:cstheme="minorHAnsi"/>
            <w:sz w:val="24"/>
            <w:szCs w:val="24"/>
            <w:lang w:val="en-CA"/>
          </w:rPr>
          <w:delText>is negligible</w:delText>
        </w:r>
      </w:del>
      <w:ins w:id="393" w:author="Joseph Stinziano" w:date="2020-01-21T07:37:00Z">
        <w:r w:rsidR="000E4716">
          <w:rPr>
            <w:rFonts w:eastAsiaTheme="minorEastAsia" w:cstheme="minorHAnsi"/>
            <w:sz w:val="24"/>
            <w:szCs w:val="24"/>
            <w:lang w:val="en-CA"/>
          </w:rPr>
          <w:t>may appear negligible based on the parameters, however given that ca</w:t>
        </w:r>
      </w:ins>
      <w:ins w:id="394" w:author="Joseph Stinziano" w:date="2020-01-21T07:38:00Z">
        <w:r w:rsidR="000E4716">
          <w:rPr>
            <w:rFonts w:eastAsiaTheme="minorEastAsia" w:cstheme="minorHAnsi"/>
            <w:sz w:val="24"/>
            <w:szCs w:val="24"/>
            <w:lang w:val="en-CA"/>
          </w:rPr>
          <w:t>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leads to substantial impacts over a long time period</w:t>
        </w:r>
      </w:ins>
      <w:r w:rsidR="00247F8E" w:rsidRPr="005C3801">
        <w:rPr>
          <w:rFonts w:eastAsiaTheme="minorEastAsia" w:cstheme="minorHAnsi"/>
          <w:sz w:val="24"/>
          <w:szCs w:val="24"/>
          <w:lang w:val="en-CA"/>
        </w:rPr>
        <w:t xml:space="preserve">. It is </w:t>
      </w:r>
      <w:ins w:id="395" w:author="Joseph Stinziano" w:date="2020-01-21T07:38:00Z">
        <w:r w:rsidR="000E4716">
          <w:rPr>
            <w:rFonts w:eastAsiaTheme="minorEastAsia" w:cstheme="minorHAnsi"/>
            <w:sz w:val="24"/>
            <w:szCs w:val="24"/>
            <w:lang w:val="en-CA"/>
          </w:rPr>
          <w:t xml:space="preserve">thus </w:t>
        </w:r>
      </w:ins>
      <w:r w:rsidR="00247F8E" w:rsidRPr="005C3801">
        <w:rPr>
          <w:rFonts w:eastAsiaTheme="minorEastAsia" w:cstheme="minorHAnsi"/>
          <w:sz w:val="24"/>
          <w:szCs w:val="24"/>
          <w:lang w:val="en-CA"/>
        </w:rPr>
        <w:t xml:space="preserve">possible that the </w:t>
      </w:r>
      <w:del w:id="396" w:author="Joseph Stinziano" w:date="2020-01-21T07:38:00Z">
        <w:r w:rsidR="00247F8E" w:rsidRPr="005C3801" w:rsidDel="000E4716">
          <w:rPr>
            <w:rFonts w:eastAsiaTheme="minorEastAsia" w:cstheme="minorHAnsi"/>
            <w:sz w:val="24"/>
            <w:szCs w:val="24"/>
            <w:lang w:val="en-CA"/>
          </w:rPr>
          <w:delText xml:space="preserve">few </w:delText>
        </w:r>
      </w:del>
      <w:ins w:id="397" w:author="Joseph Stinziano" w:date="2020-01-21T07:38:00Z">
        <w:r w:rsidR="000E4716">
          <w:rPr>
            <w:rFonts w:eastAsiaTheme="minorEastAsia" w:cstheme="minorHAnsi"/>
            <w:sz w:val="24"/>
            <w:szCs w:val="24"/>
            <w:lang w:val="en-CA"/>
          </w:rPr>
          <w:t>apparently</w:t>
        </w:r>
        <w:r w:rsidR="000E4716" w:rsidRPr="005C3801">
          <w:rPr>
            <w:rFonts w:eastAsiaTheme="minorEastAsia" w:cstheme="minorHAnsi"/>
            <w:sz w:val="24"/>
            <w:szCs w:val="24"/>
            <w:lang w:val="en-CA"/>
          </w:rPr>
          <w:t xml:space="preserve"> </w:t>
        </w:r>
      </w:ins>
      <w:r w:rsidR="00247F8E" w:rsidRPr="005C3801">
        <w:rPr>
          <w:rFonts w:eastAsiaTheme="minorEastAsia" w:cstheme="minorHAnsi"/>
          <w:sz w:val="24"/>
          <w:szCs w:val="24"/>
          <w:lang w:val="en-CA"/>
        </w:rPr>
        <w:t>small differences we observed could accumulate to relatively large carbon flux errors across large spatial and temporal scales with fluctuating temperatures</w:t>
      </w:r>
      <w:del w:id="398" w:author="Joseph Stinziano" w:date="2020-01-21T07:39:00Z">
        <w:r w:rsidR="00AE19A7" w:rsidDel="000E4716">
          <w:rPr>
            <w:rFonts w:eastAsiaTheme="minorEastAsia" w:cstheme="minorHAnsi"/>
            <w:sz w:val="24"/>
            <w:szCs w:val="24"/>
            <w:lang w:val="en-CA"/>
          </w:rPr>
          <w:delText>;</w:delText>
        </w:r>
        <w:r w:rsidR="00247F8E" w:rsidRPr="005C3801" w:rsidDel="000E4716">
          <w:rPr>
            <w:rFonts w:eastAsiaTheme="minorEastAsia" w:cstheme="minorHAnsi"/>
            <w:sz w:val="24"/>
            <w:szCs w:val="24"/>
            <w:lang w:val="en-CA"/>
          </w:rPr>
          <w:delText xml:space="preserve"> however</w:delText>
        </w:r>
        <w:r w:rsidR="00AE19A7" w:rsidDel="000E4716">
          <w:rPr>
            <w:rFonts w:eastAsiaTheme="minorEastAsia" w:cstheme="minorHAnsi"/>
            <w:sz w:val="24"/>
            <w:szCs w:val="24"/>
            <w:lang w:val="en-CA"/>
          </w:rPr>
          <w:delText>,</w:delText>
        </w:r>
        <w:r w:rsidR="00247F8E" w:rsidRPr="005C3801" w:rsidDel="000E4716">
          <w:rPr>
            <w:rFonts w:eastAsiaTheme="minorEastAsia" w:cstheme="minorHAnsi"/>
            <w:sz w:val="24"/>
            <w:szCs w:val="24"/>
            <w:lang w:val="en-CA"/>
          </w:rPr>
          <w:delText xml:space="preserve"> uncertainties in the determinations of the values for V</w:delText>
        </w:r>
        <w:r w:rsidR="00247F8E" w:rsidRPr="005C3801" w:rsidDel="000E4716">
          <w:rPr>
            <w:rFonts w:eastAsiaTheme="minorEastAsia" w:cstheme="minorHAnsi"/>
            <w:sz w:val="24"/>
            <w:szCs w:val="24"/>
            <w:vertAlign w:val="subscript"/>
            <w:lang w:val="en-CA"/>
          </w:rPr>
          <w:delText>cmax</w:delText>
        </w:r>
        <w:r w:rsidR="00247F8E" w:rsidRPr="005C3801" w:rsidDel="000E4716">
          <w:rPr>
            <w:rFonts w:eastAsiaTheme="minorEastAsia" w:cstheme="minorHAnsi"/>
            <w:sz w:val="24"/>
            <w:szCs w:val="24"/>
            <w:lang w:val="en-CA"/>
          </w:rPr>
          <w:delText xml:space="preserve"> and J</w:delText>
        </w:r>
        <w:r w:rsidR="00247F8E" w:rsidRPr="005C3801" w:rsidDel="000E4716">
          <w:rPr>
            <w:rFonts w:eastAsiaTheme="minorEastAsia" w:cstheme="minorHAnsi"/>
            <w:sz w:val="24"/>
            <w:szCs w:val="24"/>
            <w:vertAlign w:val="subscript"/>
            <w:lang w:val="en-CA"/>
          </w:rPr>
          <w:delText>max</w:delText>
        </w:r>
        <w:r w:rsidR="00247F8E" w:rsidRPr="005C3801" w:rsidDel="000E4716">
          <w:rPr>
            <w:rFonts w:eastAsiaTheme="minorEastAsia" w:cstheme="minorHAnsi"/>
            <w:sz w:val="24"/>
            <w:szCs w:val="24"/>
            <w:lang w:val="en-CA"/>
          </w:rPr>
          <w:delText xml:space="preserve"> are likely to overwhelm any errors due to the missing term</w:delText>
        </w:r>
      </w:del>
      <w:r w:rsidR="00247F8E" w:rsidRPr="005C3801">
        <w:rPr>
          <w:rFonts w:eastAsiaTheme="minorEastAsia" w:cstheme="minorHAnsi"/>
          <w:sz w:val="24"/>
          <w:szCs w:val="24"/>
          <w:lang w:val="en-CA"/>
        </w:rPr>
        <w:t>.</w:t>
      </w:r>
      <w:r w:rsidR="00FE7FF8" w:rsidRPr="005C3801">
        <w:rPr>
          <w:rFonts w:eastAsiaTheme="minorEastAsia" w:cstheme="minorHAnsi"/>
          <w:sz w:val="24"/>
          <w:szCs w:val="24"/>
          <w:lang w:val="en-CA"/>
        </w:rPr>
        <w:t xml:space="preserve"> Since Equation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is incorrect, there are three arguments for moving beyond the modified Arrhenius paradigm: 1)</w:t>
      </w:r>
      <w:r w:rsidR="00247F8E" w:rsidRPr="005C3801">
        <w:rPr>
          <w:rFonts w:eastAsiaTheme="minorEastAsia" w:cstheme="minorHAnsi"/>
          <w:sz w:val="24"/>
          <w:szCs w:val="24"/>
          <w:lang w:val="en-CA"/>
        </w:rPr>
        <w:t xml:space="preserve"> there are new approaches to modeling biological temperature responses that are </w:t>
      </w:r>
      <w:del w:id="399" w:author="Joseph Stinziano" w:date="2020-01-21T07:39:00Z">
        <w:r w:rsidR="00247F8E" w:rsidRPr="005C3801" w:rsidDel="000E4716">
          <w:rPr>
            <w:rFonts w:eastAsiaTheme="minorEastAsia" w:cstheme="minorHAnsi"/>
            <w:sz w:val="24"/>
            <w:szCs w:val="24"/>
            <w:lang w:val="en-CA"/>
          </w:rPr>
          <w:delText xml:space="preserve">better </w:delText>
        </w:r>
      </w:del>
      <w:ins w:id="400" w:author="Joseph Stinziano" w:date="2020-01-21T07:39:00Z">
        <w:r w:rsidR="000E4716" w:rsidRPr="005C3801">
          <w:rPr>
            <w:rFonts w:eastAsiaTheme="minorEastAsia" w:cstheme="minorHAnsi"/>
            <w:sz w:val="24"/>
            <w:szCs w:val="24"/>
            <w:lang w:val="en-CA"/>
          </w:rPr>
          <w:t>better</w:t>
        </w:r>
        <w:r w:rsidR="000E4716">
          <w:rPr>
            <w:rFonts w:eastAsiaTheme="minorEastAsia" w:cstheme="minorHAnsi"/>
            <w:sz w:val="24"/>
            <w:szCs w:val="24"/>
            <w:lang w:val="en-CA"/>
          </w:rPr>
          <w:t>-</w:t>
        </w:r>
      </w:ins>
      <w:r w:rsidR="00247F8E" w:rsidRPr="005C3801">
        <w:rPr>
          <w:rFonts w:eastAsiaTheme="minorEastAsia" w:cstheme="minorHAnsi"/>
          <w:sz w:val="24"/>
          <w:szCs w:val="24"/>
          <w:lang w:val="en-CA"/>
        </w:rPr>
        <w:t>grounded in thermodynamics (e.g. Macromolecular Rate Theory; Hobbs et al., 2013; Liang et al., 2018)</w:t>
      </w:r>
      <w:r w:rsidR="00FE7FF8" w:rsidRPr="005C3801">
        <w:rPr>
          <w:rFonts w:eastAsiaTheme="minorEastAsia" w:cstheme="minorHAnsi"/>
          <w:sz w:val="24"/>
          <w:szCs w:val="24"/>
          <w:lang w:val="en-CA"/>
        </w:rPr>
        <w:t>;</w:t>
      </w:r>
      <w:r w:rsidR="00247F8E"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2)</w:t>
      </w:r>
      <w:r w:rsidR="00247F8E" w:rsidRPr="005C3801">
        <w:rPr>
          <w:rFonts w:eastAsiaTheme="minorEastAsia" w:cstheme="minorHAnsi"/>
          <w:sz w:val="24"/>
          <w:szCs w:val="24"/>
          <w:lang w:val="en-CA"/>
        </w:rPr>
        <w:t xml:space="preserve"> </w:t>
      </w:r>
      <w:r w:rsidR="00E03E76" w:rsidRPr="005C3801">
        <w:rPr>
          <w:rFonts w:eastAsiaTheme="minorEastAsia" w:cstheme="minorHAnsi"/>
          <w:sz w:val="24"/>
          <w:szCs w:val="24"/>
          <w:lang w:val="en-CA"/>
        </w:rPr>
        <w:t xml:space="preserve">uncertainties in model outputs </w:t>
      </w:r>
      <w:r w:rsidR="00FE7FF8" w:rsidRPr="005C3801">
        <w:rPr>
          <w:rFonts w:eastAsiaTheme="minorEastAsia" w:cstheme="minorHAnsi"/>
          <w:sz w:val="24"/>
          <w:szCs w:val="24"/>
          <w:lang w:val="en-CA"/>
        </w:rPr>
        <w:t>may accumulate</w:t>
      </w:r>
      <w:r w:rsidR="00E03E76" w:rsidRPr="005C3801">
        <w:rPr>
          <w:rFonts w:eastAsiaTheme="minorEastAsia" w:cstheme="minorHAnsi"/>
          <w:sz w:val="24"/>
          <w:szCs w:val="24"/>
          <w:lang w:val="en-CA"/>
        </w:rPr>
        <w:t xml:space="preserve"> due to the missing term</w:t>
      </w:r>
      <w:r w:rsidR="00FE7FF8" w:rsidRPr="005C3801">
        <w:rPr>
          <w:rFonts w:eastAsiaTheme="minorEastAsia" w:cstheme="minorHAnsi"/>
          <w:sz w:val="24"/>
          <w:szCs w:val="24"/>
          <w:lang w:val="en-CA"/>
        </w:rPr>
        <w:t xml:space="preserve"> across large spatial and temporal scales</w:t>
      </w:r>
      <w:r w:rsidR="00E03E76" w:rsidRPr="005C3801">
        <w:rPr>
          <w:rFonts w:eastAsiaTheme="minorEastAsia" w:cstheme="minorHAnsi"/>
          <w:sz w:val="24"/>
          <w:szCs w:val="24"/>
          <w:lang w:val="en-CA"/>
        </w:rPr>
        <w:t>,</w:t>
      </w:r>
      <w:r w:rsidR="00FE7FF8" w:rsidRPr="005C3801">
        <w:rPr>
          <w:rFonts w:eastAsiaTheme="minorEastAsia" w:cstheme="minorHAnsi"/>
          <w:sz w:val="24"/>
          <w:szCs w:val="24"/>
          <w:lang w:val="en-CA"/>
        </w:rPr>
        <w:t xml:space="preserve"> and 3) the modified Arrhenius model as implemented is categorically incorrect due to a missing term.</w:t>
      </w:r>
      <w:r w:rsidR="00E03E76" w:rsidRPr="005C3801">
        <w:rPr>
          <w:rFonts w:eastAsiaTheme="minorEastAsia" w:cstheme="minorHAnsi"/>
          <w:sz w:val="24"/>
          <w:szCs w:val="24"/>
          <w:lang w:val="en-CA"/>
        </w:rPr>
        <w:t xml:space="preserve"> </w:t>
      </w:r>
      <w:r w:rsidR="00FE7FF8" w:rsidRPr="005C3801">
        <w:rPr>
          <w:rFonts w:eastAsiaTheme="minorEastAsia" w:cstheme="minorHAnsi"/>
          <w:sz w:val="24"/>
          <w:szCs w:val="24"/>
          <w:lang w:val="en-CA"/>
        </w:rPr>
        <w:t>Therefore, we argue that future modeling efforts should move beyond this incorrect paradigm.</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492FB002" w14:textId="77777777" w:rsidR="006E15F2" w:rsidRPr="00615D1B" w:rsidRDefault="006E15F2"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lastRenderedPageBreak/>
        <w:t>Acknowledgments</w:t>
      </w:r>
    </w:p>
    <w:p w14:paraId="4580263A" w14:textId="24174CB0" w:rsidR="006E15F2" w:rsidRPr="005C3801" w:rsidRDefault="00DB606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would like to thank Wesley J. Noe at the University of New Mexico for providing climate </w:t>
      </w:r>
      <w:commentRangeStart w:id="401"/>
      <w:r>
        <w:rPr>
          <w:rFonts w:eastAsiaTheme="minorEastAsia" w:cstheme="minorHAnsi"/>
          <w:sz w:val="24"/>
          <w:szCs w:val="24"/>
          <w:lang w:val="en-CA"/>
        </w:rPr>
        <w:t>data</w:t>
      </w:r>
      <w:commentRangeEnd w:id="401"/>
      <w:r w:rsidR="007E2768">
        <w:rPr>
          <w:rStyle w:val="CommentReference"/>
        </w:rPr>
        <w:commentReference w:id="401"/>
      </w:r>
      <w:r>
        <w:rPr>
          <w:rFonts w:eastAsiaTheme="minorEastAsia" w:cstheme="minorHAnsi"/>
          <w:sz w:val="24"/>
          <w:szCs w:val="24"/>
          <w:lang w:val="en-CA"/>
        </w:rPr>
        <w:t>.</w:t>
      </w:r>
    </w:p>
    <w:p w14:paraId="60474F51" w14:textId="77777777" w:rsidR="00824E08" w:rsidRPr="005C3801" w:rsidRDefault="00824E08"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References</w:t>
      </w:r>
    </w:p>
    <w:p w14:paraId="74CCF87F" w14:textId="396525A7"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Amthor</w:t>
      </w:r>
      <w:proofErr w:type="spellEnd"/>
      <w:r w:rsidRPr="005C3801">
        <w:rPr>
          <w:rFonts w:cstheme="minorHAnsi"/>
          <w:sz w:val="24"/>
          <w:szCs w:val="24"/>
          <w:lang w:val="en-CA"/>
        </w:rPr>
        <w:t xml:space="preserve"> JS. 2000. Direct effect of elevated CO2 on nocturnal in situ leaf respiration in nine temperate deciduous tree species is small. Tree Physiology 20: 139–144.</w:t>
      </w:r>
    </w:p>
    <w:p w14:paraId="5A1F6ECF" w14:textId="219CA49F" w:rsidR="004D451E" w:rsidRDefault="004D451E" w:rsidP="002B0AA8">
      <w:pPr>
        <w:spacing w:after="0" w:line="360" w:lineRule="auto"/>
        <w:ind w:left="567" w:hanging="567"/>
        <w:rPr>
          <w:ins w:id="402" w:author="Joseph Stinziano" w:date="2020-01-21T07:11:00Z"/>
          <w:rFonts w:cstheme="minorHAnsi"/>
          <w:sz w:val="24"/>
          <w:szCs w:val="24"/>
          <w:lang w:val="en-CA"/>
        </w:rPr>
      </w:pPr>
      <w:r w:rsidRPr="005C3801">
        <w:rPr>
          <w:rFonts w:cstheme="minorHAnsi"/>
          <w:sz w:val="24"/>
          <w:szCs w:val="24"/>
          <w:lang w:val="en-CA"/>
        </w:rPr>
        <w:t>Arrhenius S. 1915. Quantitative laws in biological chemistry. Bell:</w:t>
      </w:r>
      <w:ins w:id="403" w:author="Joseph Stinziano" w:date="2020-01-21T07:13:00Z">
        <w:r w:rsidR="00AD7D0E">
          <w:rPr>
            <w:rFonts w:cstheme="minorHAnsi"/>
            <w:sz w:val="24"/>
            <w:szCs w:val="24"/>
            <w:lang w:val="en-CA"/>
          </w:rPr>
          <w:t xml:space="preserve"> </w:t>
        </w:r>
      </w:ins>
      <w:r w:rsidRPr="005C3801">
        <w:rPr>
          <w:rFonts w:cstheme="minorHAnsi"/>
          <w:sz w:val="24"/>
          <w:szCs w:val="24"/>
          <w:lang w:val="en-CA"/>
        </w:rPr>
        <w:t>London.</w:t>
      </w:r>
    </w:p>
    <w:p w14:paraId="1621B3B8" w14:textId="047A9265" w:rsidR="00AD7D0E" w:rsidRPr="00AD7D0E" w:rsidRDefault="00AD7D0E" w:rsidP="002B0AA8">
      <w:pPr>
        <w:spacing w:after="0" w:line="360" w:lineRule="auto"/>
        <w:ind w:left="567" w:hanging="567"/>
        <w:rPr>
          <w:rFonts w:cstheme="minorHAnsi"/>
          <w:sz w:val="24"/>
          <w:szCs w:val="24"/>
          <w:lang w:val="en-CA"/>
        </w:rPr>
      </w:pPr>
      <w:proofErr w:type="spellStart"/>
      <w:ins w:id="404" w:author="Joseph Stinziano" w:date="2020-01-21T07:11:00Z">
        <w:r>
          <w:rPr>
            <w:rFonts w:cstheme="minorHAnsi"/>
            <w:sz w:val="24"/>
            <w:szCs w:val="24"/>
            <w:lang w:val="en-CA"/>
          </w:rPr>
          <w:t>Ayub</w:t>
        </w:r>
        <w:proofErr w:type="spellEnd"/>
        <w:r>
          <w:rPr>
            <w:rFonts w:cstheme="minorHAnsi"/>
            <w:sz w:val="24"/>
            <w:szCs w:val="24"/>
            <w:lang w:val="en-CA"/>
          </w:rPr>
          <w:t xml:space="preserve"> </w:t>
        </w:r>
      </w:ins>
      <w:ins w:id="405" w:author="Joseph Stinziano" w:date="2020-01-21T07:12:00Z">
        <w:r>
          <w:rPr>
            <w:rFonts w:cstheme="minorHAnsi"/>
            <w:sz w:val="24"/>
            <w:szCs w:val="24"/>
            <w:lang w:val="en-CA"/>
          </w:rPr>
          <w:t xml:space="preserve">G, Smith RA, Tissue DT, Atkin OK. 2011.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New </w:t>
        </w:r>
        <w:proofErr w:type="spellStart"/>
        <w:r>
          <w:rPr>
            <w:rFonts w:cstheme="minorHAnsi"/>
            <w:sz w:val="24"/>
            <w:szCs w:val="24"/>
            <w:lang w:val="en-CA"/>
          </w:rPr>
          <w:t>Phytologist</w:t>
        </w:r>
        <w:proofErr w:type="spellEnd"/>
        <w:r>
          <w:rPr>
            <w:rFonts w:cstheme="minorHAnsi"/>
            <w:sz w:val="24"/>
            <w:szCs w:val="24"/>
            <w:lang w:val="en-CA"/>
          </w:rPr>
          <w:t xml:space="preserve"> 19</w:t>
        </w:r>
      </w:ins>
      <w:ins w:id="406" w:author="Joseph Stinziano" w:date="2020-01-21T07:13:00Z">
        <w:r>
          <w:rPr>
            <w:rFonts w:cstheme="minorHAnsi"/>
            <w:sz w:val="24"/>
            <w:szCs w:val="24"/>
            <w:lang w:val="en-CA"/>
          </w:rPr>
          <w:t>0: 1003-1018.</w:t>
        </w:r>
      </w:ins>
    </w:p>
    <w:p w14:paraId="6A664BBD" w14:textId="359D5912" w:rsidR="00522DC5" w:rsidRPr="005C3801" w:rsidRDefault="00522DC5"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Ciais</w:t>
      </w:r>
      <w:proofErr w:type="spellEnd"/>
      <w:r w:rsidRPr="005C3801">
        <w:rPr>
          <w:rFonts w:cstheme="minorHAnsi"/>
          <w:sz w:val="24"/>
          <w:szCs w:val="24"/>
          <w:lang w:val="en-CA"/>
        </w:rPr>
        <w:t xml:space="preserve"> P, Sabine C, </w:t>
      </w:r>
      <w:proofErr w:type="spellStart"/>
      <w:r w:rsidRPr="005C3801">
        <w:rPr>
          <w:rFonts w:cstheme="minorHAnsi"/>
          <w:sz w:val="24"/>
          <w:szCs w:val="24"/>
          <w:lang w:val="en-CA"/>
        </w:rPr>
        <w:t>Bala</w:t>
      </w:r>
      <w:proofErr w:type="spellEnd"/>
      <w:r w:rsidRPr="005C3801">
        <w:rPr>
          <w:rFonts w:cstheme="minorHAnsi"/>
          <w:sz w:val="24"/>
          <w:szCs w:val="24"/>
          <w:lang w:val="en-CA"/>
        </w:rPr>
        <w:t xml:space="preserve"> G, Bopp L, </w:t>
      </w:r>
      <w:proofErr w:type="spellStart"/>
      <w:r w:rsidRPr="005C3801">
        <w:rPr>
          <w:rFonts w:cstheme="minorHAnsi"/>
          <w:sz w:val="24"/>
          <w:szCs w:val="24"/>
          <w:lang w:val="en-CA"/>
        </w:rPr>
        <w:t>Brovkin</w:t>
      </w:r>
      <w:proofErr w:type="spellEnd"/>
      <w:r w:rsidRPr="005C3801">
        <w:rPr>
          <w:rFonts w:cstheme="minorHAnsi"/>
          <w:sz w:val="24"/>
          <w:szCs w:val="24"/>
          <w:lang w:val="en-CA"/>
        </w:rPr>
        <w:t xml:space="preserve"> V, </w:t>
      </w:r>
      <w:proofErr w:type="spellStart"/>
      <w:r w:rsidRPr="005C3801">
        <w:rPr>
          <w:rFonts w:cstheme="minorHAnsi"/>
          <w:sz w:val="24"/>
          <w:szCs w:val="24"/>
          <w:lang w:val="en-CA"/>
        </w:rPr>
        <w:t>Canadell</w:t>
      </w:r>
      <w:proofErr w:type="spellEnd"/>
      <w:r w:rsidRPr="005C3801">
        <w:rPr>
          <w:rFonts w:cstheme="minorHAnsi"/>
          <w:sz w:val="24"/>
          <w:szCs w:val="24"/>
          <w:lang w:val="en-CA"/>
        </w:rPr>
        <w:t xml:space="preserve"> J, Chhabra A, </w:t>
      </w:r>
      <w:proofErr w:type="spellStart"/>
      <w:r w:rsidRPr="005C3801">
        <w:rPr>
          <w:rFonts w:cstheme="minorHAnsi"/>
          <w:sz w:val="24"/>
          <w:szCs w:val="24"/>
          <w:lang w:val="en-CA"/>
        </w:rPr>
        <w:t>DeFries</w:t>
      </w:r>
      <w:proofErr w:type="spellEnd"/>
      <w:r w:rsidRPr="005C3801">
        <w:rPr>
          <w:rFonts w:cstheme="minorHAnsi"/>
          <w:sz w:val="24"/>
          <w:szCs w:val="24"/>
          <w:lang w:val="en-CA"/>
        </w:rPr>
        <w:t xml:space="preserve"> R, Galloway J, </w:t>
      </w:r>
      <w:proofErr w:type="spellStart"/>
      <w:r w:rsidRPr="005C3801">
        <w:rPr>
          <w:rFonts w:cstheme="minorHAnsi"/>
          <w:sz w:val="24"/>
          <w:szCs w:val="24"/>
          <w:lang w:val="en-CA"/>
        </w:rPr>
        <w:t>Heimann</w:t>
      </w:r>
      <w:proofErr w:type="spellEnd"/>
      <w:r w:rsidRPr="005C3801">
        <w:rPr>
          <w:rFonts w:cstheme="minorHAnsi"/>
          <w:sz w:val="24"/>
          <w:szCs w:val="24"/>
          <w:lang w:val="en-CA"/>
        </w:rPr>
        <w:t xml:space="preserve"> M. 2013.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Climate Change 2013: The Physical Science Basis.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Duursma</w:t>
      </w:r>
      <w:proofErr w:type="spellEnd"/>
      <w:r w:rsidRPr="005C3801">
        <w:rPr>
          <w:rFonts w:cstheme="minorHAnsi"/>
          <w:sz w:val="24"/>
          <w:szCs w:val="24"/>
          <w:lang w:val="en-CA"/>
        </w:rPr>
        <w:t xml:space="preserve"> RA,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BE. 2012.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 Geoscientific Model Development 5:919-940.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5C3801">
        <w:rPr>
          <w:rFonts w:cstheme="minorHAnsi"/>
          <w:sz w:val="24"/>
          <w:szCs w:val="24"/>
          <w:lang w:val="en-CA"/>
        </w:rPr>
        <w:t>Elzhov</w:t>
      </w:r>
      <w:proofErr w:type="spellEnd"/>
      <w:r w:rsidRPr="005C3801">
        <w:rPr>
          <w:rFonts w:cstheme="minorHAnsi"/>
          <w:sz w:val="24"/>
          <w:szCs w:val="24"/>
          <w:lang w:val="en-CA"/>
        </w:rPr>
        <w:t xml:space="preserve"> TV, Mullen KM, </w:t>
      </w:r>
      <w:proofErr w:type="spellStart"/>
      <w:r w:rsidRPr="005C3801">
        <w:rPr>
          <w:rFonts w:cstheme="minorHAnsi"/>
          <w:sz w:val="24"/>
          <w:szCs w:val="24"/>
          <w:lang w:val="en-CA"/>
        </w:rPr>
        <w:t>Spiess</w:t>
      </w:r>
      <w:proofErr w:type="spellEnd"/>
      <w:r w:rsidRPr="005C3801">
        <w:rPr>
          <w:rFonts w:cstheme="minorHAnsi"/>
          <w:sz w:val="24"/>
          <w:szCs w:val="24"/>
          <w:lang w:val="en-CA"/>
        </w:rPr>
        <w:t xml:space="preserve"> A-N, </w:t>
      </w:r>
      <w:proofErr w:type="spellStart"/>
      <w:r w:rsidRPr="005C3801">
        <w:rPr>
          <w:rFonts w:cstheme="minorHAnsi"/>
          <w:sz w:val="24"/>
          <w:szCs w:val="24"/>
          <w:lang w:val="en-CA"/>
        </w:rPr>
        <w:t>Bolker</w:t>
      </w:r>
      <w:proofErr w:type="spellEnd"/>
      <w:r w:rsidRPr="005C3801">
        <w:rPr>
          <w:rFonts w:cstheme="minorHAnsi"/>
          <w:sz w:val="24"/>
          <w:szCs w:val="24"/>
          <w:lang w:val="en-CA"/>
        </w:rPr>
        <w:t xml:space="preserve"> B. 2016.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Farquhar GD, et al. 1980.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Planta 149: 78-90.</w:t>
      </w:r>
    </w:p>
    <w:p w14:paraId="48F0ECB0" w14:textId="77777777" w:rsidR="000264E2" w:rsidRPr="005C3801" w:rsidRDefault="000264E2" w:rsidP="002B0AA8">
      <w:pPr>
        <w:spacing w:after="0" w:line="360" w:lineRule="auto"/>
        <w:ind w:left="567" w:hanging="567"/>
        <w:rPr>
          <w:rFonts w:cstheme="minorHAnsi"/>
          <w:sz w:val="24"/>
          <w:szCs w:val="24"/>
          <w:lang w:val="en-CA"/>
        </w:rPr>
      </w:pPr>
      <w:r w:rsidRPr="005C3801">
        <w:rPr>
          <w:rFonts w:cstheme="minorHAnsi"/>
          <w:sz w:val="24"/>
          <w:szCs w:val="24"/>
          <w:lang w:val="en-CA"/>
        </w:rPr>
        <w:t>Harley PC, Sharkey TD. 1991. An improved model of C</w:t>
      </w:r>
      <w:r w:rsidRPr="005C3801">
        <w:rPr>
          <w:rFonts w:cstheme="minorHAnsi"/>
          <w:sz w:val="24"/>
          <w:szCs w:val="24"/>
          <w:vertAlign w:val="subscript"/>
          <w:lang w:val="en-CA"/>
        </w:rPr>
        <w:t>3</w:t>
      </w:r>
      <w:r w:rsidRPr="005C3801">
        <w:rPr>
          <w:rFonts w:cstheme="minorHAnsi"/>
          <w:sz w:val="24"/>
          <w:szCs w:val="24"/>
          <w:lang w:val="en-CA"/>
        </w:rPr>
        <w:t xml:space="preserve"> photosynthesis at high CO2: reversed O2 sensitivity explained by lack of glycerate re-entry into the chloroplast. Photosynthesis Research 27:169-178.</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5C3801">
        <w:rPr>
          <w:rFonts w:cstheme="minorHAnsi"/>
          <w:sz w:val="24"/>
          <w:szCs w:val="24"/>
          <w:lang w:val="en-CA"/>
        </w:rPr>
        <w:t>Heskel</w:t>
      </w:r>
      <w:proofErr w:type="spellEnd"/>
      <w:r w:rsidRPr="005C3801">
        <w:rPr>
          <w:rFonts w:cstheme="minorHAnsi"/>
          <w:sz w:val="24"/>
          <w:szCs w:val="24"/>
          <w:lang w:val="en-CA"/>
        </w:rPr>
        <w:t xml:space="preserve"> MA, O’Sullivan OS, Reich PB, </w:t>
      </w:r>
      <w:proofErr w:type="spellStart"/>
      <w:r w:rsidRPr="005C3801">
        <w:rPr>
          <w:rFonts w:cstheme="minorHAnsi"/>
          <w:sz w:val="24"/>
          <w:szCs w:val="24"/>
          <w:lang w:val="en-CA"/>
        </w:rPr>
        <w:t>Tjoelker</w:t>
      </w:r>
      <w:proofErr w:type="spellEnd"/>
      <w:r w:rsidRPr="005C3801">
        <w:rPr>
          <w:rFonts w:cstheme="minorHAnsi"/>
          <w:sz w:val="24"/>
          <w:szCs w:val="24"/>
          <w:lang w:val="en-CA"/>
        </w:rPr>
        <w:t xml:space="preserve"> MG, </w:t>
      </w:r>
      <w:proofErr w:type="spellStart"/>
      <w:r w:rsidRPr="005C3801">
        <w:rPr>
          <w:rFonts w:cstheme="minorHAnsi"/>
          <w:sz w:val="24"/>
          <w:szCs w:val="24"/>
          <w:lang w:val="en-CA"/>
        </w:rPr>
        <w:t>Weerasinghe</w:t>
      </w:r>
      <w:proofErr w:type="spellEnd"/>
      <w:r w:rsidRPr="005C3801">
        <w:rPr>
          <w:rFonts w:cstheme="minorHAnsi"/>
          <w:sz w:val="24"/>
          <w:szCs w:val="24"/>
          <w:lang w:val="en-CA"/>
        </w:rPr>
        <w:t xml:space="preserve"> LK, </w:t>
      </w:r>
      <w:proofErr w:type="spellStart"/>
      <w:r w:rsidRPr="005C3801">
        <w:rPr>
          <w:rFonts w:cstheme="minorHAnsi"/>
          <w:sz w:val="24"/>
          <w:szCs w:val="24"/>
          <w:lang w:val="en-CA"/>
        </w:rPr>
        <w:t>Penillard</w:t>
      </w:r>
      <w:proofErr w:type="spellEnd"/>
      <w:r w:rsidRPr="005C3801">
        <w:rPr>
          <w:rFonts w:cstheme="minorHAnsi"/>
          <w:sz w:val="24"/>
          <w:szCs w:val="24"/>
          <w:lang w:val="en-CA"/>
        </w:rPr>
        <w:t xml:space="preserve"> A, Egerton JJG, et al. 2016. Convergence in the temperature response of leaf respiration across biomes and plant functional types. Proceedings of the National Academy of Sciences USA 113: 3832-3837.</w:t>
      </w:r>
    </w:p>
    <w:p w14:paraId="055605A7" w14:textId="48B900DA" w:rsidR="00FC0DBC" w:rsidRDefault="00FC0DBC" w:rsidP="002B0AA8">
      <w:pPr>
        <w:spacing w:after="0" w:line="360" w:lineRule="auto"/>
        <w:ind w:left="567" w:hanging="567"/>
        <w:rPr>
          <w:ins w:id="407" w:author="Joseph Stinziano" w:date="2020-01-21T07:32:00Z"/>
          <w:rFonts w:cstheme="minorHAnsi"/>
          <w:sz w:val="24"/>
          <w:szCs w:val="24"/>
          <w:lang w:val="en-CA"/>
        </w:rPr>
      </w:pPr>
      <w:r w:rsidRPr="005C3801">
        <w:rPr>
          <w:rFonts w:cstheme="minorHAnsi"/>
          <w:sz w:val="24"/>
          <w:szCs w:val="24"/>
          <w:lang w:val="en-CA"/>
        </w:rPr>
        <w:lastRenderedPageBreak/>
        <w:t>Hobbs JK, Jiao W, Ester AD, Parker EJ, Schipper LA, Arcus VL. 2013. Change in heat capacity for enzyme catalysis determines temperature dependence of enzyme catalyzed rates. ACS Chemical Biology 8:2388-2392.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ins w:id="408" w:author="Joseph Stinziano" w:date="2020-01-21T07:32:00Z">
        <w:r>
          <w:rPr>
            <w:rFonts w:cstheme="minorHAnsi"/>
            <w:sz w:val="24"/>
            <w:szCs w:val="24"/>
            <w:lang w:val="en-CA"/>
          </w:rPr>
          <w:t>Jensen JLWV. 190</w:t>
        </w:r>
      </w:ins>
      <w:ins w:id="409" w:author="Joseph Stinziano" w:date="2020-01-21T07:33:00Z">
        <w:r>
          <w:rPr>
            <w:rFonts w:cstheme="minorHAnsi"/>
            <w:sz w:val="24"/>
            <w:szCs w:val="24"/>
            <w:lang w:val="en-CA"/>
          </w:rPr>
          <w:t>6</w:t>
        </w:r>
      </w:ins>
      <w:ins w:id="410" w:author="Joseph Stinziano" w:date="2020-01-21T07:32:00Z">
        <w:r>
          <w:rPr>
            <w:rFonts w:cstheme="minorHAnsi"/>
            <w:sz w:val="24"/>
            <w:szCs w:val="24"/>
            <w:lang w:val="en-CA"/>
          </w:rPr>
          <w:t xml:space="preserve">. Sur les </w:t>
        </w:r>
        <w:proofErr w:type="spellStart"/>
        <w:r>
          <w:rPr>
            <w:rFonts w:cstheme="minorHAnsi"/>
            <w:sz w:val="24"/>
            <w:szCs w:val="24"/>
            <w:lang w:val="en-CA"/>
          </w:rPr>
          <w:t>f</w:t>
        </w:r>
      </w:ins>
      <w:ins w:id="411" w:author="Joseph Stinziano" w:date="2020-01-21T07:33:00Z">
        <w:r>
          <w:rPr>
            <w:rFonts w:cstheme="minorHAnsi"/>
            <w:sz w:val="24"/>
            <w:szCs w:val="24"/>
            <w:lang w:val="en-CA"/>
          </w:rPr>
          <w:t>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Acta Mathematica 30: 175-193.</w:t>
        </w:r>
      </w:ins>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Johnson FH, Eyring H, Williams RW. 1942. </w:t>
      </w:r>
      <w:r w:rsidR="000264E2" w:rsidRPr="005C3801">
        <w:rPr>
          <w:rFonts w:eastAsiaTheme="minorEastAsia" w:cstheme="minorHAnsi"/>
          <w:sz w:val="24"/>
          <w:szCs w:val="24"/>
          <w:lang w:val="en-CA"/>
        </w:rPr>
        <w:t>The nature of enzyme inhibitions in bacterial luminescence: sulfanilamide, urethane, temperature and pressure. Journal of Cellular and Comparative Physiology 20:247-268.</w:t>
      </w:r>
    </w:p>
    <w:p w14:paraId="7C5C161B" w14:textId="77777777"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Knorr W. 2007. Temperature acclimation in a biochemical model of photosynthesis: a reanalysis of data from 36 species. Plant, Cell &amp; Environment 30:1176-1190.</w:t>
      </w:r>
    </w:p>
    <w:p w14:paraId="0027E292" w14:textId="59780ED4" w:rsidR="00930D74" w:rsidRDefault="000264E2" w:rsidP="00BF0B3C">
      <w:pPr>
        <w:spacing w:after="0" w:line="360" w:lineRule="auto"/>
        <w:ind w:left="567" w:hanging="567"/>
        <w:rPr>
          <w:rFonts w:eastAsiaTheme="minorEastAsia" w:cstheme="minorHAnsi"/>
          <w:sz w:val="24"/>
          <w:szCs w:val="24"/>
          <w:lang w:val="en-CA"/>
        </w:rPr>
      </w:pPr>
      <w:r w:rsidRPr="005C3801">
        <w:rPr>
          <w:rFonts w:cstheme="minorHAnsi"/>
          <w:sz w:val="24"/>
          <w:szCs w:val="24"/>
          <w:lang w:val="en-CA"/>
        </w:rPr>
        <w:t xml:space="preserve">Kruse J, </w:t>
      </w:r>
      <w:proofErr w:type="spellStart"/>
      <w:r w:rsidRPr="005C3801">
        <w:rPr>
          <w:rFonts w:cstheme="minorHAnsi"/>
          <w:sz w:val="24"/>
          <w:szCs w:val="24"/>
          <w:lang w:val="en-CA"/>
        </w:rPr>
        <w:t>Hopmans</w:t>
      </w:r>
      <w:proofErr w:type="spellEnd"/>
      <w:r w:rsidRPr="005C3801">
        <w:rPr>
          <w:rFonts w:cstheme="minorHAnsi"/>
          <w:sz w:val="24"/>
          <w:szCs w:val="24"/>
          <w:lang w:val="en-CA"/>
        </w:rPr>
        <w:t xml:space="preserve"> P, Adams MA. 2008.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Plant, Cell Environment 31: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2019. Acclimation and adaptation components of the temperature dependence of plant photosynthesis at the global scale. New </w:t>
      </w:r>
      <w:proofErr w:type="spellStart"/>
      <w:r>
        <w:rPr>
          <w:rFonts w:eastAsiaTheme="minorEastAsia" w:cstheme="minorHAnsi"/>
          <w:sz w:val="24"/>
          <w:szCs w:val="24"/>
          <w:lang w:val="en-CA"/>
        </w:rPr>
        <w:t>Phytologist</w:t>
      </w:r>
      <w:proofErr w:type="spellEnd"/>
      <w:r>
        <w:rPr>
          <w:rFonts w:eastAsiaTheme="minorEastAsia" w:cstheme="minorHAnsi"/>
          <w:sz w:val="24"/>
          <w:szCs w:val="24"/>
          <w:lang w:val="en-CA"/>
        </w:rPr>
        <w:t xml:space="preserve"> 222:768-784.</w:t>
      </w:r>
    </w:p>
    <w:p w14:paraId="7122A13D" w14:textId="1AC5702A" w:rsidR="007609D4" w:rsidRPr="00BF0B3C" w:rsidRDefault="00BF0B3C" w:rsidP="002B0AA8">
      <w:pPr>
        <w:spacing w:after="0" w:line="360" w:lineRule="auto"/>
        <w:ind w:left="567" w:hanging="567"/>
        <w:rPr>
          <w:rFonts w:eastAsiaTheme="minorEastAsia" w:cstheme="minorHAnsi"/>
          <w:sz w:val="24"/>
          <w:szCs w:val="24"/>
          <w:lang w:val="en-CA"/>
        </w:rPr>
      </w:pP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DP,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BE, Drake JE,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MG, Aspinwall MJ, Battaglia M, Cano FJ, Carter KR, Molly AC, Lucas AC, et al. 2018.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152BB1D1" w14:textId="77777777" w:rsidR="00DE428A" w:rsidRPr="005C3801" w:rsidRDefault="00DE428A"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Liang LL, Arcus VL, </w:t>
      </w:r>
      <w:proofErr w:type="spellStart"/>
      <w:r w:rsidRPr="005C3801">
        <w:rPr>
          <w:rFonts w:eastAsiaTheme="minorEastAsia" w:cstheme="minorHAnsi"/>
          <w:sz w:val="24"/>
          <w:szCs w:val="24"/>
          <w:lang w:val="en-CA"/>
        </w:rPr>
        <w:t>Heskel</w:t>
      </w:r>
      <w:proofErr w:type="spellEnd"/>
      <w:r w:rsidRPr="005C3801">
        <w:rPr>
          <w:rFonts w:eastAsiaTheme="minorEastAsia" w:cstheme="minorHAnsi"/>
          <w:sz w:val="24"/>
          <w:szCs w:val="24"/>
          <w:lang w:val="en-CA"/>
        </w:rPr>
        <w:t xml:space="preserve"> MA, O’Sullivan OS, Weerasinghe LK, Creek D, Egerton JJG, et al. 2018. Macromolecular rate theory (MMRT) provides a thermodynamics rationale to underpin the convergent temperature response in plant leaf respiration. Global Change Biology 24:1538-1547.</w:t>
      </w:r>
    </w:p>
    <w:p w14:paraId="485149F0" w14:textId="77777777" w:rsidR="00ED69C5" w:rsidRPr="005C3801" w:rsidRDefault="000264E2"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Dreyer E, Ellsworth D, </w:t>
      </w:r>
      <w:proofErr w:type="spellStart"/>
      <w:r w:rsidRPr="005C3801">
        <w:rPr>
          <w:rFonts w:eastAsiaTheme="minorEastAsia" w:cstheme="minorHAnsi"/>
          <w:sz w:val="24"/>
          <w:szCs w:val="24"/>
          <w:lang w:val="en-CA"/>
        </w:rPr>
        <w:t>Forstreuter</w:t>
      </w:r>
      <w:proofErr w:type="spellEnd"/>
      <w:r w:rsidRPr="005C3801">
        <w:rPr>
          <w:rFonts w:eastAsiaTheme="minorEastAsia" w:cstheme="minorHAnsi"/>
          <w:sz w:val="24"/>
          <w:szCs w:val="24"/>
          <w:lang w:val="en-CA"/>
        </w:rPr>
        <w:t xml:space="preserve"> M, Harley PC, </w:t>
      </w:r>
      <w:proofErr w:type="spellStart"/>
      <w:r w:rsidRPr="005C3801">
        <w:rPr>
          <w:rFonts w:eastAsiaTheme="minorEastAsia" w:cstheme="minorHAnsi"/>
          <w:sz w:val="24"/>
          <w:szCs w:val="24"/>
          <w:lang w:val="en-CA"/>
        </w:rPr>
        <w:t>Kirschbaum</w:t>
      </w:r>
      <w:proofErr w:type="spellEnd"/>
      <w:r w:rsidRPr="005C3801">
        <w:rPr>
          <w:rFonts w:eastAsiaTheme="minorEastAsia" w:cstheme="minorHAnsi"/>
          <w:sz w:val="24"/>
          <w:szCs w:val="24"/>
          <w:lang w:val="en-CA"/>
        </w:rPr>
        <w:t xml:space="preserve"> MUF, Le Roux X, et al. 2002. Temperature responses of parameters of a biochemically based model of photosynthesis. II. A review of experimental data. Plant, Cell &amp; Environment 25:1167-1179.</w:t>
      </w:r>
    </w:p>
    <w:p w14:paraId="718E4812" w14:textId="77777777" w:rsidR="00933B5D" w:rsidRPr="005C3801" w:rsidRDefault="00933B5D"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R Core Team. 201</w:t>
      </w:r>
      <w:r w:rsidR="006C1935" w:rsidRPr="005C3801">
        <w:rPr>
          <w:rFonts w:eastAsiaTheme="minorEastAsia" w:cstheme="minorHAnsi"/>
          <w:sz w:val="24"/>
          <w:szCs w:val="24"/>
          <w:lang w:val="en-CA"/>
        </w:rPr>
        <w:t>8</w:t>
      </w:r>
      <w:r w:rsidRPr="005C3801">
        <w:rPr>
          <w:rFonts w:eastAsiaTheme="minorEastAsia" w:cstheme="minorHAnsi"/>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77777777" w:rsidR="00FC0DBC" w:rsidRPr="005C3801" w:rsidRDefault="00FC0DBC"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lastRenderedPageBreak/>
        <w:t xml:space="preserve">Rogers A, </w:t>
      </w:r>
      <w:proofErr w:type="spellStart"/>
      <w:r w:rsidRPr="005C3801">
        <w:rPr>
          <w:rFonts w:eastAsiaTheme="minorEastAsia" w:cstheme="minorHAnsi"/>
          <w:sz w:val="24"/>
          <w:szCs w:val="24"/>
          <w:lang w:val="en-CA"/>
        </w:rPr>
        <w:t>Medlyn</w:t>
      </w:r>
      <w:proofErr w:type="spellEnd"/>
      <w:r w:rsidRPr="005C3801">
        <w:rPr>
          <w:rFonts w:eastAsiaTheme="minorEastAsia" w:cstheme="minorHAnsi"/>
          <w:sz w:val="24"/>
          <w:szCs w:val="24"/>
          <w:lang w:val="en-CA"/>
        </w:rPr>
        <w:t xml:space="preserve"> BE, Dukes JS, </w:t>
      </w:r>
      <w:proofErr w:type="spellStart"/>
      <w:r w:rsidRPr="005C3801">
        <w:rPr>
          <w:rFonts w:eastAsiaTheme="minorEastAsia" w:cstheme="minorHAnsi"/>
          <w:sz w:val="24"/>
          <w:szCs w:val="24"/>
          <w:lang w:val="en-CA"/>
        </w:rPr>
        <w:t>Bonan</w:t>
      </w:r>
      <w:proofErr w:type="spellEnd"/>
      <w:r w:rsidRPr="005C3801">
        <w:rPr>
          <w:rFonts w:eastAsiaTheme="minorEastAsia" w:cstheme="minorHAnsi"/>
          <w:sz w:val="24"/>
          <w:szCs w:val="24"/>
          <w:lang w:val="en-CA"/>
        </w:rPr>
        <w:t xml:space="preserve"> G, von </w:t>
      </w:r>
      <w:proofErr w:type="spellStart"/>
      <w:r w:rsidRPr="005C3801">
        <w:rPr>
          <w:rFonts w:eastAsiaTheme="minorEastAsia" w:cstheme="minorHAnsi"/>
          <w:sz w:val="24"/>
          <w:szCs w:val="24"/>
          <w:lang w:val="en-CA"/>
        </w:rPr>
        <w:t>Caemmerer</w:t>
      </w:r>
      <w:proofErr w:type="spellEnd"/>
      <w:r w:rsidRPr="005C3801">
        <w:rPr>
          <w:rFonts w:eastAsiaTheme="minorEastAsia" w:cstheme="minorHAnsi"/>
          <w:sz w:val="24"/>
          <w:szCs w:val="24"/>
          <w:lang w:val="en-CA"/>
        </w:rPr>
        <w:t xml:space="preserve"> S, </w:t>
      </w:r>
      <w:proofErr w:type="spellStart"/>
      <w:r w:rsidRPr="005C3801">
        <w:rPr>
          <w:rFonts w:eastAsiaTheme="minorEastAsia" w:cstheme="minorHAnsi"/>
          <w:sz w:val="24"/>
          <w:szCs w:val="24"/>
          <w:lang w:val="en-CA"/>
        </w:rPr>
        <w:t>Dietze</w:t>
      </w:r>
      <w:proofErr w:type="spellEnd"/>
      <w:r w:rsidRPr="005C3801">
        <w:rPr>
          <w:rFonts w:eastAsiaTheme="minorEastAsia" w:cstheme="minorHAnsi"/>
          <w:sz w:val="24"/>
          <w:szCs w:val="24"/>
          <w:lang w:val="en-CA"/>
        </w:rPr>
        <w:t xml:space="preserve"> MC, </w:t>
      </w:r>
      <w:proofErr w:type="spellStart"/>
      <w:r w:rsidRPr="005C3801">
        <w:rPr>
          <w:rFonts w:eastAsiaTheme="minorEastAsia" w:cstheme="minorHAnsi"/>
          <w:sz w:val="24"/>
          <w:szCs w:val="24"/>
          <w:lang w:val="en-CA"/>
        </w:rPr>
        <w:t>Kattge</w:t>
      </w:r>
      <w:proofErr w:type="spellEnd"/>
      <w:r w:rsidRPr="005C3801">
        <w:rPr>
          <w:rFonts w:eastAsiaTheme="minorEastAsia" w:cstheme="minorHAnsi"/>
          <w:sz w:val="24"/>
          <w:szCs w:val="24"/>
          <w:lang w:val="en-CA"/>
        </w:rPr>
        <w:t xml:space="preserve"> J, et al. 2017. A roadmap for improving the representation of photosynthesis in Earth system models. New </w:t>
      </w:r>
      <w:proofErr w:type="spellStart"/>
      <w:r w:rsidRPr="005C3801">
        <w:rPr>
          <w:rFonts w:eastAsiaTheme="minorEastAsia" w:cstheme="minorHAnsi"/>
          <w:sz w:val="24"/>
          <w:szCs w:val="24"/>
          <w:lang w:val="en-CA"/>
        </w:rPr>
        <w:t>Phytologist</w:t>
      </w:r>
      <w:proofErr w:type="spellEnd"/>
      <w:r w:rsidRPr="005C3801">
        <w:rPr>
          <w:rFonts w:eastAsiaTheme="minorEastAsia" w:cstheme="minorHAnsi"/>
          <w:sz w:val="24"/>
          <w:szCs w:val="24"/>
          <w:lang w:val="en-CA"/>
        </w:rPr>
        <w:t xml:space="preserve"> 213:22-42.</w:t>
      </w:r>
    </w:p>
    <w:p w14:paraId="123E8265" w14:textId="053330C2" w:rsidR="009465F7" w:rsidRPr="005C3801" w:rsidRDefault="00ED69C5" w:rsidP="00522DC5">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Sharkey TD. 1985.</w:t>
      </w:r>
      <w:r w:rsidR="000264E2" w:rsidRPr="005C3801">
        <w:rPr>
          <w:rFonts w:eastAsiaTheme="minorEastAsia" w:cstheme="minorHAnsi"/>
          <w:sz w:val="24"/>
          <w:szCs w:val="24"/>
          <w:lang w:val="en-CA"/>
        </w:rPr>
        <w:t xml:space="preserve"> Photosynthesis in intact leaves of C</w:t>
      </w:r>
      <w:r w:rsidR="000264E2" w:rsidRPr="005C3801">
        <w:rPr>
          <w:rFonts w:eastAsiaTheme="minorEastAsia" w:cstheme="minorHAnsi"/>
          <w:sz w:val="24"/>
          <w:szCs w:val="24"/>
          <w:vertAlign w:val="subscript"/>
          <w:lang w:val="en-CA"/>
        </w:rPr>
        <w:t>3</w:t>
      </w:r>
      <w:r w:rsidR="000264E2" w:rsidRPr="005C3801">
        <w:rPr>
          <w:rFonts w:eastAsiaTheme="minorEastAsia" w:cstheme="minorHAnsi"/>
          <w:sz w:val="24"/>
          <w:szCs w:val="24"/>
          <w:lang w:val="en-CA"/>
        </w:rPr>
        <w:t xml:space="preserve"> plants – physics, physiology and rate limitations. Botanical Review 51:53-105.</w:t>
      </w:r>
    </w:p>
    <w:p w14:paraId="031D08C1" w14:textId="2C561E36" w:rsidR="004D451E" w:rsidRPr="005C3801" w:rsidRDefault="004D451E"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Smith NG, Dukes JS. 2017. Short-term acclimation to warmer temperatures accelerates leaf carbon exchange processes across plant types. Global Change Biology 23:4840-4853.</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Stinziano JR, Way DA,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2018. Improving models of photosynthetic thermal acclimation: which parameters are most important and how many should be modified? Global Change Biology 24:1580-1598.</w:t>
      </w:r>
    </w:p>
    <w:p w14:paraId="06F9B963" w14:textId="115226E3" w:rsidR="00522DC5" w:rsidRPr="005C3801" w:rsidRDefault="00522DC5" w:rsidP="002B0AA8">
      <w:pPr>
        <w:spacing w:after="0" w:line="360" w:lineRule="auto"/>
        <w:ind w:left="567" w:hanging="567"/>
        <w:rPr>
          <w:rFonts w:eastAsiaTheme="minorEastAsia" w:cstheme="minorHAnsi"/>
          <w:sz w:val="24"/>
          <w:szCs w:val="24"/>
          <w:lang w:val="en-CA"/>
        </w:rPr>
      </w:pPr>
      <w:proofErr w:type="spellStart"/>
      <w:r w:rsidRPr="005C3801">
        <w:rPr>
          <w:rFonts w:eastAsiaTheme="minorEastAsia" w:cstheme="minorHAnsi"/>
          <w:sz w:val="24"/>
          <w:szCs w:val="24"/>
          <w:lang w:val="en-CA"/>
        </w:rPr>
        <w:t>Stinziano</w:t>
      </w:r>
      <w:proofErr w:type="spellEnd"/>
      <w:r w:rsidRPr="005C3801">
        <w:rPr>
          <w:rFonts w:eastAsiaTheme="minorEastAsia" w:cstheme="minorHAnsi"/>
          <w:sz w:val="24"/>
          <w:szCs w:val="24"/>
          <w:lang w:val="en-CA"/>
        </w:rPr>
        <w:t xml:space="preserve"> JR, </w:t>
      </w:r>
      <w:proofErr w:type="spellStart"/>
      <w:r w:rsidRPr="005C3801">
        <w:rPr>
          <w:rFonts w:eastAsiaTheme="minorEastAsia" w:cstheme="minorHAnsi"/>
          <w:sz w:val="24"/>
          <w:szCs w:val="24"/>
          <w:lang w:val="en-CA"/>
        </w:rPr>
        <w:t>Bauerle</w:t>
      </w:r>
      <w:proofErr w:type="spellEnd"/>
      <w:r w:rsidRPr="005C3801">
        <w:rPr>
          <w:rFonts w:eastAsiaTheme="minorEastAsia" w:cstheme="minorHAnsi"/>
          <w:sz w:val="24"/>
          <w:szCs w:val="24"/>
          <w:lang w:val="en-CA"/>
        </w:rPr>
        <w:t xml:space="preserve"> WL, Way DA. 2019. Modelled net carbon gain responses to climate change in boreal trees: impacts of photosynthetic parameter selection and acclimation. Global Change Biology 25:1445-1465.</w:t>
      </w:r>
    </w:p>
    <w:p w14:paraId="472996C7" w14:textId="5BABE779" w:rsidR="00522DC5" w:rsidRPr="005C3801" w:rsidRDefault="00522DC5" w:rsidP="002B0AA8">
      <w:pPr>
        <w:spacing w:after="0" w:line="360" w:lineRule="auto"/>
        <w:ind w:left="567" w:hanging="567"/>
        <w:rPr>
          <w:rFonts w:eastAsiaTheme="minorEastAsia" w:cstheme="minorHAnsi"/>
          <w:sz w:val="24"/>
          <w:szCs w:val="24"/>
          <w:lang w:val="en-CA"/>
        </w:rPr>
      </w:pPr>
      <w:r w:rsidRPr="005C3801">
        <w:rPr>
          <w:rFonts w:eastAsiaTheme="minorEastAsia" w:cstheme="minorHAnsi"/>
          <w:sz w:val="24"/>
          <w:szCs w:val="24"/>
          <w:lang w:val="en-CA"/>
        </w:rPr>
        <w:t xml:space="preserve">Way DA, </w:t>
      </w:r>
      <w:proofErr w:type="spellStart"/>
      <w:r w:rsidRPr="005C3801">
        <w:rPr>
          <w:rFonts w:eastAsiaTheme="minorEastAsia" w:cstheme="minorHAnsi"/>
          <w:sz w:val="24"/>
          <w:szCs w:val="24"/>
          <w:lang w:val="en-CA"/>
        </w:rPr>
        <w:t>Yamori</w:t>
      </w:r>
      <w:proofErr w:type="spellEnd"/>
      <w:r w:rsidRPr="005C3801">
        <w:rPr>
          <w:rFonts w:eastAsiaTheme="minorEastAsia" w:cstheme="minorHAnsi"/>
          <w:sz w:val="24"/>
          <w:szCs w:val="24"/>
          <w:lang w:val="en-CA"/>
        </w:rPr>
        <w:t xml:space="preserve"> W. 2014. Thermal acclimation of photosynthesis: on the importance of adjusting our definitions and accounting for thermal acclimation of respiration. Photosynthesis Research 119:89-100.</w:t>
      </w:r>
    </w:p>
    <w:p w14:paraId="0BE5801A" w14:textId="34487FAB" w:rsidR="009C7884" w:rsidRPr="005C3801" w:rsidRDefault="009C7884">
      <w:pPr>
        <w:rPr>
          <w:rFonts w:eastAsiaTheme="minorEastAsia" w:cstheme="minorHAnsi"/>
          <w:b/>
          <w:sz w:val="24"/>
          <w:szCs w:val="24"/>
          <w:lang w:val="en-CA"/>
        </w:rPr>
      </w:pPr>
    </w:p>
    <w:p w14:paraId="19EB2EFE" w14:textId="77777777" w:rsidR="00016E46" w:rsidRPr="005C3801" w:rsidRDefault="00016E46" w:rsidP="007E2768">
      <w:pPr>
        <w:spacing w:after="0" w:line="360" w:lineRule="auto"/>
        <w:rPr>
          <w:rFonts w:eastAsiaTheme="minorEastAsia" w:cstheme="minorHAnsi"/>
          <w:sz w:val="24"/>
          <w:szCs w:val="24"/>
          <w:lang w:val="en-CA"/>
        </w:rPr>
      </w:pPr>
    </w:p>
    <w:sectPr w:rsidR="00016E46" w:rsidRPr="005C3801"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seph Stinziano" w:date="2020-01-09T09:37:00Z" w:initials="JS">
    <w:p w14:paraId="1493CED5" w14:textId="5D251B2E" w:rsidR="00DE616C" w:rsidRDefault="00DE616C">
      <w:pPr>
        <w:pStyle w:val="CommentText"/>
      </w:pPr>
      <w:r>
        <w:rPr>
          <w:rStyle w:val="CommentReference"/>
        </w:rPr>
        <w:annotationRef/>
      </w:r>
      <w:r>
        <w:t>Target Journal: GCB</w:t>
      </w:r>
    </w:p>
  </w:comment>
  <w:comment w:id="2" w:author="Joseph Stinziano" w:date="2020-01-09T09:39:00Z" w:initials="JS">
    <w:p w14:paraId="613AED80" w14:textId="62210644" w:rsidR="00DE616C" w:rsidRDefault="00DE616C">
      <w:pPr>
        <w:pStyle w:val="CommentText"/>
      </w:pPr>
      <w:r>
        <w:rPr>
          <w:rStyle w:val="CommentReference"/>
        </w:rPr>
        <w:annotationRef/>
      </w:r>
      <w:r>
        <w:t>300 words max</w:t>
      </w:r>
    </w:p>
  </w:comment>
  <w:comment w:id="8" w:author="Joseph Stinziano" w:date="2020-01-21T07:41:00Z" w:initials="JS">
    <w:p w14:paraId="7A8E8958" w14:textId="5482CB98" w:rsidR="00DE616C" w:rsidRDefault="00DE616C">
      <w:pPr>
        <w:pStyle w:val="CommentText"/>
      </w:pPr>
      <w:r>
        <w:rPr>
          <w:rStyle w:val="CommentReference"/>
        </w:rPr>
        <w:annotationRef/>
      </w:r>
      <w:r>
        <w:t>something about tuned parameters compensating for this?</w:t>
      </w:r>
    </w:p>
  </w:comment>
  <w:comment w:id="11" w:author="Joseph Stinziano" w:date="2020-01-09T09:39:00Z" w:initials="JS">
    <w:p w14:paraId="2D85D8A8" w14:textId="3F080898" w:rsidR="00DE616C" w:rsidRDefault="00DE616C">
      <w:pPr>
        <w:pStyle w:val="CommentText"/>
      </w:pPr>
      <w:r>
        <w:rPr>
          <w:rStyle w:val="CommentReference"/>
        </w:rPr>
        <w:annotationRef/>
      </w:r>
      <w:r>
        <w:t>6 to 10</w:t>
      </w:r>
    </w:p>
  </w:comment>
  <w:comment w:id="57" w:author="Joseph Stinziano" w:date="2020-01-17T07:57:00Z" w:initials="JS">
    <w:p w14:paraId="1AF4C6BC" w14:textId="60B9C415" w:rsidR="00DE616C" w:rsidRDefault="00DE616C">
      <w:pPr>
        <w:pStyle w:val="CommentText"/>
      </w:pPr>
      <w:r>
        <w:rPr>
          <w:rStyle w:val="CommentReference"/>
        </w:rPr>
        <w:annotationRef/>
      </w:r>
      <w:r>
        <w:t>I’ll remain 1</w:t>
      </w:r>
      <w:r w:rsidRPr="007E2768">
        <w:rPr>
          <w:vertAlign w:val="superscript"/>
        </w:rPr>
        <w:t>st</w:t>
      </w:r>
      <w:r>
        <w:t xml:space="preserve"> author on the R package since I wrote the source code</w:t>
      </w:r>
    </w:p>
  </w:comment>
  <w:comment w:id="80" w:author="Joseph Stinziano" w:date="2020-01-21T07:15:00Z" w:initials="JS">
    <w:p w14:paraId="0306AA9E" w14:textId="2FB4AE79" w:rsidR="00DE616C" w:rsidRDefault="00DE616C">
      <w:pPr>
        <w:pStyle w:val="CommentText"/>
      </w:pPr>
      <w:r>
        <w:rPr>
          <w:rStyle w:val="CommentReference"/>
        </w:rPr>
        <w:annotationRef/>
      </w:r>
      <w:r>
        <w:t>Bridget add this info</w:t>
      </w:r>
    </w:p>
  </w:comment>
  <w:comment w:id="85" w:author="Joseph Stinziano" w:date="2020-01-09T12:03:00Z" w:initials="JS">
    <w:p w14:paraId="6FDC1D54" w14:textId="77777777" w:rsidR="00DE616C" w:rsidRDefault="00DE616C">
      <w:pPr>
        <w:pStyle w:val="CommentText"/>
      </w:pPr>
      <w:r>
        <w:rPr>
          <w:rStyle w:val="CommentReference"/>
        </w:rPr>
        <w:annotationRef/>
      </w:r>
      <w:r>
        <w:t>Need environmental data figure – make them wide, have each month separated by vertical lines</w:t>
      </w:r>
    </w:p>
    <w:p w14:paraId="3DC711A9" w14:textId="77777777" w:rsidR="00DE616C" w:rsidRDefault="00DE616C">
      <w:pPr>
        <w:pStyle w:val="CommentText"/>
      </w:pPr>
      <w:r>
        <w:t>Add label to each section for May, August, October</w:t>
      </w:r>
    </w:p>
    <w:p w14:paraId="6B7BEDCC" w14:textId="77777777" w:rsidR="00DE616C" w:rsidRDefault="00DE616C">
      <w:pPr>
        <w:pStyle w:val="CommentText"/>
      </w:pPr>
      <w:r>
        <w:t xml:space="preserve">3 panels may be appropriate with London and ABQ as separate </w:t>
      </w:r>
      <w:proofErr w:type="spellStart"/>
      <w:r>
        <w:t>colours</w:t>
      </w:r>
      <w:proofErr w:type="spellEnd"/>
      <w:r>
        <w:t>/line types for T, VPD, PAR</w:t>
      </w:r>
    </w:p>
    <w:p w14:paraId="04554010" w14:textId="308D6EE9" w:rsidR="00DE616C" w:rsidRDefault="00DE616C">
      <w:pPr>
        <w:pStyle w:val="CommentText"/>
      </w:pPr>
      <w:r>
        <w:t>May be easiest to label time from 1 to 72 for each month to plot easier – then you can just remove x axis labels</w:t>
      </w:r>
    </w:p>
  </w:comment>
  <w:comment w:id="98" w:author="Joseph Stinziano" w:date="2020-01-09T09:40:00Z" w:initials="JS">
    <w:p w14:paraId="463CA36C" w14:textId="60842A39" w:rsidR="00DE616C" w:rsidRDefault="00DE616C">
      <w:pPr>
        <w:pStyle w:val="CommentText"/>
      </w:pPr>
      <w:r>
        <w:rPr>
          <w:rStyle w:val="CommentReference"/>
        </w:rPr>
        <w:annotationRef/>
      </w:r>
      <w:r>
        <w:t>Figures needed:</w:t>
      </w:r>
      <w:r>
        <w:br/>
        <w:t>Environmental Data</w:t>
      </w:r>
      <w:r>
        <w:br/>
        <w:t xml:space="preserve">Daily Carbon </w:t>
      </w:r>
      <w:proofErr w:type="spellStart"/>
      <w:r>
        <w:t>Medlyn</w:t>
      </w:r>
      <w:proofErr w:type="spellEnd"/>
      <w:r>
        <w:t xml:space="preserve"> VS NEW</w:t>
      </w:r>
      <w:r>
        <w:br/>
        <w:t xml:space="preserve">Daily Photosynthesis </w:t>
      </w:r>
      <w:proofErr w:type="spellStart"/>
      <w:r>
        <w:t>Medlyn</w:t>
      </w:r>
      <w:proofErr w:type="spellEnd"/>
      <w:r>
        <w:t xml:space="preserve"> VS NEW</w:t>
      </w:r>
      <w:r>
        <w:br/>
        <w:t xml:space="preserve">Daily A/R </w:t>
      </w:r>
      <w:proofErr w:type="spellStart"/>
      <w:r>
        <w:t>Medlyn</w:t>
      </w:r>
      <w:proofErr w:type="spellEnd"/>
      <w:r>
        <w:t xml:space="preserve"> VS NEW</w:t>
      </w:r>
    </w:p>
  </w:comment>
  <w:comment w:id="99" w:author="Joseph Stinziano" w:date="2020-01-21T07:29:00Z" w:initials="JS">
    <w:p w14:paraId="5EF4553C" w14:textId="14DFD72B" w:rsidR="00DE616C" w:rsidRDefault="00DE616C">
      <w:pPr>
        <w:pStyle w:val="CommentText"/>
      </w:pPr>
      <w:r>
        <w:rPr>
          <w:rStyle w:val="CommentReference"/>
        </w:rPr>
        <w:annotationRef/>
      </w:r>
      <w:r>
        <w:t>Consider table for slopes and intercepts… would make comparison easier, but how to emphasize propagation of parameters to total C balance?</w:t>
      </w:r>
    </w:p>
  </w:comment>
  <w:comment w:id="112" w:author="Joseph Stinziano" w:date="2020-01-21T07:26:00Z" w:initials="JS">
    <w:p w14:paraId="7077BEE2" w14:textId="32654D8F" w:rsidR="00DE616C" w:rsidRDefault="00DE616C">
      <w:pPr>
        <w:pStyle w:val="CommentText"/>
      </w:pPr>
      <w:r>
        <w:rPr>
          <w:rStyle w:val="CommentReference"/>
        </w:rPr>
        <w:annotationRef/>
      </w:r>
      <w:r>
        <w:t xml:space="preserve">NTS: remove gridlines, make line a grey </w:t>
      </w:r>
      <w:proofErr w:type="spellStart"/>
      <w:r>
        <w:t>colour</w:t>
      </w:r>
      <w:proofErr w:type="spellEnd"/>
      <w:r>
        <w:t xml:space="preserve"> underneath the points</w:t>
      </w:r>
    </w:p>
  </w:comment>
  <w:comment w:id="115" w:author="Joseph Stinziano" w:date="2020-01-21T07:27:00Z" w:initials="JS">
    <w:p w14:paraId="0EB6BE23" w14:textId="78267EDD" w:rsidR="00DE616C" w:rsidRDefault="00DE616C">
      <w:pPr>
        <w:pStyle w:val="CommentText"/>
      </w:pPr>
      <w:r>
        <w:rPr>
          <w:rStyle w:val="CommentReference"/>
        </w:rPr>
        <w:annotationRef/>
      </w:r>
      <w:r>
        <w:t xml:space="preserve">change to whatever </w:t>
      </w:r>
      <w:proofErr w:type="spellStart"/>
      <w:r>
        <w:t>colour</w:t>
      </w:r>
      <w:proofErr w:type="spellEnd"/>
      <w:r>
        <w:t xml:space="preserve"> we make the line</w:t>
      </w:r>
    </w:p>
  </w:comment>
  <w:comment w:id="116" w:author="Joseph Stinziano" w:date="2020-01-21T07:27:00Z" w:initials="JS">
    <w:p w14:paraId="48EB7895" w14:textId="60B461C7" w:rsidR="00DE616C" w:rsidRDefault="00DE616C">
      <w:pPr>
        <w:pStyle w:val="CommentText"/>
      </w:pPr>
      <w:r>
        <w:rPr>
          <w:rStyle w:val="CommentReference"/>
        </w:rPr>
        <w:annotationRef/>
      </w:r>
      <w:r>
        <w:t>See prev. comments</w:t>
      </w:r>
    </w:p>
  </w:comment>
  <w:comment w:id="119" w:author="Joseph Stinziano" w:date="2020-01-21T07:27:00Z" w:initials="JS">
    <w:p w14:paraId="531387AC" w14:textId="10A4DDE4" w:rsidR="00DE616C" w:rsidRDefault="00DE616C">
      <w:pPr>
        <w:pStyle w:val="CommentText"/>
      </w:pPr>
      <w:r>
        <w:rPr>
          <w:rStyle w:val="CommentReference"/>
        </w:rPr>
        <w:annotationRef/>
      </w:r>
      <w:r>
        <w:t>prev. comments</w:t>
      </w:r>
    </w:p>
  </w:comment>
  <w:comment w:id="136" w:author="Joseph Stinziano" w:date="2020-01-17T07:54:00Z" w:initials="JS">
    <w:p w14:paraId="76E61D0D" w14:textId="62C61896" w:rsidR="00DE616C" w:rsidRDefault="00DE616C">
      <w:pPr>
        <w:pStyle w:val="CommentText"/>
      </w:pPr>
      <w:r>
        <w:rPr>
          <w:rStyle w:val="CommentReference"/>
        </w:rPr>
        <w:annotationRef/>
      </w:r>
      <w:r>
        <w:t>include figures/tables immediately after paragraph describing them</w:t>
      </w:r>
    </w:p>
  </w:comment>
  <w:comment w:id="141" w:author="Joseph Stinziano" w:date="2020-01-17T07:55:00Z" w:initials="JS">
    <w:p w14:paraId="7D4167C5" w14:textId="49265985" w:rsidR="00DE616C" w:rsidRDefault="00DE616C">
      <w:pPr>
        <w:pStyle w:val="CommentText"/>
      </w:pPr>
      <w:r>
        <w:rPr>
          <w:rStyle w:val="CommentReference"/>
        </w:rPr>
        <w:annotationRef/>
      </w:r>
      <w:r>
        <w:t>note that this will change – prelim analysis suggested that the carbon gain effect was multiple % per day, which is HUGE</w:t>
      </w:r>
    </w:p>
  </w:comment>
  <w:comment w:id="150" w:author="Bridget Kathleen Murphy" w:date="2020-01-22T12:24:00Z" w:initials="BKM">
    <w:p w14:paraId="19F95943" w14:textId="194CEDB3" w:rsidR="00DE616C" w:rsidRDefault="00DE616C">
      <w:pPr>
        <w:pStyle w:val="CommentText"/>
      </w:pPr>
      <w:r>
        <w:rPr>
          <w:rStyle w:val="CommentReference"/>
        </w:rPr>
        <w:annotationRef/>
      </w:r>
      <w:r>
        <w:t>You seem to consistently report slope and intercept with 3 decimal points. My SE are so small that they exceed 3 DP, so I used scientific notation.</w:t>
      </w:r>
    </w:p>
    <w:p w14:paraId="4A22B446" w14:textId="2BEFAEA6" w:rsidR="00DE616C" w:rsidRDefault="00DE616C">
      <w:pPr>
        <w:pStyle w:val="CommentText"/>
      </w:pPr>
    </w:p>
    <w:p w14:paraId="75E37EBC" w14:textId="542DD140" w:rsidR="00DE616C" w:rsidRDefault="00DE616C">
      <w:pPr>
        <w:pStyle w:val="CommentText"/>
      </w:pPr>
      <w:r>
        <w:t>Let me know if you want me to use decimal points instead.</w:t>
      </w:r>
    </w:p>
  </w:comment>
  <w:comment w:id="377" w:author="Joseph Stinziano" w:date="2020-01-09T09:27:00Z" w:initials="JS">
    <w:p w14:paraId="176A01F7" w14:textId="35BA2580" w:rsidR="00DE616C" w:rsidRDefault="00DE616C">
      <w:pPr>
        <w:pStyle w:val="CommentText"/>
      </w:pPr>
      <w:r>
        <w:rPr>
          <w:rStyle w:val="CommentReference"/>
        </w:rPr>
        <w:annotationRef/>
      </w:r>
      <w:r>
        <w:t>Need section on modelled carbon gain, talk about implications</w:t>
      </w:r>
    </w:p>
  </w:comment>
  <w:comment w:id="384" w:author="Joseph Stinziano" w:date="2020-01-21T07:36:00Z" w:initials="JS">
    <w:p w14:paraId="2D2EE87F" w14:textId="3CBB05A6" w:rsidR="00DE616C" w:rsidRDefault="00DE616C">
      <w:pPr>
        <w:pStyle w:val="CommentText"/>
      </w:pPr>
      <w:r>
        <w:rPr>
          <w:rStyle w:val="CommentReference"/>
        </w:rPr>
        <w:annotationRef/>
      </w:r>
      <w:r>
        <w:t xml:space="preserve">Use the mean % change across all the scenarios as they are </w:t>
      </w:r>
      <w:proofErr w:type="spellStart"/>
      <w:r>
        <w:t>quire</w:t>
      </w:r>
      <w:proofErr w:type="spellEnd"/>
      <w:r>
        <w:t xml:space="preserve"> close</w:t>
      </w:r>
    </w:p>
  </w:comment>
  <w:comment w:id="388" w:author="Joseph Stinziano" w:date="2020-01-21T07:39:00Z" w:initials="JS">
    <w:p w14:paraId="077D3BC9" w14:textId="77777777" w:rsidR="00DE616C" w:rsidRDefault="00DE616C">
      <w:pPr>
        <w:pStyle w:val="CommentText"/>
      </w:pPr>
      <w:r>
        <w:rPr>
          <w:rStyle w:val="CommentReference"/>
        </w:rPr>
        <w:annotationRef/>
      </w:r>
      <w:r>
        <w:t>Probably extra 1-2 paragraphs in discussion here on something…</w:t>
      </w:r>
    </w:p>
    <w:p w14:paraId="7677CED1" w14:textId="77777777" w:rsidR="00DE616C" w:rsidRDefault="00DE616C">
      <w:pPr>
        <w:pStyle w:val="CommentText"/>
      </w:pPr>
    </w:p>
    <w:p w14:paraId="1692801C" w14:textId="6DE9FE18" w:rsidR="00DE616C" w:rsidRDefault="00DE616C">
      <w:pPr>
        <w:pStyle w:val="CommentText"/>
      </w:pPr>
      <w:r>
        <w:t xml:space="preserve">Possible discussion of model tuning hiding these </w:t>
      </w:r>
      <w:proofErr w:type="gramStart"/>
      <w:r>
        <w:t>effects..</w:t>
      </w:r>
      <w:proofErr w:type="gramEnd"/>
    </w:p>
  </w:comment>
  <w:comment w:id="401" w:author="Joseph Stinziano" w:date="2020-01-17T07:52:00Z" w:initials="JS">
    <w:p w14:paraId="1413DEDB" w14:textId="1354B902" w:rsidR="00DE616C" w:rsidRDefault="00DE616C">
      <w:pPr>
        <w:pStyle w:val="CommentText"/>
      </w:pPr>
      <w:r>
        <w:rPr>
          <w:rStyle w:val="CommentReference"/>
        </w:rPr>
        <w:annotationRef/>
      </w:r>
      <w:r>
        <w:t xml:space="preserve">Bridget, is there a scholarship supporting you right now?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93CED5" w15:done="0"/>
  <w15:commentEx w15:paraId="613AED80" w15:done="0"/>
  <w15:commentEx w15:paraId="7A8E8958" w15:done="0"/>
  <w15:commentEx w15:paraId="2D85D8A8" w15:done="0"/>
  <w15:commentEx w15:paraId="1AF4C6BC" w15:done="0"/>
  <w15:commentEx w15:paraId="0306AA9E" w15:done="0"/>
  <w15:commentEx w15:paraId="04554010" w15:done="0"/>
  <w15:commentEx w15:paraId="463CA36C" w15:done="0"/>
  <w15:commentEx w15:paraId="5EF4553C" w15:done="0"/>
  <w15:commentEx w15:paraId="7077BEE2" w15:done="0"/>
  <w15:commentEx w15:paraId="0EB6BE23" w15:done="0"/>
  <w15:commentEx w15:paraId="48EB7895" w15:done="0"/>
  <w15:commentEx w15:paraId="531387AC" w15:done="0"/>
  <w15:commentEx w15:paraId="76E61D0D" w15:done="0"/>
  <w15:commentEx w15:paraId="7D4167C5" w15:done="0"/>
  <w15:commentEx w15:paraId="75E37EBC" w15:done="0"/>
  <w15:commentEx w15:paraId="176A01F7" w15:done="0"/>
  <w15:commentEx w15:paraId="2D2EE87F" w15:done="0"/>
  <w15:commentEx w15:paraId="1692801C" w15:done="0"/>
  <w15:commentEx w15:paraId="1413DE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93CED5" w16cid:durableId="21C172F4"/>
  <w16cid:commentId w16cid:paraId="613AED80" w16cid:durableId="21C17359"/>
  <w16cid:commentId w16cid:paraId="7A8E8958" w16cid:durableId="21D1298C"/>
  <w16cid:commentId w16cid:paraId="2D85D8A8" w16cid:durableId="21C17362"/>
  <w16cid:commentId w16cid:paraId="1AF4C6BC" w16cid:durableId="21CBE76C"/>
  <w16cid:commentId w16cid:paraId="0306AA9E" w16cid:durableId="21D123A4"/>
  <w16cid:commentId w16cid:paraId="04554010" w16cid:durableId="21C19503"/>
  <w16cid:commentId w16cid:paraId="463CA36C" w16cid:durableId="21C17394"/>
  <w16cid:commentId w16cid:paraId="5EF4553C" w16cid:durableId="21D126CF"/>
  <w16cid:commentId w16cid:paraId="7077BEE2" w16cid:durableId="21D1261D"/>
  <w16cid:commentId w16cid:paraId="0EB6BE23" w16cid:durableId="21D12648"/>
  <w16cid:commentId w16cid:paraId="48EB7895" w16cid:durableId="21D1265C"/>
  <w16cid:commentId w16cid:paraId="531387AC" w16cid:durableId="21D12664"/>
  <w16cid:commentId w16cid:paraId="76E61D0D" w16cid:durableId="21CBE6CD"/>
  <w16cid:commentId w16cid:paraId="7D4167C5" w16cid:durableId="21CBE6E4"/>
  <w16cid:commentId w16cid:paraId="75E37EBC" w16cid:durableId="21D2BD8F"/>
  <w16cid:commentId w16cid:paraId="176A01F7" w16cid:durableId="21C1709A"/>
  <w16cid:commentId w16cid:paraId="2D2EE87F" w16cid:durableId="21D1287E"/>
  <w16cid:commentId w16cid:paraId="1692801C" w16cid:durableId="21D1293F"/>
  <w16cid:commentId w16cid:paraId="1413DEDB" w16cid:durableId="21CBE6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182FD" w14:textId="77777777" w:rsidR="00E100AE" w:rsidRDefault="00E100AE" w:rsidP="00190931">
      <w:pPr>
        <w:spacing w:after="0" w:line="240" w:lineRule="auto"/>
      </w:pPr>
      <w:r>
        <w:separator/>
      </w:r>
    </w:p>
  </w:endnote>
  <w:endnote w:type="continuationSeparator" w:id="0">
    <w:p w14:paraId="35589C5B" w14:textId="77777777" w:rsidR="00E100AE" w:rsidRDefault="00E100AE"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DE616C" w:rsidRPr="0043785B" w:rsidRDefault="00DE616C" w:rsidP="00CB3198">
        <w:pPr>
          <w:pStyle w:val="Footer"/>
          <w:pBdr>
            <w:top w:val="single" w:sz="4" w:space="1" w:color="auto"/>
          </w:pBdr>
          <w:jc w:val="right"/>
          <w:rPr>
            <w:rFonts w:cstheme="minorHAnsi"/>
            <w:sz w:val="24"/>
            <w:rPrChange w:id="412" w:author="Joseph Stinziano" w:date="2020-01-21T07:42:00Z">
              <w:rPr>
                <w:rFonts w:ascii="Times New Roman" w:hAnsi="Times New Roman" w:cs="Times New Roman"/>
                <w:sz w:val="24"/>
              </w:rPr>
            </w:rPrChange>
          </w:rPr>
        </w:pPr>
        <w:r w:rsidRPr="0043785B">
          <w:rPr>
            <w:rFonts w:cstheme="minorHAnsi"/>
            <w:sz w:val="24"/>
            <w:rPrChange w:id="413" w:author="Joseph Stinziano" w:date="2020-01-21T07:42:00Z">
              <w:rPr>
                <w:rFonts w:ascii="Times New Roman" w:hAnsi="Times New Roman" w:cs="Times New Roman"/>
                <w:sz w:val="24"/>
              </w:rPr>
            </w:rPrChange>
          </w:rPr>
          <w:fldChar w:fldCharType="begin"/>
        </w:r>
        <w:r w:rsidRPr="0043785B">
          <w:rPr>
            <w:rFonts w:cstheme="minorHAnsi"/>
            <w:sz w:val="24"/>
            <w:rPrChange w:id="414" w:author="Joseph Stinziano" w:date="2020-01-21T07:42:00Z">
              <w:rPr>
                <w:rFonts w:ascii="Times New Roman" w:hAnsi="Times New Roman" w:cs="Times New Roman"/>
                <w:sz w:val="24"/>
              </w:rPr>
            </w:rPrChange>
          </w:rPr>
          <w:instrText xml:space="preserve"> PAGE   \* MERGEFORMAT </w:instrText>
        </w:r>
        <w:r w:rsidRPr="0043785B">
          <w:rPr>
            <w:rFonts w:cstheme="minorHAnsi"/>
            <w:sz w:val="24"/>
            <w:rPrChange w:id="415" w:author="Joseph Stinziano" w:date="2020-01-21T07:42:00Z">
              <w:rPr>
                <w:rFonts w:ascii="Times New Roman" w:hAnsi="Times New Roman" w:cs="Times New Roman"/>
                <w:noProof/>
                <w:sz w:val="24"/>
              </w:rPr>
            </w:rPrChange>
          </w:rPr>
          <w:fldChar w:fldCharType="separate"/>
        </w:r>
        <w:r w:rsidRPr="0043785B">
          <w:rPr>
            <w:rFonts w:cstheme="minorHAnsi"/>
            <w:noProof/>
            <w:sz w:val="24"/>
            <w:rPrChange w:id="416" w:author="Joseph Stinziano" w:date="2020-01-21T07:42:00Z">
              <w:rPr>
                <w:rFonts w:ascii="Times New Roman" w:hAnsi="Times New Roman" w:cs="Times New Roman"/>
                <w:noProof/>
                <w:sz w:val="24"/>
              </w:rPr>
            </w:rPrChange>
          </w:rPr>
          <w:t>1</w:t>
        </w:r>
        <w:r w:rsidRPr="0043785B">
          <w:rPr>
            <w:rFonts w:cstheme="minorHAnsi"/>
            <w:noProof/>
            <w:sz w:val="24"/>
            <w:rPrChange w:id="417" w:author="Joseph Stinziano" w:date="2020-01-21T07:42:00Z">
              <w:rPr>
                <w:rFonts w:ascii="Times New Roman" w:hAnsi="Times New Roman" w:cs="Times New Roman"/>
                <w:noProof/>
                <w:sz w:val="24"/>
              </w:rPr>
            </w:rPrChange>
          </w:rPr>
          <w:fldChar w:fldCharType="end"/>
        </w:r>
      </w:p>
    </w:sdtContent>
  </w:sdt>
  <w:p w14:paraId="06466E0F" w14:textId="77777777" w:rsidR="00DE616C" w:rsidRDefault="00DE6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DE616C" w:rsidRPr="00190931" w:rsidRDefault="00DE616C">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DE616C" w:rsidRPr="00190931" w:rsidRDefault="00DE616C">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56D43" w14:textId="77777777" w:rsidR="00E100AE" w:rsidRDefault="00E100AE" w:rsidP="00190931">
      <w:pPr>
        <w:spacing w:after="0" w:line="240" w:lineRule="auto"/>
      </w:pPr>
      <w:r>
        <w:separator/>
      </w:r>
    </w:p>
  </w:footnote>
  <w:footnote w:type="continuationSeparator" w:id="0">
    <w:p w14:paraId="656C5A88" w14:textId="77777777" w:rsidR="00E100AE" w:rsidRDefault="00E100AE"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Stinziano">
    <w15:presenceInfo w15:providerId="Windows Live" w15:userId="f1004a6d0003a0f6"/>
  </w15:person>
  <w15:person w15:author="Bridget Kathleen Murphy">
    <w15:presenceInfo w15:providerId="AD" w15:userId="S::bmurph26@uwo.ca::ae93ae61-3699-4017-8956-d96eb79cbd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F89"/>
    <w:rsid w:val="0000539E"/>
    <w:rsid w:val="00006AF9"/>
    <w:rsid w:val="00016E46"/>
    <w:rsid w:val="000264E2"/>
    <w:rsid w:val="0003170F"/>
    <w:rsid w:val="0004126A"/>
    <w:rsid w:val="00060A40"/>
    <w:rsid w:val="00064F2C"/>
    <w:rsid w:val="0007157F"/>
    <w:rsid w:val="00074F62"/>
    <w:rsid w:val="000B4C3E"/>
    <w:rsid w:val="000C5E11"/>
    <w:rsid w:val="000E2CB3"/>
    <w:rsid w:val="000E4716"/>
    <w:rsid w:val="000E68C1"/>
    <w:rsid w:val="00100AE8"/>
    <w:rsid w:val="00124E3E"/>
    <w:rsid w:val="00134D1E"/>
    <w:rsid w:val="00154A14"/>
    <w:rsid w:val="00170E94"/>
    <w:rsid w:val="00184C36"/>
    <w:rsid w:val="00190931"/>
    <w:rsid w:val="00195FC9"/>
    <w:rsid w:val="001B3A9D"/>
    <w:rsid w:val="001C3146"/>
    <w:rsid w:val="001C4756"/>
    <w:rsid w:val="001E4502"/>
    <w:rsid w:val="00206D84"/>
    <w:rsid w:val="00243947"/>
    <w:rsid w:val="00247F8E"/>
    <w:rsid w:val="0027580E"/>
    <w:rsid w:val="0028651E"/>
    <w:rsid w:val="00290544"/>
    <w:rsid w:val="002B0AA8"/>
    <w:rsid w:val="002C483E"/>
    <w:rsid w:val="002C71BF"/>
    <w:rsid w:val="002D59E1"/>
    <w:rsid w:val="002F07D0"/>
    <w:rsid w:val="002F2DCA"/>
    <w:rsid w:val="002F71BA"/>
    <w:rsid w:val="00316AA7"/>
    <w:rsid w:val="00331150"/>
    <w:rsid w:val="00340642"/>
    <w:rsid w:val="003473AE"/>
    <w:rsid w:val="00352AAF"/>
    <w:rsid w:val="00355443"/>
    <w:rsid w:val="00367CFC"/>
    <w:rsid w:val="00373122"/>
    <w:rsid w:val="003811C5"/>
    <w:rsid w:val="00383A05"/>
    <w:rsid w:val="00394D1C"/>
    <w:rsid w:val="003B44E2"/>
    <w:rsid w:val="003D1A1F"/>
    <w:rsid w:val="003E2AFD"/>
    <w:rsid w:val="003F2CEA"/>
    <w:rsid w:val="00430A25"/>
    <w:rsid w:val="00435780"/>
    <w:rsid w:val="0043785B"/>
    <w:rsid w:val="00444F06"/>
    <w:rsid w:val="004512A9"/>
    <w:rsid w:val="004A0367"/>
    <w:rsid w:val="004A501D"/>
    <w:rsid w:val="004B295A"/>
    <w:rsid w:val="004C702F"/>
    <w:rsid w:val="004D451E"/>
    <w:rsid w:val="00512F16"/>
    <w:rsid w:val="00522DC5"/>
    <w:rsid w:val="005613CA"/>
    <w:rsid w:val="00577D52"/>
    <w:rsid w:val="005A415C"/>
    <w:rsid w:val="005B0FC4"/>
    <w:rsid w:val="005B64F0"/>
    <w:rsid w:val="005C3801"/>
    <w:rsid w:val="005D14D6"/>
    <w:rsid w:val="00604480"/>
    <w:rsid w:val="006142CC"/>
    <w:rsid w:val="00615D1B"/>
    <w:rsid w:val="00620862"/>
    <w:rsid w:val="00627358"/>
    <w:rsid w:val="0062782C"/>
    <w:rsid w:val="006278D6"/>
    <w:rsid w:val="0063016C"/>
    <w:rsid w:val="00632F39"/>
    <w:rsid w:val="00650BFF"/>
    <w:rsid w:val="00693015"/>
    <w:rsid w:val="006C1935"/>
    <w:rsid w:val="006D474D"/>
    <w:rsid w:val="006E15F2"/>
    <w:rsid w:val="006E21EB"/>
    <w:rsid w:val="006E448B"/>
    <w:rsid w:val="006E7FAB"/>
    <w:rsid w:val="0072692D"/>
    <w:rsid w:val="00726E6A"/>
    <w:rsid w:val="007609D4"/>
    <w:rsid w:val="00771860"/>
    <w:rsid w:val="007925D5"/>
    <w:rsid w:val="007D1E14"/>
    <w:rsid w:val="007E2768"/>
    <w:rsid w:val="00806D1B"/>
    <w:rsid w:val="00810EC4"/>
    <w:rsid w:val="00824E08"/>
    <w:rsid w:val="0083147D"/>
    <w:rsid w:val="00845FFF"/>
    <w:rsid w:val="008545E3"/>
    <w:rsid w:val="00876157"/>
    <w:rsid w:val="00891366"/>
    <w:rsid w:val="008E2694"/>
    <w:rsid w:val="008E363A"/>
    <w:rsid w:val="00906DB6"/>
    <w:rsid w:val="00930D74"/>
    <w:rsid w:val="009333E1"/>
    <w:rsid w:val="00933B5D"/>
    <w:rsid w:val="0093486B"/>
    <w:rsid w:val="00937030"/>
    <w:rsid w:val="009465F7"/>
    <w:rsid w:val="00950F33"/>
    <w:rsid w:val="0095270C"/>
    <w:rsid w:val="0096184E"/>
    <w:rsid w:val="0098727B"/>
    <w:rsid w:val="0099596D"/>
    <w:rsid w:val="009A532B"/>
    <w:rsid w:val="009B201D"/>
    <w:rsid w:val="009C07E6"/>
    <w:rsid w:val="009C523C"/>
    <w:rsid w:val="009C7884"/>
    <w:rsid w:val="009D5E81"/>
    <w:rsid w:val="00A10668"/>
    <w:rsid w:val="00A806CE"/>
    <w:rsid w:val="00A82413"/>
    <w:rsid w:val="00A83843"/>
    <w:rsid w:val="00A9251D"/>
    <w:rsid w:val="00A94F94"/>
    <w:rsid w:val="00AA2269"/>
    <w:rsid w:val="00AA725A"/>
    <w:rsid w:val="00AB4287"/>
    <w:rsid w:val="00AD00FE"/>
    <w:rsid w:val="00AD7D0E"/>
    <w:rsid w:val="00AE19A7"/>
    <w:rsid w:val="00AF31EC"/>
    <w:rsid w:val="00AF4DB0"/>
    <w:rsid w:val="00AF5434"/>
    <w:rsid w:val="00B01188"/>
    <w:rsid w:val="00B06E6A"/>
    <w:rsid w:val="00B074E7"/>
    <w:rsid w:val="00B14AB1"/>
    <w:rsid w:val="00B34BB5"/>
    <w:rsid w:val="00B414CD"/>
    <w:rsid w:val="00B41825"/>
    <w:rsid w:val="00B42856"/>
    <w:rsid w:val="00B80B2A"/>
    <w:rsid w:val="00BC42C4"/>
    <w:rsid w:val="00BD0E0E"/>
    <w:rsid w:val="00BE5F77"/>
    <w:rsid w:val="00BF0B3C"/>
    <w:rsid w:val="00BF49EF"/>
    <w:rsid w:val="00C02D57"/>
    <w:rsid w:val="00C13A0E"/>
    <w:rsid w:val="00C27CAD"/>
    <w:rsid w:val="00C346C9"/>
    <w:rsid w:val="00C36F20"/>
    <w:rsid w:val="00C43FB6"/>
    <w:rsid w:val="00C77D63"/>
    <w:rsid w:val="00C87C44"/>
    <w:rsid w:val="00C91FD4"/>
    <w:rsid w:val="00CB3198"/>
    <w:rsid w:val="00CB4687"/>
    <w:rsid w:val="00CC1403"/>
    <w:rsid w:val="00D1702F"/>
    <w:rsid w:val="00D258E1"/>
    <w:rsid w:val="00D3645B"/>
    <w:rsid w:val="00D658A8"/>
    <w:rsid w:val="00D731FD"/>
    <w:rsid w:val="00D739D6"/>
    <w:rsid w:val="00D91955"/>
    <w:rsid w:val="00DA4B8D"/>
    <w:rsid w:val="00DA6E1E"/>
    <w:rsid w:val="00DB6062"/>
    <w:rsid w:val="00DC02BE"/>
    <w:rsid w:val="00DE0E23"/>
    <w:rsid w:val="00DE2A02"/>
    <w:rsid w:val="00DE428A"/>
    <w:rsid w:val="00DE616C"/>
    <w:rsid w:val="00E03E76"/>
    <w:rsid w:val="00E100AE"/>
    <w:rsid w:val="00E1657A"/>
    <w:rsid w:val="00E22D4C"/>
    <w:rsid w:val="00E22F64"/>
    <w:rsid w:val="00E36D2B"/>
    <w:rsid w:val="00E45E7B"/>
    <w:rsid w:val="00E5580E"/>
    <w:rsid w:val="00E83BF0"/>
    <w:rsid w:val="00E875FB"/>
    <w:rsid w:val="00E955F1"/>
    <w:rsid w:val="00ED69C5"/>
    <w:rsid w:val="00EF3213"/>
    <w:rsid w:val="00F10679"/>
    <w:rsid w:val="00F14592"/>
    <w:rsid w:val="00F22E09"/>
    <w:rsid w:val="00F57F17"/>
    <w:rsid w:val="00F72A4F"/>
    <w:rsid w:val="00F83B35"/>
    <w:rsid w:val="00FA5D88"/>
    <w:rsid w:val="00FC08D6"/>
    <w:rsid w:val="00FC0DBC"/>
    <w:rsid w:val="00FC3B9D"/>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semiHidden/>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semiHidden/>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stinziano@unm.edu"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4BBAD-358B-814A-A941-D9E7B4955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2997</TotalTime>
  <Pages>20</Pages>
  <Words>4601</Words>
  <Characters>26227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Bridget Kathleen Murphy</cp:lastModifiedBy>
  <cp:revision>34</cp:revision>
  <cp:lastPrinted>2020-01-22T17:29:00Z</cp:lastPrinted>
  <dcterms:created xsi:type="dcterms:W3CDTF">2020-01-06T21:35:00Z</dcterms:created>
  <dcterms:modified xsi:type="dcterms:W3CDTF">2020-01-22T22:03:00Z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