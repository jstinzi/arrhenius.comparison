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7BD8BF6E" w:rsidR="007925D5" w:rsidRDefault="00355443" w:rsidP="002B0AA8">
      <w:pPr>
        <w:spacing w:after="0" w:line="360" w:lineRule="auto"/>
        <w:rPr>
          <w:rFonts w:cstheme="minorHAnsi"/>
          <w:b/>
          <w:sz w:val="24"/>
          <w:szCs w:val="24"/>
          <w:lang w:val="en-CA"/>
        </w:rPr>
      </w:pPr>
      <w:bookmarkStart w:id="0" w:name="_Hlk38437120"/>
      <w:commentRangeStart w:id="1"/>
      <w:r w:rsidRPr="005C3801">
        <w:rPr>
          <w:rFonts w:cstheme="minorHAnsi"/>
          <w:b/>
          <w:sz w:val="24"/>
          <w:szCs w:val="24"/>
          <w:lang w:val="en-CA"/>
        </w:rPr>
        <w:t>Title</w:t>
      </w:r>
      <w:commentRangeEnd w:id="1"/>
      <w:r w:rsidR="009345C5">
        <w:rPr>
          <w:rStyle w:val="CommentReference"/>
        </w:rPr>
        <w:commentReference w:id="1"/>
      </w:r>
      <w:r w:rsidRPr="005C3801">
        <w:rPr>
          <w:rFonts w:cstheme="minorHAnsi"/>
          <w:b/>
          <w:sz w:val="24"/>
          <w:szCs w:val="24"/>
          <w:lang w:val="en-CA"/>
        </w:rPr>
        <w:t>:</w:t>
      </w:r>
      <w:r w:rsidR="00604480" w:rsidRPr="005C3801">
        <w:rPr>
          <w:rFonts w:cstheme="minorHAnsi"/>
          <w:b/>
          <w:sz w:val="24"/>
          <w:szCs w:val="24"/>
          <w:lang w:val="en-CA"/>
        </w:rPr>
        <w:t xml:space="preserve"> A</w:t>
      </w:r>
      <w:r w:rsidR="009F5EE9">
        <w:rPr>
          <w:rFonts w:cstheme="minorHAnsi"/>
          <w:b/>
          <w:sz w:val="24"/>
          <w:szCs w:val="24"/>
          <w:lang w:val="en-CA"/>
        </w:rPr>
        <w:t xml:space="preserve"> derivation</w:t>
      </w:r>
      <w:r w:rsidR="00604480" w:rsidRPr="005C3801">
        <w:rPr>
          <w:rFonts w:cstheme="minorHAnsi"/>
          <w:b/>
          <w:sz w:val="24"/>
          <w:szCs w:val="24"/>
          <w:lang w:val="en-CA"/>
        </w:rPr>
        <w:t xml:space="preserve"> error</w:t>
      </w:r>
      <w:r w:rsidR="00C45F83">
        <w:rPr>
          <w:rFonts w:cstheme="minorHAnsi"/>
          <w:b/>
          <w:sz w:val="24"/>
          <w:szCs w:val="24"/>
          <w:lang w:val="en-CA"/>
        </w:rPr>
        <w:t xml:space="preserve"> that affects carbon balance models</w:t>
      </w:r>
      <w:r w:rsidR="00604480" w:rsidRPr="005C3801">
        <w:rPr>
          <w:rFonts w:cstheme="minorHAnsi"/>
          <w:b/>
          <w:sz w:val="24"/>
          <w:szCs w:val="24"/>
          <w:lang w:val="en-CA"/>
        </w:rPr>
        <w:t xml:space="preserve">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current</w:t>
      </w:r>
      <w:r w:rsidR="009F5EE9">
        <w:rPr>
          <w:rFonts w:cstheme="minorHAnsi"/>
          <w:b/>
          <w:sz w:val="24"/>
          <w:szCs w:val="24"/>
          <w:lang w:val="en-CA"/>
        </w:rPr>
        <w:t xml:space="preserve"> implementation of the</w:t>
      </w:r>
      <w:r w:rsidR="007925D5" w:rsidRPr="005C3801">
        <w:rPr>
          <w:rFonts w:cstheme="minorHAnsi"/>
          <w:b/>
          <w:sz w:val="24"/>
          <w:szCs w:val="24"/>
          <w:lang w:val="en-CA"/>
        </w:rPr>
        <w:t xml:space="preserve"> </w:t>
      </w:r>
      <w:del w:id="2" w:author="Joseph Stinziano" w:date="2020-06-25T11:51:00Z">
        <w:r w:rsidR="00604480" w:rsidRPr="005C3801" w:rsidDel="0047268D">
          <w:rPr>
            <w:rFonts w:cstheme="minorHAnsi"/>
            <w:b/>
            <w:sz w:val="24"/>
            <w:szCs w:val="24"/>
            <w:lang w:val="en-CA"/>
          </w:rPr>
          <w:delText xml:space="preserve">Johnson et al. (1942) </w:delText>
        </w:r>
      </w:del>
      <w:r w:rsidR="007925D5" w:rsidRPr="005C3801">
        <w:rPr>
          <w:rFonts w:cstheme="minorHAnsi"/>
          <w:b/>
          <w:sz w:val="24"/>
          <w:szCs w:val="24"/>
          <w:lang w:val="en-CA"/>
        </w:rPr>
        <w:t>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w:t>
      </w:r>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42CB443E"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r w:rsidR="007E2768">
        <w:rPr>
          <w:rFonts w:cstheme="minorHAnsi"/>
          <w:sz w:val="24"/>
          <w:szCs w:val="24"/>
          <w:lang w:val="en-CA"/>
        </w:rPr>
        <w:t xml:space="preserve">, </w:t>
      </w:r>
      <w:r w:rsidR="007E2768" w:rsidRPr="005C3801">
        <w:rPr>
          <w:rFonts w:cstheme="minorHAnsi"/>
          <w:sz w:val="24"/>
          <w:szCs w:val="24"/>
          <w:lang w:val="en-CA"/>
        </w:rPr>
        <w:t>Joseph R. Stinziano</w:t>
      </w:r>
      <w:proofErr w:type="gramStart"/>
      <w:r w:rsidR="007E2768">
        <w:rPr>
          <w:rFonts w:cstheme="minorHAnsi"/>
          <w:sz w:val="24"/>
          <w:szCs w:val="24"/>
          <w:vertAlign w:val="superscript"/>
          <w:lang w:val="en-CA"/>
        </w:rPr>
        <w:t>2</w:t>
      </w:r>
      <w:r w:rsidR="007E2768" w:rsidRPr="005C3801">
        <w:rPr>
          <w:rFonts w:cstheme="minorHAnsi"/>
          <w:sz w:val="24"/>
          <w:szCs w:val="24"/>
          <w:vertAlign w:val="superscript"/>
          <w:lang w:val="en-CA"/>
        </w:rPr>
        <w:t>,*</w:t>
      </w:r>
      <w:proofErr w:type="gramEnd"/>
    </w:p>
    <w:p w14:paraId="776F75BD" w14:textId="4A486410" w:rsidR="00DE0E23" w:rsidRDefault="00355443" w:rsidP="00E5580E">
      <w:pPr>
        <w:spacing w:after="0" w:line="360" w:lineRule="auto"/>
        <w:rPr>
          <w:rFonts w:cstheme="minorHAnsi"/>
          <w:sz w:val="24"/>
          <w:szCs w:val="24"/>
          <w:lang w:val="en-CA"/>
        </w:rPr>
      </w:pPr>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r w:rsidR="00170E94" w:rsidRPr="005C3801">
        <w:rPr>
          <w:rFonts w:cstheme="minorHAnsi"/>
          <w:sz w:val="24"/>
          <w:szCs w:val="24"/>
          <w:lang w:val="en-CA"/>
        </w:rPr>
        <w:t xml:space="preserve">; </w:t>
      </w:r>
      <w:r w:rsidR="00AE19A7">
        <w:rPr>
          <w:rFonts w:cstheme="minorHAnsi"/>
          <w:sz w:val="24"/>
          <w:szCs w:val="24"/>
          <w:lang w:val="en-CA"/>
        </w:rPr>
        <w:br/>
      </w:r>
      <w:r w:rsidR="00E5580E">
        <w:rPr>
          <w:rFonts w:cstheme="minorHAnsi"/>
          <w:sz w:val="24"/>
          <w:szCs w:val="24"/>
          <w:vertAlign w:val="superscript"/>
          <w:lang w:val="en-CA"/>
        </w:rPr>
        <w:t>2</w:t>
      </w:r>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p>
    <w:p w14:paraId="27156AD2" w14:textId="77777777" w:rsidR="0004126A" w:rsidRPr="00DE0E23" w:rsidRDefault="0004126A" w:rsidP="002B0AA8">
      <w:pPr>
        <w:spacing w:after="0" w:line="360" w:lineRule="auto"/>
        <w:rPr>
          <w:rFonts w:cstheme="minorHAnsi"/>
          <w:sz w:val="24"/>
          <w:szCs w:val="24"/>
          <w:lang w:val="en-CA"/>
        </w:rPr>
      </w:pPr>
    </w:p>
    <w:p w14:paraId="583B63BA" w14:textId="3356F591" w:rsidR="00355443" w:rsidRPr="00A8138C" w:rsidRDefault="00170E94" w:rsidP="002B0AA8">
      <w:pPr>
        <w:spacing w:after="0" w:line="360" w:lineRule="auto"/>
        <w:rPr>
          <w:rFonts w:cstheme="minorHAnsi"/>
          <w:sz w:val="24"/>
          <w:szCs w:val="24"/>
          <w:lang w:val="en-CA"/>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r w:rsidR="00A8138C" w:rsidRPr="00FB408E">
        <w:t>jstinziano@unm.edu</w:t>
      </w:r>
      <w:r w:rsidR="0004126A" w:rsidRPr="00FB408E">
        <w:rPr>
          <w:rStyle w:val="Hyperlink"/>
          <w:rFonts w:cstheme="minorHAnsi"/>
          <w:color w:val="auto"/>
          <w:sz w:val="24"/>
          <w:szCs w:val="24"/>
          <w:u w:val="none"/>
          <w:lang w:val="en-CA"/>
        </w:rPr>
        <w:t>; Tel: +1 (226) 678-1670</w:t>
      </w:r>
    </w:p>
    <w:bookmarkEnd w:id="0"/>
    <w:p w14:paraId="796DB32E" w14:textId="77777777" w:rsidR="003F2CEA" w:rsidRPr="005C3801" w:rsidRDefault="003F2CEA" w:rsidP="002B0AA8">
      <w:pPr>
        <w:spacing w:after="0" w:line="360" w:lineRule="auto"/>
        <w:rPr>
          <w:rFonts w:cstheme="minorHAnsi"/>
          <w:sz w:val="24"/>
          <w:szCs w:val="24"/>
          <w:lang w:val="en-CA"/>
        </w:rPr>
      </w:pPr>
    </w:p>
    <w:p w14:paraId="007FD909" w14:textId="684B3319" w:rsidR="00B414CD" w:rsidRPr="005C3801" w:rsidRDefault="00B414CD" w:rsidP="002B0AA8">
      <w:pPr>
        <w:spacing w:after="0" w:line="360" w:lineRule="auto"/>
        <w:rPr>
          <w:rFonts w:cstheme="minorHAnsi"/>
          <w:sz w:val="24"/>
          <w:szCs w:val="24"/>
          <w:lang w:val="en-CA"/>
        </w:rPr>
      </w:pPr>
      <w:commentRangeStart w:id="3"/>
      <w:r w:rsidRPr="005C3801">
        <w:rPr>
          <w:rFonts w:cstheme="minorHAnsi"/>
          <w:sz w:val="24"/>
          <w:szCs w:val="24"/>
          <w:lang w:val="en-CA"/>
        </w:rPr>
        <w:t xml:space="preserve">Article Type: </w:t>
      </w:r>
      <w:r w:rsidR="007D7F9D">
        <w:rPr>
          <w:rFonts w:cstheme="minorHAnsi"/>
          <w:sz w:val="24"/>
          <w:szCs w:val="24"/>
          <w:lang w:val="en-CA"/>
        </w:rPr>
        <w:t>Modelling</w:t>
      </w:r>
      <w:r w:rsidR="00A8138C">
        <w:rPr>
          <w:rFonts w:cstheme="minorHAnsi"/>
          <w:sz w:val="24"/>
          <w:szCs w:val="24"/>
          <w:lang w:val="en-CA"/>
        </w:rPr>
        <w:t>/Theory</w:t>
      </w:r>
      <w:commentRangeEnd w:id="3"/>
      <w:r w:rsidR="00893B32">
        <w:rPr>
          <w:rStyle w:val="CommentReference"/>
        </w:rPr>
        <w:commentReference w:id="3"/>
      </w:r>
    </w:p>
    <w:p w14:paraId="1EB15D93" w14:textId="27F44743" w:rsidR="00DE701F" w:rsidRDefault="003F2CEA" w:rsidP="002B0AA8">
      <w:pPr>
        <w:spacing w:after="0" w:line="360" w:lineRule="auto"/>
        <w:rPr>
          <w:rFonts w:cstheme="minorHAnsi"/>
          <w:sz w:val="24"/>
          <w:szCs w:val="24"/>
          <w:lang w:val="en-CA"/>
        </w:rPr>
      </w:pPr>
      <w:r w:rsidRPr="005C3801">
        <w:rPr>
          <w:rFonts w:cstheme="minorHAnsi"/>
          <w:sz w:val="24"/>
          <w:szCs w:val="24"/>
          <w:lang w:val="en-CA"/>
        </w:rPr>
        <w:t>Word Count:</w:t>
      </w:r>
      <w:r w:rsidR="00383A05" w:rsidRPr="005C3801">
        <w:rPr>
          <w:rFonts w:cstheme="minorHAnsi"/>
          <w:sz w:val="24"/>
          <w:szCs w:val="24"/>
          <w:lang w:val="en-CA"/>
        </w:rPr>
        <w:t xml:space="preserve"> </w:t>
      </w:r>
      <w:r w:rsidR="001214C4">
        <w:rPr>
          <w:rFonts w:cstheme="minorHAnsi"/>
          <w:sz w:val="24"/>
          <w:szCs w:val="24"/>
          <w:lang w:val="en-CA"/>
        </w:rPr>
        <w:t>3,</w:t>
      </w:r>
      <w:r w:rsidR="00A357D2">
        <w:rPr>
          <w:rFonts w:cstheme="minorHAnsi"/>
          <w:sz w:val="24"/>
          <w:szCs w:val="24"/>
          <w:lang w:val="en-CA"/>
        </w:rPr>
        <w:t>14</w:t>
      </w:r>
      <w:r w:rsidR="00FB408E">
        <w:rPr>
          <w:rFonts w:cstheme="minorHAnsi"/>
          <w:sz w:val="24"/>
          <w:szCs w:val="24"/>
          <w:lang w:val="en-CA"/>
        </w:rPr>
        <w:t>6</w:t>
      </w:r>
    </w:p>
    <w:p w14:paraId="40235147" w14:textId="615E8E82" w:rsidR="001214C4" w:rsidRDefault="001214C4" w:rsidP="002B0AA8">
      <w:pPr>
        <w:spacing w:after="0" w:line="360" w:lineRule="auto"/>
        <w:rPr>
          <w:rFonts w:cstheme="minorHAnsi"/>
          <w:sz w:val="24"/>
          <w:szCs w:val="24"/>
          <w:lang w:val="en-CA"/>
        </w:rPr>
      </w:pPr>
      <w:r>
        <w:rPr>
          <w:rFonts w:cstheme="minorHAnsi"/>
          <w:sz w:val="24"/>
          <w:szCs w:val="24"/>
          <w:lang w:val="en-CA"/>
        </w:rPr>
        <w:t xml:space="preserve">Introduction: </w:t>
      </w:r>
      <w:r w:rsidR="00A357D2">
        <w:rPr>
          <w:rFonts w:cstheme="minorHAnsi"/>
          <w:sz w:val="24"/>
          <w:szCs w:val="24"/>
          <w:lang w:val="en-CA"/>
        </w:rPr>
        <w:t>530</w:t>
      </w:r>
    </w:p>
    <w:p w14:paraId="2B8722C6" w14:textId="038E01C6" w:rsidR="001214C4" w:rsidRDefault="007D7F9D" w:rsidP="002B0AA8">
      <w:pPr>
        <w:spacing w:after="0" w:line="360" w:lineRule="auto"/>
        <w:rPr>
          <w:rFonts w:cstheme="minorHAnsi"/>
          <w:sz w:val="24"/>
          <w:szCs w:val="24"/>
          <w:lang w:val="en-CA"/>
        </w:rPr>
      </w:pPr>
      <w:r>
        <w:rPr>
          <w:rFonts w:cstheme="minorHAnsi"/>
          <w:sz w:val="24"/>
          <w:szCs w:val="24"/>
          <w:lang w:val="en-CA"/>
        </w:rPr>
        <w:t>Description</w:t>
      </w:r>
      <w:r w:rsidR="001214C4">
        <w:rPr>
          <w:rFonts w:cstheme="minorHAnsi"/>
          <w:sz w:val="24"/>
          <w:szCs w:val="24"/>
          <w:lang w:val="en-CA"/>
        </w:rPr>
        <w:t xml:space="preserve">: </w:t>
      </w:r>
      <w:r w:rsidR="00A357D2">
        <w:rPr>
          <w:rFonts w:cstheme="minorHAnsi"/>
          <w:sz w:val="24"/>
          <w:szCs w:val="24"/>
          <w:lang w:val="en-CA"/>
        </w:rPr>
        <w:t>132</w:t>
      </w:r>
      <w:r w:rsidR="00FB408E">
        <w:rPr>
          <w:rFonts w:cstheme="minorHAnsi"/>
          <w:sz w:val="24"/>
          <w:szCs w:val="24"/>
          <w:lang w:val="en-CA"/>
        </w:rPr>
        <w:t>1</w:t>
      </w:r>
    </w:p>
    <w:p w14:paraId="1A317CF7" w14:textId="22D3FF18" w:rsidR="001214C4" w:rsidRDefault="001214C4" w:rsidP="002B0AA8">
      <w:pPr>
        <w:spacing w:after="0" w:line="360" w:lineRule="auto"/>
        <w:rPr>
          <w:rFonts w:cstheme="minorHAnsi"/>
          <w:sz w:val="24"/>
          <w:szCs w:val="24"/>
          <w:lang w:val="en-CA"/>
        </w:rPr>
      </w:pPr>
      <w:r>
        <w:rPr>
          <w:rFonts w:cstheme="minorHAnsi"/>
          <w:sz w:val="24"/>
          <w:szCs w:val="24"/>
          <w:lang w:val="en-CA"/>
        </w:rPr>
        <w:t xml:space="preserve">Results: </w:t>
      </w:r>
      <w:r w:rsidR="00A357D2">
        <w:rPr>
          <w:rFonts w:cstheme="minorHAnsi"/>
          <w:sz w:val="24"/>
          <w:szCs w:val="24"/>
          <w:lang w:val="en-CA"/>
        </w:rPr>
        <w:t>671</w:t>
      </w:r>
    </w:p>
    <w:p w14:paraId="7B5EA2A8" w14:textId="7BC3F761" w:rsidR="001214C4" w:rsidRDefault="001214C4" w:rsidP="002B0AA8">
      <w:pPr>
        <w:spacing w:after="0" w:line="360" w:lineRule="auto"/>
        <w:rPr>
          <w:rFonts w:cstheme="minorHAnsi"/>
          <w:sz w:val="24"/>
          <w:szCs w:val="24"/>
          <w:lang w:val="en-CA"/>
        </w:rPr>
      </w:pPr>
      <w:r>
        <w:rPr>
          <w:rFonts w:cstheme="minorHAnsi"/>
          <w:sz w:val="24"/>
          <w:szCs w:val="24"/>
          <w:lang w:val="en-CA"/>
        </w:rPr>
        <w:t xml:space="preserve">Discussion: </w:t>
      </w:r>
      <w:r w:rsidR="00A357D2">
        <w:rPr>
          <w:rFonts w:cstheme="minorHAnsi"/>
          <w:sz w:val="24"/>
          <w:szCs w:val="24"/>
          <w:lang w:val="en-CA"/>
        </w:rPr>
        <w:t>59</w:t>
      </w:r>
      <w:r w:rsidR="00FB408E">
        <w:rPr>
          <w:rFonts w:cstheme="minorHAnsi"/>
          <w:sz w:val="24"/>
          <w:szCs w:val="24"/>
          <w:lang w:val="en-CA"/>
        </w:rPr>
        <w:t>8</w:t>
      </w:r>
    </w:p>
    <w:p w14:paraId="605DAC72" w14:textId="2A73F6ED" w:rsidR="001214C4" w:rsidRDefault="001214C4" w:rsidP="002B0AA8">
      <w:pPr>
        <w:spacing w:after="0" w:line="360" w:lineRule="auto"/>
        <w:rPr>
          <w:rFonts w:cstheme="minorHAnsi"/>
          <w:sz w:val="24"/>
          <w:szCs w:val="24"/>
          <w:lang w:val="en-CA"/>
        </w:rPr>
      </w:pPr>
      <w:r>
        <w:rPr>
          <w:rFonts w:cstheme="minorHAnsi"/>
          <w:sz w:val="24"/>
          <w:szCs w:val="24"/>
          <w:lang w:val="en-CA"/>
        </w:rPr>
        <w:t>Acknowledgments: 26</w:t>
      </w:r>
    </w:p>
    <w:p w14:paraId="43B5E258" w14:textId="335A2D3B" w:rsidR="001C3146" w:rsidRDefault="00DE701F" w:rsidP="002B0AA8">
      <w:pPr>
        <w:spacing w:after="0" w:line="360" w:lineRule="auto"/>
        <w:rPr>
          <w:rFonts w:cstheme="minorHAnsi"/>
          <w:sz w:val="24"/>
          <w:szCs w:val="24"/>
          <w:lang w:val="en-CA"/>
        </w:rPr>
      </w:pPr>
      <w:r>
        <w:rPr>
          <w:rFonts w:cstheme="minorHAnsi"/>
          <w:sz w:val="24"/>
          <w:szCs w:val="24"/>
          <w:lang w:val="en-CA"/>
        </w:rPr>
        <w:t xml:space="preserve">Number of Tables: </w:t>
      </w:r>
      <w:del w:id="4" w:author="Joseph Stinziano" w:date="2020-07-06T10:14:00Z">
        <w:r w:rsidDel="00E8712C">
          <w:rPr>
            <w:rFonts w:cstheme="minorHAnsi"/>
            <w:sz w:val="24"/>
            <w:szCs w:val="24"/>
            <w:lang w:val="en-CA"/>
          </w:rPr>
          <w:delText>2</w:delText>
        </w:r>
      </w:del>
      <w:ins w:id="5" w:author="Joseph Stinziano" w:date="2020-07-06T10:14:00Z">
        <w:r w:rsidR="00E8712C">
          <w:rPr>
            <w:rFonts w:cstheme="minorHAnsi"/>
            <w:sz w:val="24"/>
            <w:szCs w:val="24"/>
            <w:lang w:val="en-CA"/>
          </w:rPr>
          <w:t>3</w:t>
        </w:r>
      </w:ins>
      <w:r w:rsidR="003F2CEA" w:rsidRPr="005C3801">
        <w:rPr>
          <w:rFonts w:cstheme="minorHAnsi"/>
          <w:sz w:val="24"/>
          <w:szCs w:val="24"/>
          <w:lang w:val="en-CA"/>
        </w:rPr>
        <w:br/>
        <w:t>Number of Figures:</w:t>
      </w:r>
      <w:r w:rsidR="00383A05" w:rsidRPr="005C3801">
        <w:rPr>
          <w:rFonts w:cstheme="minorHAnsi"/>
          <w:sz w:val="24"/>
          <w:szCs w:val="24"/>
          <w:lang w:val="en-CA"/>
        </w:rPr>
        <w:t xml:space="preserve"> </w:t>
      </w:r>
      <w:r w:rsidR="003B42BA">
        <w:rPr>
          <w:rFonts w:cstheme="minorHAnsi"/>
          <w:sz w:val="24"/>
          <w:szCs w:val="24"/>
          <w:lang w:val="en-CA"/>
        </w:rPr>
        <w:t>4</w:t>
      </w:r>
    </w:p>
    <w:p w14:paraId="5C269348" w14:textId="31ACC1DA" w:rsidR="00DE701F" w:rsidRPr="005C3801" w:rsidRDefault="00DE701F" w:rsidP="002B0AA8">
      <w:pPr>
        <w:spacing w:after="0" w:line="360" w:lineRule="auto"/>
        <w:rPr>
          <w:rFonts w:cstheme="minorHAnsi"/>
          <w:sz w:val="24"/>
          <w:szCs w:val="24"/>
          <w:lang w:val="en-CA"/>
        </w:rPr>
      </w:pPr>
      <w:r>
        <w:rPr>
          <w:rFonts w:cstheme="minorHAnsi"/>
          <w:sz w:val="24"/>
          <w:szCs w:val="24"/>
          <w:lang w:val="en-CA"/>
        </w:rPr>
        <w:t xml:space="preserve">Supplementary Files: </w:t>
      </w:r>
      <w:r w:rsidR="009F5EE9">
        <w:rPr>
          <w:rFonts w:cstheme="minorHAnsi"/>
          <w:sz w:val="24"/>
          <w:szCs w:val="24"/>
          <w:lang w:val="en-CA"/>
        </w:rPr>
        <w:t>1</w:t>
      </w:r>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2D113BC8" w:rsidR="0099596D" w:rsidRPr="005C3801" w:rsidRDefault="00A8138C">
      <w:pPr>
        <w:rPr>
          <w:rFonts w:cstheme="minorHAnsi"/>
          <w:sz w:val="24"/>
          <w:szCs w:val="24"/>
          <w:lang w:val="en-CA"/>
        </w:rPr>
      </w:pPr>
      <w:r>
        <w:rPr>
          <w:rFonts w:cstheme="minorHAnsi"/>
          <w:b/>
          <w:sz w:val="24"/>
          <w:szCs w:val="24"/>
          <w:lang w:val="en-CA"/>
        </w:rPr>
        <w:lastRenderedPageBreak/>
        <w:t>Summary</w:t>
      </w:r>
    </w:p>
    <w:p w14:paraId="4711D8B0" w14:textId="51EA883A" w:rsidR="00A8138C" w:rsidRDefault="0099596D" w:rsidP="00A8138C">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 xml:space="preserve">Understanding biological temperature responses is crucial to predicting global carbon fluxes. The current approach to </w:t>
      </w:r>
      <w:r w:rsidR="007D7F9D">
        <w:rPr>
          <w:rFonts w:cstheme="minorHAnsi"/>
          <w:sz w:val="24"/>
          <w:szCs w:val="24"/>
          <w:lang w:val="en-CA"/>
        </w:rPr>
        <w:t>modelling</w:t>
      </w:r>
      <w:r w:rsidRPr="00FB408E">
        <w:rPr>
          <w:rFonts w:cstheme="minorHAnsi"/>
          <w:sz w:val="24"/>
          <w:szCs w:val="24"/>
          <w:lang w:val="en-CA"/>
        </w:rPr>
        <w:t xml:space="preserve"> temperature responses</w:t>
      </w:r>
      <w:r w:rsidR="00C45F83" w:rsidRPr="00FB408E">
        <w:rPr>
          <w:rFonts w:cstheme="minorHAnsi"/>
          <w:sz w:val="24"/>
          <w:szCs w:val="24"/>
          <w:lang w:val="en-CA"/>
        </w:rPr>
        <w:t xml:space="preserve"> of photosynthetic capacity</w:t>
      </w:r>
      <w:r w:rsidRPr="00FB408E">
        <w:rPr>
          <w:rFonts w:cstheme="minorHAnsi"/>
          <w:sz w:val="24"/>
          <w:szCs w:val="24"/>
          <w:lang w:val="en-CA"/>
        </w:rPr>
        <w:t xml:space="preserve"> in large scale </w:t>
      </w:r>
      <w:r w:rsidR="007D7F9D">
        <w:rPr>
          <w:rFonts w:cstheme="minorHAnsi"/>
          <w:sz w:val="24"/>
          <w:szCs w:val="24"/>
          <w:lang w:val="en-CA"/>
        </w:rPr>
        <w:t>modelling</w:t>
      </w:r>
      <w:r w:rsidRPr="00FB408E">
        <w:rPr>
          <w:rFonts w:cstheme="minorHAnsi"/>
          <w:sz w:val="24"/>
          <w:szCs w:val="24"/>
          <w:lang w:val="en-CA"/>
        </w:rPr>
        <w:t xml:space="preserve"> efforts uses a modified Arrhenius equation. </w:t>
      </w:r>
    </w:p>
    <w:p w14:paraId="2D9E937A" w14:textId="40EBAB6A" w:rsidR="00A8138C" w:rsidRDefault="0099596D" w:rsidP="00A8138C">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 xml:space="preserve">We rederived the modified Arrhenius equation from the source </w:t>
      </w:r>
      <w:r w:rsidR="001A0869" w:rsidRPr="00FB408E">
        <w:rPr>
          <w:rFonts w:cstheme="minorHAnsi"/>
          <w:sz w:val="24"/>
          <w:szCs w:val="24"/>
          <w:lang w:val="en-CA"/>
        </w:rPr>
        <w:t>publication</w:t>
      </w:r>
      <w:r w:rsidR="00761A05" w:rsidRPr="00FB408E">
        <w:rPr>
          <w:rFonts w:cstheme="minorHAnsi"/>
          <w:sz w:val="24"/>
          <w:szCs w:val="24"/>
          <w:lang w:val="en-CA"/>
        </w:rPr>
        <w:t xml:space="preserve"> from 1942</w:t>
      </w:r>
      <w:r w:rsidR="001A0869" w:rsidRPr="00FB408E">
        <w:rPr>
          <w:rFonts w:cstheme="minorHAnsi"/>
          <w:sz w:val="24"/>
          <w:szCs w:val="24"/>
          <w:lang w:val="en-CA"/>
        </w:rPr>
        <w:t xml:space="preserve"> </w:t>
      </w:r>
      <w:r w:rsidRPr="00FB408E">
        <w:rPr>
          <w:rFonts w:cstheme="minorHAnsi"/>
          <w:sz w:val="24"/>
          <w:szCs w:val="24"/>
          <w:lang w:val="en-CA"/>
        </w:rPr>
        <w:t>and uncovered a missing term that wa</w:t>
      </w:r>
      <w:ins w:id="6" w:author="Bridget Kathleen Murphy" w:date="2020-06-22T14:57:00Z">
        <w:r w:rsidR="00C62FBE">
          <w:rPr>
            <w:rFonts w:cstheme="minorHAnsi"/>
            <w:sz w:val="24"/>
            <w:szCs w:val="24"/>
            <w:lang w:val="en-CA"/>
          </w:rPr>
          <w:t>s</w:t>
        </w:r>
      </w:ins>
      <w:del w:id="7" w:author="Bridget Kathleen Murphy" w:date="2020-06-22T14:57:00Z">
        <w:r w:rsidRPr="00FB408E" w:rsidDel="00C62FBE">
          <w:rPr>
            <w:rFonts w:cstheme="minorHAnsi"/>
            <w:sz w:val="24"/>
            <w:szCs w:val="24"/>
            <w:lang w:val="en-CA"/>
          </w:rPr>
          <w:delText xml:space="preserve">s </w:delText>
        </w:r>
        <w:commentRangeStart w:id="8"/>
        <w:r w:rsidR="00761A05" w:rsidRPr="00FB408E" w:rsidDel="00C62FBE">
          <w:rPr>
            <w:rFonts w:cstheme="minorHAnsi"/>
            <w:sz w:val="24"/>
            <w:szCs w:val="24"/>
            <w:lang w:val="en-CA"/>
          </w:rPr>
          <w:delText>completely</w:delText>
        </w:r>
      </w:del>
      <w:r w:rsidR="00761A05" w:rsidRPr="00FB408E">
        <w:rPr>
          <w:rFonts w:cstheme="minorHAnsi"/>
          <w:sz w:val="24"/>
          <w:szCs w:val="24"/>
          <w:lang w:val="en-CA"/>
        </w:rPr>
        <w:t xml:space="preserve"> </w:t>
      </w:r>
      <w:commentRangeEnd w:id="8"/>
      <w:r w:rsidR="00E3559E">
        <w:rPr>
          <w:rStyle w:val="CommentReference"/>
        </w:rPr>
        <w:commentReference w:id="8"/>
      </w:r>
      <w:r w:rsidRPr="00FB408E">
        <w:rPr>
          <w:rFonts w:cstheme="minorHAnsi"/>
          <w:sz w:val="24"/>
          <w:szCs w:val="24"/>
          <w:lang w:val="en-CA"/>
        </w:rPr>
        <w:t xml:space="preserve">dropped </w:t>
      </w:r>
      <w:r w:rsidR="00761A05" w:rsidRPr="00FB408E">
        <w:rPr>
          <w:rFonts w:cstheme="minorHAnsi"/>
          <w:sz w:val="24"/>
          <w:szCs w:val="24"/>
          <w:lang w:val="en-CA"/>
        </w:rPr>
        <w:t>by</w:t>
      </w:r>
      <w:r w:rsidRPr="00FB408E">
        <w:rPr>
          <w:rFonts w:cstheme="minorHAnsi"/>
          <w:sz w:val="24"/>
          <w:szCs w:val="24"/>
          <w:lang w:val="en-CA"/>
        </w:rPr>
        <w:t xml:space="preserve"> 2002. We compare fitted temperature response parameters between the </w:t>
      </w:r>
      <w:del w:id="9" w:author="Joseph Stinziano" w:date="2020-07-06T14:14:00Z">
        <w:r w:rsidRPr="00FB408E" w:rsidDel="001525FE">
          <w:rPr>
            <w:rFonts w:cstheme="minorHAnsi"/>
            <w:sz w:val="24"/>
            <w:szCs w:val="24"/>
            <w:lang w:val="en-CA"/>
          </w:rPr>
          <w:delText xml:space="preserve">new </w:delText>
        </w:r>
      </w:del>
      <w:ins w:id="10" w:author="Joseph Stinziano" w:date="2020-07-06T14:14:00Z">
        <w:r w:rsidR="001525FE">
          <w:rPr>
            <w:rFonts w:cstheme="minorHAnsi"/>
            <w:sz w:val="24"/>
            <w:szCs w:val="24"/>
            <w:lang w:val="en-CA"/>
          </w:rPr>
          <w:t>correct</w:t>
        </w:r>
        <w:r w:rsidR="001525FE" w:rsidRPr="00FB408E">
          <w:rPr>
            <w:rFonts w:cstheme="minorHAnsi"/>
            <w:sz w:val="24"/>
            <w:szCs w:val="24"/>
            <w:lang w:val="en-CA"/>
          </w:rPr>
          <w:t xml:space="preserve"> </w:t>
        </w:r>
      </w:ins>
      <w:r w:rsidRPr="00FB408E">
        <w:rPr>
          <w:rFonts w:cstheme="minorHAnsi"/>
          <w:sz w:val="24"/>
          <w:szCs w:val="24"/>
          <w:lang w:val="en-CA"/>
        </w:rPr>
        <w:t xml:space="preserve">and </w:t>
      </w:r>
      <w:del w:id="11" w:author="Joseph Stinziano" w:date="2020-07-06T14:14:00Z">
        <w:r w:rsidRPr="00FB408E" w:rsidDel="001525FE">
          <w:rPr>
            <w:rFonts w:cstheme="minorHAnsi"/>
            <w:sz w:val="24"/>
            <w:szCs w:val="24"/>
            <w:lang w:val="en-CA"/>
          </w:rPr>
          <w:delText xml:space="preserve">old </w:delText>
        </w:r>
      </w:del>
      <w:ins w:id="12" w:author="Joseph Stinziano" w:date="2020-07-06T14:14:00Z">
        <w:r w:rsidR="001525FE">
          <w:rPr>
            <w:rFonts w:cstheme="minorHAnsi"/>
            <w:sz w:val="24"/>
            <w:szCs w:val="24"/>
            <w:lang w:val="en-CA"/>
          </w:rPr>
          <w:t>incorrect</w:t>
        </w:r>
        <w:r w:rsidR="001525FE" w:rsidRPr="00FB408E">
          <w:rPr>
            <w:rFonts w:cstheme="minorHAnsi"/>
            <w:sz w:val="24"/>
            <w:szCs w:val="24"/>
            <w:lang w:val="en-CA"/>
          </w:rPr>
          <w:t xml:space="preserve"> </w:t>
        </w:r>
      </w:ins>
      <w:r w:rsidRPr="00FB408E">
        <w:rPr>
          <w:rFonts w:cstheme="minorHAnsi"/>
          <w:sz w:val="24"/>
          <w:szCs w:val="24"/>
          <w:lang w:val="en-CA"/>
        </w:rPr>
        <w:t xml:space="preserve">derivation of the modified Arrhenius equation. </w:t>
      </w:r>
    </w:p>
    <w:p w14:paraId="0FE95AA7" w14:textId="7415C3C3" w:rsidR="00A8138C" w:rsidRDefault="0099596D" w:rsidP="00A8138C">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 xml:space="preserve">We find that most parameters are minimally affected, though </w:t>
      </w:r>
      <w:r w:rsidR="001F038E" w:rsidRPr="00FB408E">
        <w:rPr>
          <w:rFonts w:cstheme="minorHAnsi"/>
          <w:sz w:val="24"/>
          <w:szCs w:val="24"/>
          <w:lang w:val="en-CA"/>
        </w:rPr>
        <w:t>activation energy is impacted quite substantially</w:t>
      </w:r>
      <w:r w:rsidRPr="00FB408E">
        <w:rPr>
          <w:rFonts w:cstheme="minorHAnsi"/>
          <w:sz w:val="24"/>
          <w:szCs w:val="24"/>
          <w:lang w:val="en-CA"/>
        </w:rPr>
        <w:t>.</w:t>
      </w:r>
      <w:r w:rsidR="000C5E11" w:rsidRPr="00FB408E">
        <w:rPr>
          <w:rFonts w:cstheme="minorHAnsi"/>
          <w:sz w:val="24"/>
          <w:szCs w:val="24"/>
          <w:lang w:val="en-CA"/>
        </w:rPr>
        <w:t xml:space="preserve"> We then scaled the impact of these small errors to whole plant carbon balance and found that the impact of the rederivation of the Arrhenius on modelled</w:t>
      </w:r>
      <w:r w:rsidR="001A0869" w:rsidRPr="00FB408E">
        <w:rPr>
          <w:rFonts w:cstheme="minorHAnsi"/>
          <w:sz w:val="24"/>
          <w:szCs w:val="24"/>
          <w:lang w:val="en-CA"/>
        </w:rPr>
        <w:t xml:space="preserve"> daily</w:t>
      </w:r>
      <w:r w:rsidR="000C5E11" w:rsidRPr="00FB408E">
        <w:rPr>
          <w:rFonts w:cstheme="minorHAnsi"/>
          <w:sz w:val="24"/>
          <w:szCs w:val="24"/>
          <w:lang w:val="en-CA"/>
        </w:rPr>
        <w:t xml:space="preserve"> carbon gain </w:t>
      </w:r>
      <w:r w:rsidR="00950F33" w:rsidRPr="00FB408E">
        <w:rPr>
          <w:rFonts w:cstheme="minorHAnsi"/>
          <w:sz w:val="24"/>
          <w:szCs w:val="24"/>
          <w:lang w:val="en-CA"/>
        </w:rPr>
        <w:t>causes a</w:t>
      </w:r>
      <w:r w:rsidR="00531AE9" w:rsidRPr="00FB408E">
        <w:rPr>
          <w:rFonts w:cstheme="minorHAnsi"/>
          <w:sz w:val="24"/>
          <w:szCs w:val="24"/>
          <w:lang w:val="en-CA"/>
        </w:rPr>
        <w:t xml:space="preserve"> meaningful</w:t>
      </w:r>
      <w:r w:rsidR="00950F33" w:rsidRPr="00FB408E">
        <w:rPr>
          <w:rFonts w:cstheme="minorHAnsi"/>
          <w:sz w:val="24"/>
          <w:szCs w:val="24"/>
          <w:lang w:val="en-CA"/>
        </w:rPr>
        <w:t xml:space="preserve"> deviation</w:t>
      </w:r>
      <w:r w:rsidR="00531AE9" w:rsidRPr="00FB408E">
        <w:rPr>
          <w:rFonts w:cstheme="minorHAnsi"/>
          <w:sz w:val="24"/>
          <w:szCs w:val="24"/>
          <w:lang w:val="en-CA"/>
        </w:rPr>
        <w:t xml:space="preserve"> of ~18%</w:t>
      </w:r>
      <w:r w:rsidR="00761A05" w:rsidRPr="00FB408E">
        <w:rPr>
          <w:rFonts w:cstheme="minorHAnsi"/>
          <w:sz w:val="24"/>
          <w:szCs w:val="24"/>
          <w:lang w:val="en-CA"/>
        </w:rPr>
        <w:t xml:space="preserve"> </w:t>
      </w:r>
      <w:proofErr w:type="gramStart"/>
      <w:r w:rsidR="00761A05" w:rsidRPr="00FB408E">
        <w:rPr>
          <w:rFonts w:cstheme="minorHAnsi"/>
          <w:sz w:val="24"/>
          <w:szCs w:val="24"/>
          <w:lang w:val="en-CA"/>
        </w:rPr>
        <w:t>day</w:t>
      </w:r>
      <w:r w:rsidR="00761A05" w:rsidRPr="00FB408E">
        <w:rPr>
          <w:rFonts w:cstheme="minorHAnsi"/>
          <w:sz w:val="24"/>
          <w:szCs w:val="24"/>
          <w:vertAlign w:val="superscript"/>
          <w:lang w:val="en-CA"/>
        </w:rPr>
        <w:t>-1</w:t>
      </w:r>
      <w:proofErr w:type="gramEnd"/>
      <w:r w:rsidR="000C5E11" w:rsidRPr="00FB408E">
        <w:rPr>
          <w:rFonts w:cstheme="minorHAnsi"/>
          <w:sz w:val="24"/>
          <w:szCs w:val="24"/>
          <w:lang w:val="en-CA"/>
        </w:rPr>
        <w:t>.</w:t>
      </w:r>
    </w:p>
    <w:p w14:paraId="276740A2" w14:textId="0463E74E" w:rsidR="005C3801" w:rsidRPr="00FB408E" w:rsidRDefault="000C5E11" w:rsidP="00FB408E">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This suggests that the error in the derivation of the modified Arrhenius equation has impact</w:t>
      </w:r>
      <w:r w:rsidR="00950F33" w:rsidRPr="00FB408E">
        <w:rPr>
          <w:rFonts w:cstheme="minorHAnsi"/>
          <w:sz w:val="24"/>
          <w:szCs w:val="24"/>
          <w:lang w:val="en-CA"/>
        </w:rPr>
        <w:t>ed</w:t>
      </w:r>
      <w:r w:rsidRPr="00FB408E">
        <w:rPr>
          <w:rFonts w:cstheme="minorHAnsi"/>
          <w:sz w:val="24"/>
          <w:szCs w:val="24"/>
          <w:lang w:val="en-CA"/>
        </w:rPr>
        <w:t xml:space="preserve"> </w:t>
      </w:r>
      <w:r w:rsidR="001F038E" w:rsidRPr="00FB408E">
        <w:rPr>
          <w:rFonts w:cstheme="minorHAnsi"/>
          <w:sz w:val="24"/>
          <w:szCs w:val="24"/>
          <w:lang w:val="en-CA"/>
        </w:rPr>
        <w:t xml:space="preserve">the accuracy of </w:t>
      </w:r>
      <w:r w:rsidRPr="00FB408E">
        <w:rPr>
          <w:rFonts w:cstheme="minorHAnsi"/>
          <w:sz w:val="24"/>
          <w:szCs w:val="24"/>
          <w:lang w:val="en-CA"/>
        </w:rPr>
        <w:t>predictions of carbon fluxes at larger scales</w:t>
      </w:r>
      <w:ins w:id="13" w:author="Joseph Stinziano" w:date="2020-07-06T14:15:00Z">
        <w:r w:rsidR="001525FE">
          <w:rPr>
            <w:rFonts w:cstheme="minorHAnsi"/>
            <w:sz w:val="24"/>
            <w:szCs w:val="24"/>
            <w:lang w:val="en-CA"/>
          </w:rPr>
          <w:t xml:space="preserve"> since &gt;40% of Earth System Models contain the erroneous derivation</w:t>
        </w:r>
      </w:ins>
      <w:r w:rsidR="005C3801" w:rsidRPr="00FB408E">
        <w:rPr>
          <w:rFonts w:cstheme="minorHAnsi"/>
          <w:sz w:val="24"/>
          <w:szCs w:val="24"/>
          <w:lang w:val="en-CA"/>
        </w:rPr>
        <w:t>.</w:t>
      </w:r>
      <w:r w:rsidR="00761A05" w:rsidRPr="00FB408E">
        <w:rPr>
          <w:rFonts w:cstheme="minorHAnsi"/>
          <w:sz w:val="24"/>
          <w:szCs w:val="24"/>
          <w:lang w:val="en-CA"/>
        </w:rPr>
        <w:t xml:space="preserve"> We recommend that the derivation error be corrected in </w:t>
      </w:r>
      <w:r w:rsidR="007D7F9D">
        <w:rPr>
          <w:rFonts w:cstheme="minorHAnsi"/>
          <w:sz w:val="24"/>
          <w:szCs w:val="24"/>
          <w:lang w:val="en-CA"/>
        </w:rPr>
        <w:t>modelling</w:t>
      </w:r>
      <w:r w:rsidR="00761A05" w:rsidRPr="00FB408E">
        <w:rPr>
          <w:rFonts w:cstheme="minorHAnsi"/>
          <w:sz w:val="24"/>
          <w:szCs w:val="24"/>
          <w:lang w:val="en-CA"/>
        </w:rPr>
        <w:t xml:space="preserve"> efforts moving forward.</w:t>
      </w:r>
      <w:r w:rsidR="005C3801" w:rsidRPr="00FB408E">
        <w:rPr>
          <w:rFonts w:cstheme="minorHAnsi"/>
          <w:sz w:val="24"/>
          <w:szCs w:val="24"/>
          <w:lang w:val="en-CA"/>
        </w:rPr>
        <w:t xml:space="preserve"> </w:t>
      </w:r>
    </w:p>
    <w:p w14:paraId="6A79A5CE" w14:textId="36C4B577" w:rsidR="0099596D" w:rsidRPr="005C3801" w:rsidRDefault="005C3801" w:rsidP="005C3801">
      <w:pPr>
        <w:spacing w:line="360" w:lineRule="auto"/>
        <w:rPr>
          <w:rFonts w:cstheme="minorHAnsi"/>
          <w:b/>
          <w:sz w:val="24"/>
          <w:szCs w:val="24"/>
          <w:lang w:val="en-CA"/>
        </w:rPr>
      </w:pPr>
      <w:r>
        <w:rPr>
          <w:rFonts w:cstheme="minorHAnsi"/>
          <w:i/>
          <w:sz w:val="24"/>
          <w:szCs w:val="24"/>
          <w:lang w:val="en-CA"/>
        </w:rPr>
        <w:t xml:space="preserve">Keywords: Arrhenius, temperature, photosynthesis, gas exchange, </w:t>
      </w:r>
      <w:r w:rsidR="007D7F9D">
        <w:rPr>
          <w:rFonts w:cstheme="minorHAnsi"/>
          <w:i/>
          <w:sz w:val="24"/>
          <w:szCs w:val="24"/>
          <w:lang w:val="en-CA"/>
        </w:rPr>
        <w:t>modelling</w:t>
      </w:r>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3372552C" w:rsidR="00C27CAD" w:rsidRDefault="006D474D" w:rsidP="002B0AA8">
      <w:pPr>
        <w:spacing w:after="0" w:line="360" w:lineRule="auto"/>
        <w:rPr>
          <w:rFonts w:cstheme="minorHAnsi"/>
          <w:sz w:val="24"/>
          <w:szCs w:val="24"/>
          <w:lang w:val="en-CA"/>
        </w:rPr>
      </w:pPr>
      <w:r w:rsidRPr="005C3801">
        <w:rPr>
          <w:rFonts w:cstheme="minorHAnsi"/>
          <w:sz w:val="24"/>
          <w:szCs w:val="24"/>
          <w:lang w:val="en-CA"/>
        </w:rPr>
        <w:t>Globally, photosynthesis and autotrophic respiration are the largest biological carbon fluxes, with photosynthesis removing ~120 Gt C year</w:t>
      </w:r>
      <w:r w:rsidRPr="005C3801">
        <w:rPr>
          <w:rFonts w:cstheme="minorHAnsi"/>
          <w:sz w:val="24"/>
          <w:szCs w:val="24"/>
          <w:vertAlign w:val="superscript"/>
          <w:lang w:val="en-CA"/>
        </w:rPr>
        <w:t>-1</w:t>
      </w:r>
      <w:r w:rsidRPr="005C3801">
        <w:rPr>
          <w:rFonts w:cstheme="minorHAnsi"/>
          <w:sz w:val="24"/>
          <w:szCs w:val="24"/>
          <w:lang w:val="en-CA"/>
        </w:rPr>
        <w:t xml:space="preserve"> </w:t>
      </w:r>
      <w:r w:rsidR="00C45F83">
        <w:rPr>
          <w:rFonts w:cstheme="minorHAnsi"/>
          <w:sz w:val="24"/>
          <w:szCs w:val="24"/>
          <w:lang w:val="en-CA"/>
        </w:rPr>
        <w:t>from the atmospher</w:t>
      </w:r>
      <w:r w:rsidR="00A30E6B">
        <w:rPr>
          <w:rFonts w:cstheme="minorHAnsi"/>
          <w:sz w:val="24"/>
          <w:szCs w:val="24"/>
          <w:lang w:val="en-CA"/>
        </w:rPr>
        <w:t>e</w:t>
      </w:r>
      <w:r w:rsidR="00C45F83">
        <w:rPr>
          <w:rFonts w:cstheme="minorHAnsi"/>
          <w:sz w:val="24"/>
          <w:szCs w:val="24"/>
          <w:lang w:val="en-CA"/>
        </w:rPr>
        <w:t xml:space="preserve"> </w:t>
      </w:r>
      <w:r w:rsidRPr="005C3801">
        <w:rPr>
          <w:rFonts w:cstheme="minorHAnsi"/>
          <w:sz w:val="24"/>
          <w:szCs w:val="24"/>
          <w:lang w:val="en-CA"/>
        </w:rPr>
        <w:t xml:space="preserve">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r w:rsidR="00C45F83">
        <w:rPr>
          <w:rFonts w:cstheme="minorHAnsi"/>
          <w:sz w:val="24"/>
          <w:szCs w:val="24"/>
        </w:rPr>
        <w:t>back to the atmosphere</w:t>
      </w:r>
      <w:r w:rsidR="00A30E6B">
        <w:rPr>
          <w:rFonts w:cstheme="minorHAnsi"/>
          <w:sz w:val="24"/>
          <w:szCs w:val="24"/>
        </w:rPr>
        <w:t xml:space="preserve"> </w:t>
      </w:r>
      <w:r w:rsidRPr="005C3801">
        <w:rPr>
          <w:rFonts w:cstheme="minorHAnsi"/>
          <w:sz w:val="24"/>
          <w:szCs w:val="24"/>
        </w:rPr>
        <w:t>(</w:t>
      </w:r>
      <w:proofErr w:type="spellStart"/>
      <w:r w:rsidR="00170E94" w:rsidRPr="005C3801">
        <w:rPr>
          <w:rFonts w:cstheme="minorHAnsi"/>
          <w:sz w:val="24"/>
          <w:szCs w:val="24"/>
        </w:rPr>
        <w:t>Amthor</w:t>
      </w:r>
      <w:proofErr w:type="spellEnd"/>
      <w:r w:rsidR="00170E94" w:rsidRPr="005C3801">
        <w:rPr>
          <w:rFonts w:cstheme="minorHAnsi"/>
          <w:sz w:val="24"/>
          <w:szCs w:val="24"/>
        </w:rPr>
        <w:t xml:space="preserve">, 2000; </w:t>
      </w:r>
      <w:proofErr w:type="spellStart"/>
      <w:r w:rsidR="00170E94" w:rsidRPr="005C3801">
        <w:rPr>
          <w:rFonts w:cstheme="minorHAnsi"/>
          <w:sz w:val="24"/>
          <w:szCs w:val="24"/>
        </w:rPr>
        <w:t>Ciais</w:t>
      </w:r>
      <w:proofErr w:type="spellEnd"/>
      <w:r w:rsidR="00170E94" w:rsidRPr="005C3801">
        <w:rPr>
          <w:rFonts w:cstheme="minorHAnsi"/>
          <w:sz w:val="24"/>
          <w:szCs w:val="24"/>
        </w:rPr>
        <w:t xml:space="preserve"> </w:t>
      </w:r>
      <w:r w:rsidR="00170E94" w:rsidRPr="00FB408E">
        <w:rPr>
          <w:rFonts w:cstheme="minorHAnsi"/>
          <w:i/>
          <w:sz w:val="24"/>
          <w:szCs w:val="24"/>
        </w:rPr>
        <w:t>et al.</w:t>
      </w:r>
      <w:r w:rsidR="00170E94" w:rsidRPr="005C3801">
        <w:rPr>
          <w:rFonts w:cstheme="minorHAnsi"/>
          <w:sz w:val="24"/>
          <w:szCs w:val="24"/>
        </w:rPr>
        <w:t>, 201</w:t>
      </w:r>
      <w:r w:rsidR="00522DC5" w:rsidRPr="005C3801">
        <w:rPr>
          <w:rFonts w:cstheme="minorHAnsi"/>
          <w:sz w:val="24"/>
          <w:szCs w:val="24"/>
        </w:rPr>
        <w:t>3</w:t>
      </w:r>
      <w:r w:rsidRPr="005C3801">
        <w:rPr>
          <w:rFonts w:cstheme="minorHAnsi"/>
          <w:sz w:val="24"/>
          <w:szCs w:val="24"/>
        </w:rPr>
        <w:t>). Given the temperature sensitivity of these large carbon fluxes</w:t>
      </w:r>
      <w:r w:rsidR="00723677">
        <w:rPr>
          <w:rFonts w:cstheme="minorHAnsi"/>
          <w:sz w:val="24"/>
          <w:szCs w:val="24"/>
        </w:rPr>
        <w:t xml:space="preserve"> (</w:t>
      </w:r>
      <w:proofErr w:type="spellStart"/>
      <w:r w:rsidR="00723677">
        <w:rPr>
          <w:rFonts w:cstheme="minorHAnsi"/>
          <w:sz w:val="24"/>
          <w:szCs w:val="24"/>
        </w:rPr>
        <w:t>Lombardozzi</w:t>
      </w:r>
      <w:proofErr w:type="spellEnd"/>
      <w:r w:rsidR="00723677">
        <w:rPr>
          <w:rFonts w:cstheme="minorHAnsi"/>
          <w:sz w:val="24"/>
          <w:szCs w:val="24"/>
        </w:rPr>
        <w:t xml:space="preserve"> </w:t>
      </w:r>
      <w:r w:rsidR="00723677" w:rsidRPr="00FB408E">
        <w:rPr>
          <w:rFonts w:cstheme="minorHAnsi"/>
          <w:i/>
          <w:sz w:val="24"/>
          <w:szCs w:val="24"/>
        </w:rPr>
        <w:t>et al.</w:t>
      </w:r>
      <w:r w:rsidR="00723677">
        <w:rPr>
          <w:rFonts w:cstheme="minorHAnsi"/>
          <w:sz w:val="24"/>
          <w:szCs w:val="24"/>
        </w:rPr>
        <w:t>, 2015)</w:t>
      </w:r>
      <w:r w:rsidRPr="005C3801">
        <w:rPr>
          <w:rFonts w:cstheme="minorHAnsi"/>
          <w:sz w:val="24"/>
          <w:szCs w:val="24"/>
        </w:rPr>
        <w:t>,</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 xml:space="preserve">Rogers </w:t>
      </w:r>
      <w:r w:rsidR="00170E94" w:rsidRPr="00FB408E">
        <w:rPr>
          <w:rFonts w:cstheme="minorHAnsi"/>
          <w:i/>
          <w:sz w:val="24"/>
          <w:szCs w:val="24"/>
          <w:lang w:val="en-CA"/>
        </w:rPr>
        <w:t>et al.</w:t>
      </w:r>
      <w:r w:rsidR="00170E94" w:rsidRPr="005C3801">
        <w:rPr>
          <w:rFonts w:cstheme="minorHAnsi"/>
          <w:sz w:val="24"/>
          <w:szCs w:val="24"/>
          <w:lang w:val="en-CA"/>
        </w:rPr>
        <w:t xml:space="preserve">, 2017; Stinziano </w:t>
      </w:r>
      <w:r w:rsidR="00170E94" w:rsidRPr="00FB408E">
        <w:rPr>
          <w:rFonts w:cstheme="minorHAnsi"/>
          <w:i/>
          <w:sz w:val="24"/>
          <w:szCs w:val="24"/>
          <w:lang w:val="en-CA"/>
        </w:rPr>
        <w:t>et al.</w:t>
      </w:r>
      <w:r w:rsidR="006B3EAC">
        <w:rPr>
          <w:rFonts w:cstheme="minorHAnsi"/>
          <w:i/>
          <w:sz w:val="24"/>
          <w:szCs w:val="24"/>
          <w:lang w:val="en-CA"/>
        </w:rPr>
        <w:t>,</w:t>
      </w:r>
      <w:r w:rsidR="00170E94" w:rsidRPr="005C3801">
        <w:rPr>
          <w:rFonts w:cstheme="minorHAnsi"/>
          <w:sz w:val="24"/>
          <w:szCs w:val="24"/>
          <w:lang w:val="en-CA"/>
        </w:rPr>
        <w:t xml:space="preserve">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 xml:space="preserve">Way </w:t>
      </w:r>
      <w:r w:rsidR="007D7F9D">
        <w:rPr>
          <w:rFonts w:cstheme="minorHAnsi"/>
          <w:sz w:val="24"/>
          <w:szCs w:val="24"/>
          <w:lang w:val="en-CA"/>
        </w:rPr>
        <w:t>&amp;</w:t>
      </w:r>
      <w:r w:rsidR="00170E94" w:rsidRPr="005C3801">
        <w:rPr>
          <w:rFonts w:cstheme="minorHAnsi"/>
          <w:sz w:val="24"/>
          <w:szCs w:val="24"/>
          <w:lang w:val="en-CA"/>
        </w:rPr>
        <w:t xml:space="preserve"> </w:t>
      </w:r>
      <w:proofErr w:type="spellStart"/>
      <w:r w:rsidR="00170E94" w:rsidRPr="005C3801">
        <w:rPr>
          <w:rFonts w:cstheme="minorHAnsi"/>
          <w:sz w:val="24"/>
          <w:szCs w:val="24"/>
          <w:lang w:val="en-CA"/>
        </w:rPr>
        <w:t>Yamori</w:t>
      </w:r>
      <w:proofErr w:type="spellEnd"/>
      <w:r w:rsidR="00170E94" w:rsidRPr="005C3801">
        <w:rPr>
          <w:rFonts w:cstheme="minorHAnsi"/>
          <w:sz w:val="24"/>
          <w:szCs w:val="24"/>
          <w:lang w:val="en-CA"/>
        </w:rPr>
        <w:t xml:space="preserve">, 2014; Smith &amp; Dukes, 2017; </w:t>
      </w:r>
      <w:proofErr w:type="spellStart"/>
      <w:r w:rsidR="00170E94" w:rsidRPr="005C3801">
        <w:rPr>
          <w:rFonts w:cstheme="minorHAnsi"/>
          <w:sz w:val="24"/>
          <w:szCs w:val="24"/>
          <w:lang w:val="en-CA"/>
        </w:rPr>
        <w:t>Kumarathunge</w:t>
      </w:r>
      <w:proofErr w:type="spellEnd"/>
      <w:r w:rsidR="00170E94" w:rsidRPr="005C3801">
        <w:rPr>
          <w:rFonts w:cstheme="minorHAnsi"/>
          <w:sz w:val="24"/>
          <w:szCs w:val="24"/>
          <w:lang w:val="en-CA"/>
        </w:rPr>
        <w:t xml:space="preserve"> </w:t>
      </w:r>
      <w:r w:rsidR="00170E94" w:rsidRPr="00FB408E">
        <w:rPr>
          <w:rFonts w:cstheme="minorHAnsi"/>
          <w:i/>
          <w:sz w:val="24"/>
          <w:szCs w:val="24"/>
          <w:lang w:val="en-CA"/>
        </w:rPr>
        <w:t>et al.</w:t>
      </w:r>
      <w:r w:rsidR="00170E94" w:rsidRPr="005C3801">
        <w:rPr>
          <w:rFonts w:cstheme="minorHAnsi"/>
          <w:sz w:val="24"/>
          <w:szCs w:val="24"/>
          <w:lang w:val="en-CA"/>
        </w:rPr>
        <w:t>,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33E6AA80" w14:textId="232C5F35" w:rsidR="00761A05" w:rsidRDefault="007609D4"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
          <m:t>f(T)=</m:t>
        </m:r>
        <w:commentRangeStart w:id="14"/>
        <m:r>
          <w:del w:id="15" w:author="Joseph Stinziano" w:date="2020-06-25T11:52:00Z">
            <w:rPr>
              <w:rFonts w:ascii="Cambria Math" w:hAnsi="Cambria Math" w:cstheme="minorHAnsi"/>
              <w:sz w:val="32"/>
              <w:szCs w:val="32"/>
              <w:lang w:val="en-CA"/>
            </w:rPr>
            <m:t>A</m:t>
          </w:del>
        </m:r>
        <w:commentRangeEnd w:id="14"/>
        <m:r>
          <w:del w:id="16" w:author="Joseph Stinziano" w:date="2020-06-25T11:52:00Z">
            <m:rPr>
              <m:sty m:val="p"/>
            </m:rPr>
            <w:rPr>
              <w:rStyle w:val="CommentReference"/>
              <w:sz w:val="20"/>
              <w:szCs w:val="20"/>
            </w:rPr>
            <w:commentReference w:id="14"/>
          </w:del>
        </m:r>
        <m:r>
          <w:ins w:id="17" w:author="Joseph Stinziano" w:date="2020-06-25T11:52:00Z">
            <w:rPr>
              <w:rFonts w:ascii="Cambria Math" w:hAnsi="Cambria Math" w:cstheme="minorHAnsi"/>
              <w:sz w:val="32"/>
              <w:szCs w:val="32"/>
              <w:lang w:val="en-CA"/>
            </w:rPr>
            <m:t>k</m:t>
          </w:ins>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RT</m:t>
                    </m:r>
                  </m:den>
                </m:f>
              </m:e>
            </m:d>
          </m:e>
        </m:func>
      </m:oMath>
      <w:r w:rsidRPr="00893B32">
        <w:rPr>
          <w:rFonts w:eastAsiaTheme="minorEastAsia" w:cstheme="minorHAnsi"/>
          <w:sz w:val="32"/>
          <w:szCs w:val="32"/>
          <w:lang w:val="en-CA"/>
        </w:rPr>
        <w:tab/>
      </w:r>
      <w:r w:rsidRPr="00893B32">
        <w:rPr>
          <w:rFonts w:eastAsiaTheme="minorEastAsia" w:cstheme="minorHAnsi"/>
          <w:sz w:val="32"/>
          <w:szCs w:val="32"/>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del w:id="18" w:author="Joseph Stinziano" w:date="2020-06-25T12:13:00Z">
        <w:r w:rsidDel="002721F2">
          <w:rPr>
            <w:rFonts w:eastAsiaTheme="minorEastAsia" w:cstheme="minorHAnsi"/>
            <w:sz w:val="24"/>
            <w:szCs w:val="24"/>
            <w:lang w:val="en-CA"/>
          </w:rPr>
          <w:tab/>
        </w:r>
      </w:del>
      <w:r>
        <w:rPr>
          <w:rFonts w:eastAsiaTheme="minorEastAsia" w:cstheme="minorHAnsi"/>
          <w:sz w:val="24"/>
          <w:szCs w:val="24"/>
          <w:lang w:val="en-CA"/>
        </w:rPr>
        <w:tab/>
        <w:t>Equation 1</w:t>
      </w:r>
      <w:r w:rsidR="00A30E6B">
        <w:rPr>
          <w:rFonts w:eastAsiaTheme="minorEastAsia" w:cstheme="minorHAnsi"/>
          <w:sz w:val="24"/>
          <w:szCs w:val="24"/>
          <w:lang w:val="en-CA"/>
        </w:rPr>
        <w:t xml:space="preserve">, </w:t>
      </w:r>
    </w:p>
    <w:p w14:paraId="63256AE2" w14:textId="77777777" w:rsidR="00761A05" w:rsidRDefault="00761A05" w:rsidP="002B0AA8">
      <w:pPr>
        <w:spacing w:after="0" w:line="360" w:lineRule="auto"/>
        <w:rPr>
          <w:rFonts w:eastAsiaTheme="minorEastAsia" w:cstheme="minorHAnsi"/>
          <w:sz w:val="24"/>
          <w:szCs w:val="24"/>
          <w:lang w:val="en-CA"/>
        </w:rPr>
      </w:pPr>
    </w:p>
    <w:p w14:paraId="4FC67554" w14:textId="7F93C625" w:rsidR="007609D4" w:rsidRPr="007609D4" w:rsidRDefault="00C45F83" w:rsidP="002B0AA8">
      <w:pPr>
        <w:spacing w:after="0" w:line="360" w:lineRule="auto"/>
        <w:rPr>
          <w:rFonts w:cstheme="minorHAnsi"/>
          <w:sz w:val="24"/>
          <w:szCs w:val="24"/>
          <w:lang w:val="en-CA"/>
        </w:rPr>
      </w:pPr>
      <w:r>
        <w:rPr>
          <w:rFonts w:eastAsiaTheme="minorEastAsia" w:cstheme="minorHAnsi"/>
          <w:sz w:val="24"/>
          <w:szCs w:val="24"/>
          <w:lang w:val="en-CA"/>
        </w:rPr>
        <w:t>or equivalently,</w:t>
      </w:r>
    </w:p>
    <w:p w14:paraId="49263D1A" w14:textId="77777777" w:rsidR="002B0AA8" w:rsidRPr="005C3801" w:rsidRDefault="002B0AA8" w:rsidP="002B0AA8">
      <w:pPr>
        <w:spacing w:after="0" w:line="360" w:lineRule="auto"/>
        <w:rPr>
          <w:rFonts w:cstheme="minorHAnsi"/>
          <w:sz w:val="24"/>
          <w:szCs w:val="24"/>
          <w:lang w:val="en-CA"/>
        </w:rPr>
      </w:pPr>
    </w:p>
    <w:p w14:paraId="5B02FC97" w14:textId="40EA6CC4"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
          <m:t>f(T)=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d>
                      <m:dPr>
                        <m:ctrlPr>
                          <w:rPr>
                            <w:rFonts w:ascii="Cambria Math" w:hAnsi="Cambria Math" w:cstheme="minorHAnsi"/>
                            <w:i/>
                            <w:sz w:val="32"/>
                            <w:szCs w:val="32"/>
                            <w:lang w:val="en-CA"/>
                          </w:rPr>
                        </m:ctrlPr>
                      </m:dPr>
                      <m:e>
                        <m:r>
                          <w:rPr>
                            <w:rFonts w:ascii="Cambria Math" w:hAnsi="Cambria Math" w:cstheme="minorHAnsi"/>
                            <w:sz w:val="32"/>
                            <w:szCs w:val="32"/>
                            <w:lang w:val="en-CA"/>
                          </w:rPr>
                          <m:t>T-298.15</m:t>
                        </m:r>
                      </m:e>
                    </m:d>
                  </m:num>
                  <m:den>
                    <m:r>
                      <w:del w:id="19" w:author="Bridget Kathleen Murphy" w:date="2020-06-23T14:29:00Z">
                        <w:rPr>
                          <w:rFonts w:ascii="Cambria Math" w:hAnsi="Cambria Math" w:cstheme="minorHAnsi"/>
                          <w:sz w:val="32"/>
                          <w:szCs w:val="32"/>
                          <w:lang w:val="en-CA"/>
                        </w:rPr>
                        <m:t>RT</m:t>
                      </w:del>
                    </m:r>
                    <m:r>
                      <w:rPr>
                        <w:rFonts w:ascii="Cambria Math" w:hAnsi="Cambria Math" w:cstheme="minorHAnsi"/>
                        <w:sz w:val="32"/>
                        <w:szCs w:val="32"/>
                        <w:lang w:val="en-CA"/>
                      </w:rPr>
                      <m:t>298.15</m:t>
                    </m:r>
                    <m:r>
                      <w:ins w:id="20" w:author="Bridget Kathleen Murphy" w:date="2020-06-23T14:29:00Z">
                        <w:rPr>
                          <w:rFonts w:ascii="Cambria Math" w:hAnsi="Cambria Math" w:cstheme="minorHAnsi"/>
                          <w:sz w:val="32"/>
                          <w:szCs w:val="32"/>
                          <w:lang w:val="en-CA"/>
                        </w:rPr>
                        <m:t>RT</m:t>
                      </w:ins>
                    </m:r>
                  </m:den>
                </m:f>
              </m:e>
            </m:d>
          </m:e>
        </m:func>
      </m:oMath>
      <w:r w:rsidR="00A82413" w:rsidRPr="00067667">
        <w:rPr>
          <w:rFonts w:eastAsiaTheme="minorEastAsia" w:cstheme="minorHAnsi"/>
          <w:sz w:val="32"/>
          <w:szCs w:val="32"/>
          <w:lang w:val="en-CA"/>
          <w:rPrChange w:id="21" w:author="Joseph Stinziano" w:date="2020-06-25T12:09:00Z">
            <w:rPr>
              <w:rFonts w:eastAsiaTheme="minorEastAsia" w:cstheme="minorHAnsi"/>
              <w:sz w:val="24"/>
              <w:szCs w:val="24"/>
              <w:lang w:val="en-CA"/>
            </w:rPr>
          </w:rPrChange>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del w:id="22" w:author="Joseph Stinziano" w:date="2020-06-25T12:13:00Z">
        <w:r w:rsidR="00A82413" w:rsidRPr="005C3801" w:rsidDel="002721F2">
          <w:rPr>
            <w:rFonts w:eastAsiaTheme="minorEastAsia" w:cstheme="minorHAnsi"/>
            <w:sz w:val="24"/>
            <w:szCs w:val="24"/>
            <w:lang w:val="en-CA"/>
          </w:rPr>
          <w:tab/>
        </w:r>
        <w:r w:rsidR="00761A05" w:rsidDel="002721F2">
          <w:rPr>
            <w:rFonts w:eastAsiaTheme="minorEastAsia" w:cstheme="minorHAnsi"/>
            <w:sz w:val="24"/>
            <w:szCs w:val="24"/>
            <w:lang w:val="en-CA"/>
          </w:rPr>
          <w:tab/>
        </w:r>
      </w:del>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6D91FD82" w:rsidR="00A82413" w:rsidRPr="005C3801" w:rsidRDefault="00A82413" w:rsidP="002B0AA8">
      <w:pPr>
        <w:spacing w:after="0" w:line="360" w:lineRule="auto"/>
        <w:rPr>
          <w:rFonts w:cstheme="minorHAnsi"/>
          <w:sz w:val="24"/>
          <w:szCs w:val="24"/>
          <w:lang w:val="en-CA"/>
        </w:rPr>
      </w:pPr>
      <w:commentRangeStart w:id="23"/>
      <w:r w:rsidRPr="005C3801">
        <w:rPr>
          <w:rFonts w:cstheme="minorHAnsi"/>
          <w:sz w:val="24"/>
          <w:szCs w:val="24"/>
          <w:lang w:val="en-CA"/>
        </w:rPr>
        <w:t>where f(T) is the rate of the process at temperature</w:t>
      </w:r>
      <w:r w:rsidR="00C45F83">
        <w:rPr>
          <w:rFonts w:cstheme="minorHAnsi"/>
          <w:sz w:val="24"/>
          <w:szCs w:val="24"/>
          <w:lang w:val="en-CA"/>
        </w:rPr>
        <w:t xml:space="preserve"> T</w:t>
      </w:r>
      <w:r w:rsidRPr="005C3801">
        <w:rPr>
          <w:rFonts w:cstheme="minorHAnsi"/>
          <w:sz w:val="24"/>
          <w:szCs w:val="24"/>
          <w:lang w:val="en-CA"/>
        </w:rPr>
        <w:t>,</w:t>
      </w:r>
      <w:r w:rsidR="007609D4">
        <w:rPr>
          <w:rFonts w:cstheme="minorHAnsi"/>
          <w:sz w:val="24"/>
          <w:szCs w:val="24"/>
          <w:lang w:val="en-CA"/>
        </w:rPr>
        <w:t xml:space="preserve"> </w:t>
      </w:r>
      <w:del w:id="24" w:author="Joseph Stinziano" w:date="2020-06-25T11:52:00Z">
        <w:r w:rsidR="007609D4" w:rsidDel="0047268D">
          <w:rPr>
            <w:rFonts w:cstheme="minorHAnsi"/>
            <w:sz w:val="24"/>
            <w:szCs w:val="24"/>
            <w:lang w:val="en-CA"/>
          </w:rPr>
          <w:delText xml:space="preserve">A </w:delText>
        </w:r>
      </w:del>
      <w:ins w:id="25" w:author="Joseph Stinziano" w:date="2020-06-25T11:52:00Z">
        <w:r w:rsidR="0047268D">
          <w:rPr>
            <w:rFonts w:cstheme="minorHAnsi"/>
            <w:sz w:val="24"/>
            <w:szCs w:val="24"/>
            <w:lang w:val="en-CA"/>
          </w:rPr>
          <w:t xml:space="preserve">k </w:t>
        </w:r>
      </w:ins>
      <w:r w:rsidR="007609D4">
        <w:rPr>
          <w:rFonts w:cstheme="minorHAnsi"/>
          <w:sz w:val="24"/>
          <w:szCs w:val="24"/>
          <w:lang w:val="en-CA"/>
        </w:rPr>
        <w:t>is a pre-exponential factor,</w:t>
      </w:r>
      <w:r w:rsidRPr="005C3801">
        <w:rPr>
          <w:rFonts w:cstheme="minorHAnsi"/>
          <w:sz w:val="24"/>
          <w:szCs w:val="24"/>
          <w:lang w:val="en-CA"/>
        </w:rPr>
        <w:t xml:space="preserve"> </w:t>
      </w:r>
      <w:proofErr w:type="spellStart"/>
      <w:ins w:id="26" w:author="Bridget Kathleen Murphy" w:date="2020-06-23T14:20:00Z">
        <w:r w:rsidR="00787402" w:rsidRPr="005C3801">
          <w:rPr>
            <w:rFonts w:cstheme="minorHAnsi"/>
            <w:sz w:val="24"/>
            <w:szCs w:val="24"/>
            <w:lang w:val="en-CA"/>
          </w:rPr>
          <w:t>E</w:t>
        </w:r>
        <w:r w:rsidR="00787402" w:rsidRPr="005C3801">
          <w:rPr>
            <w:rFonts w:cstheme="minorHAnsi"/>
            <w:sz w:val="24"/>
            <w:szCs w:val="24"/>
            <w:vertAlign w:val="subscript"/>
            <w:lang w:val="en-CA"/>
          </w:rPr>
          <w:t>a</w:t>
        </w:r>
        <w:proofErr w:type="spellEnd"/>
        <w:r w:rsidR="00787402" w:rsidRPr="005C3801">
          <w:rPr>
            <w:rFonts w:cstheme="minorHAnsi"/>
            <w:sz w:val="24"/>
            <w:szCs w:val="24"/>
            <w:lang w:val="en-CA"/>
          </w:rPr>
          <w:t xml:space="preserve"> is the activation energy in J mol</w:t>
        </w:r>
        <w:r w:rsidR="00787402" w:rsidRPr="005C3801">
          <w:rPr>
            <w:rFonts w:cstheme="minorHAnsi"/>
            <w:sz w:val="24"/>
            <w:szCs w:val="24"/>
            <w:vertAlign w:val="superscript"/>
            <w:lang w:val="en-CA"/>
          </w:rPr>
          <w:t>-1</w:t>
        </w:r>
        <w:r w:rsidR="00787402" w:rsidRPr="005C3801">
          <w:rPr>
            <w:rFonts w:cstheme="minorHAnsi"/>
            <w:sz w:val="24"/>
            <w:szCs w:val="24"/>
            <w:lang w:val="en-CA"/>
          </w:rPr>
          <w:t xml:space="preserve">, </w:t>
        </w:r>
      </w:ins>
      <w:ins w:id="27" w:author="Bridget Kathleen Murphy" w:date="2020-06-23T14:28:00Z">
        <w:r w:rsidR="008E22B4" w:rsidRPr="005C3801">
          <w:rPr>
            <w:rFonts w:cstheme="minorHAnsi"/>
            <w:sz w:val="24"/>
            <w:szCs w:val="24"/>
            <w:lang w:val="en-CA"/>
          </w:rPr>
          <w:t>R is the universal gas constant of 8.314 J mol</w:t>
        </w:r>
        <w:r w:rsidR="008E22B4" w:rsidRPr="005C3801">
          <w:rPr>
            <w:rFonts w:cstheme="minorHAnsi"/>
            <w:sz w:val="24"/>
            <w:szCs w:val="24"/>
            <w:vertAlign w:val="superscript"/>
            <w:lang w:val="en-CA"/>
          </w:rPr>
          <w:t>-1</w:t>
        </w:r>
        <w:r w:rsidR="008E22B4" w:rsidRPr="005C3801">
          <w:rPr>
            <w:rFonts w:cstheme="minorHAnsi"/>
            <w:sz w:val="24"/>
            <w:szCs w:val="24"/>
            <w:lang w:val="en-CA"/>
          </w:rPr>
          <w:t xml:space="preserve"> K</w:t>
        </w:r>
        <w:r w:rsidR="008E22B4" w:rsidRPr="005C3801">
          <w:rPr>
            <w:rFonts w:cstheme="minorHAnsi"/>
            <w:sz w:val="24"/>
            <w:szCs w:val="24"/>
            <w:vertAlign w:val="superscript"/>
            <w:lang w:val="en-CA"/>
          </w:rPr>
          <w:t>-1</w:t>
        </w:r>
        <w:r w:rsidR="008E22B4" w:rsidRPr="005C3801">
          <w:rPr>
            <w:rFonts w:cstheme="minorHAnsi"/>
            <w:sz w:val="24"/>
            <w:szCs w:val="24"/>
            <w:lang w:val="en-CA"/>
          </w:rPr>
          <w:t xml:space="preserve">, </w:t>
        </w:r>
      </w:ins>
      <w:r w:rsidRPr="005C3801">
        <w:rPr>
          <w:rFonts w:cstheme="minorHAnsi"/>
          <w:sz w:val="24"/>
          <w:szCs w:val="24"/>
          <w:lang w:val="en-CA"/>
        </w:rPr>
        <w:t>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w:t>
      </w:r>
      <w:del w:id="28" w:author="Bridget Kathleen Murphy" w:date="2020-06-23T14:20:00Z">
        <w:r w:rsidRPr="005C3801" w:rsidDel="00787402">
          <w:rPr>
            <w:rFonts w:cstheme="minorHAnsi"/>
            <w:sz w:val="24"/>
            <w:szCs w:val="24"/>
            <w:lang w:val="en-CA"/>
          </w:rPr>
          <w:delText>E</w:delText>
        </w:r>
        <w:r w:rsidRPr="005C3801" w:rsidDel="00787402">
          <w:rPr>
            <w:rFonts w:cstheme="minorHAnsi"/>
            <w:sz w:val="24"/>
            <w:szCs w:val="24"/>
            <w:vertAlign w:val="subscript"/>
            <w:lang w:val="en-CA"/>
          </w:rPr>
          <w:delText>a</w:delText>
        </w:r>
        <w:r w:rsidRPr="005C3801" w:rsidDel="00787402">
          <w:rPr>
            <w:rFonts w:cstheme="minorHAnsi"/>
            <w:sz w:val="24"/>
            <w:szCs w:val="24"/>
            <w:lang w:val="en-CA"/>
          </w:rPr>
          <w:delText xml:space="preserve"> is the activation energy in J mol</w:delText>
        </w:r>
        <w:r w:rsidRPr="005C3801" w:rsidDel="00787402">
          <w:rPr>
            <w:rFonts w:cstheme="minorHAnsi"/>
            <w:sz w:val="24"/>
            <w:szCs w:val="24"/>
            <w:vertAlign w:val="superscript"/>
            <w:lang w:val="en-CA"/>
          </w:rPr>
          <w:delText>-1</w:delText>
        </w:r>
        <w:r w:rsidRPr="005C3801" w:rsidDel="00787402">
          <w:rPr>
            <w:rFonts w:cstheme="minorHAnsi"/>
            <w:sz w:val="24"/>
            <w:szCs w:val="24"/>
            <w:lang w:val="en-CA"/>
          </w:rPr>
          <w:delText xml:space="preserve">, </w:delText>
        </w:r>
      </w:del>
      <w:del w:id="29" w:author="Bridget Kathleen Murphy" w:date="2020-06-23T14:28:00Z">
        <w:r w:rsidRPr="005C3801" w:rsidDel="008E22B4">
          <w:rPr>
            <w:rFonts w:cstheme="minorHAnsi"/>
            <w:sz w:val="24"/>
            <w:szCs w:val="24"/>
            <w:lang w:val="en-CA"/>
          </w:rPr>
          <w:delText>R is the universal gas constant of 8.314 J mol</w:delText>
        </w:r>
        <w:r w:rsidRPr="005C3801" w:rsidDel="008E22B4">
          <w:rPr>
            <w:rFonts w:cstheme="minorHAnsi"/>
            <w:sz w:val="24"/>
            <w:szCs w:val="24"/>
            <w:vertAlign w:val="superscript"/>
            <w:lang w:val="en-CA"/>
          </w:rPr>
          <w:delText>-1</w:delText>
        </w:r>
        <w:r w:rsidRPr="005C3801" w:rsidDel="008E22B4">
          <w:rPr>
            <w:rFonts w:cstheme="minorHAnsi"/>
            <w:sz w:val="24"/>
            <w:szCs w:val="24"/>
            <w:lang w:val="en-CA"/>
          </w:rPr>
          <w:delText xml:space="preserve"> K</w:delText>
        </w:r>
        <w:r w:rsidRPr="005C3801" w:rsidDel="008E22B4">
          <w:rPr>
            <w:rFonts w:cstheme="minorHAnsi"/>
            <w:sz w:val="24"/>
            <w:szCs w:val="24"/>
            <w:vertAlign w:val="superscript"/>
            <w:lang w:val="en-CA"/>
          </w:rPr>
          <w:delText>-1</w:delText>
        </w:r>
        <w:r w:rsidRPr="005C3801" w:rsidDel="008E22B4">
          <w:rPr>
            <w:rFonts w:cstheme="minorHAnsi"/>
            <w:sz w:val="24"/>
            <w:szCs w:val="24"/>
            <w:lang w:val="en-CA"/>
          </w:rPr>
          <w:delText xml:space="preserve">, </w:delText>
        </w:r>
      </w:del>
      <w:r w:rsidRPr="005C3801">
        <w:rPr>
          <w:rFonts w:cstheme="minorHAnsi"/>
          <w:sz w:val="24"/>
          <w:szCs w:val="24"/>
          <w:lang w:val="en-CA"/>
        </w:rPr>
        <w:t xml:space="preserve">and 298.15 is the reference temperature in </w:t>
      </w:r>
      <w:ins w:id="30" w:author="Bridget Kathleen Murphy" w:date="2020-06-22T14:58:00Z">
        <w:r w:rsidR="00C62FBE">
          <w:rPr>
            <w:rFonts w:cstheme="minorHAnsi"/>
            <w:sz w:val="24"/>
            <w:szCs w:val="24"/>
            <w:lang w:val="en-CA"/>
          </w:rPr>
          <w:t>degrees Kelvin (</w:t>
        </w:r>
      </w:ins>
      <w:r w:rsidRPr="005C3801">
        <w:rPr>
          <w:rFonts w:cstheme="minorHAnsi"/>
          <w:sz w:val="24"/>
          <w:szCs w:val="24"/>
          <w:lang w:val="en-CA"/>
        </w:rPr>
        <w:t>K</w:t>
      </w:r>
      <w:ins w:id="31" w:author="Bridget Kathleen Murphy" w:date="2020-06-22T14:58:00Z">
        <w:r w:rsidR="00C62FBE">
          <w:rPr>
            <w:rFonts w:cstheme="minorHAnsi"/>
            <w:sz w:val="24"/>
            <w:szCs w:val="24"/>
            <w:lang w:val="en-CA"/>
          </w:rPr>
          <w:t>)</w:t>
        </w:r>
      </w:ins>
      <w:r w:rsidRPr="005C3801">
        <w:rPr>
          <w:rFonts w:cstheme="minorHAnsi"/>
          <w:sz w:val="24"/>
          <w:szCs w:val="24"/>
          <w:lang w:val="en-CA"/>
        </w:rPr>
        <w:t>.</w:t>
      </w:r>
      <w:commentRangeEnd w:id="23"/>
      <w:r w:rsidR="00E3559E">
        <w:rPr>
          <w:rStyle w:val="CommentReference"/>
        </w:rPr>
        <w:commentReference w:id="23"/>
      </w:r>
      <w:r w:rsidRPr="005C3801">
        <w:rPr>
          <w:rFonts w:cstheme="minorHAnsi"/>
          <w:sz w:val="24"/>
          <w:szCs w:val="24"/>
          <w:lang w:val="en-CA"/>
        </w:rPr>
        <w:t xml:space="preserve"> As for peaked responses, while a few options are available (Kruse </w:t>
      </w:r>
      <w:r w:rsidRPr="00FB408E">
        <w:rPr>
          <w:rFonts w:cstheme="minorHAnsi"/>
          <w:i/>
          <w:sz w:val="24"/>
          <w:szCs w:val="24"/>
          <w:lang w:val="en-CA"/>
        </w:rPr>
        <w:t>et al.,</w:t>
      </w:r>
      <w:r w:rsidRPr="005C3801">
        <w:rPr>
          <w:rFonts w:cstheme="minorHAnsi"/>
          <w:sz w:val="24"/>
          <w:szCs w:val="24"/>
          <w:lang w:val="en-CA"/>
        </w:rPr>
        <w:t xml:space="preserve"> 2008; </w:t>
      </w:r>
      <w:r w:rsidR="00FC0DBC" w:rsidRPr="005C3801">
        <w:rPr>
          <w:rFonts w:cstheme="minorHAnsi"/>
          <w:sz w:val="24"/>
          <w:szCs w:val="24"/>
          <w:lang w:val="en-CA"/>
        </w:rPr>
        <w:t>Hobbs</w:t>
      </w:r>
      <w:r w:rsidRPr="005C3801">
        <w:rPr>
          <w:rFonts w:cstheme="minorHAnsi"/>
          <w:sz w:val="24"/>
          <w:szCs w:val="24"/>
          <w:lang w:val="en-CA"/>
        </w:rPr>
        <w:t xml:space="preserve"> </w:t>
      </w:r>
      <w:r w:rsidRPr="00FB408E">
        <w:rPr>
          <w:rFonts w:cstheme="minorHAnsi"/>
          <w:i/>
          <w:sz w:val="24"/>
          <w:szCs w:val="24"/>
          <w:lang w:val="en-CA"/>
        </w:rPr>
        <w:t>et al.</w:t>
      </w:r>
      <w:r w:rsidRPr="005C3801">
        <w:rPr>
          <w:rFonts w:cstheme="minorHAnsi"/>
          <w:sz w:val="24"/>
          <w:szCs w:val="24"/>
          <w:lang w:val="en-CA"/>
        </w:rPr>
        <w:t>, 201</w:t>
      </w:r>
      <w:r w:rsidR="00FC0DBC" w:rsidRPr="005C3801">
        <w:rPr>
          <w:rFonts w:cstheme="minorHAnsi"/>
          <w:sz w:val="24"/>
          <w:szCs w:val="24"/>
          <w:lang w:val="en-CA"/>
        </w:rPr>
        <w:t>3</w:t>
      </w:r>
      <w:r w:rsidRPr="005C3801">
        <w:rPr>
          <w:rFonts w:cstheme="minorHAnsi"/>
          <w:sz w:val="24"/>
          <w:szCs w:val="24"/>
          <w:lang w:val="en-CA"/>
        </w:rPr>
        <w:t xml:space="preserve">; </w:t>
      </w:r>
      <w:proofErr w:type="spellStart"/>
      <w:r w:rsidRPr="005C3801">
        <w:rPr>
          <w:rFonts w:cstheme="minorHAnsi"/>
          <w:sz w:val="24"/>
          <w:szCs w:val="24"/>
          <w:lang w:val="en-CA"/>
        </w:rPr>
        <w:t>Heskel</w:t>
      </w:r>
      <w:proofErr w:type="spellEnd"/>
      <w:r w:rsidRPr="005C3801">
        <w:rPr>
          <w:rFonts w:cstheme="minorHAnsi"/>
          <w:sz w:val="24"/>
          <w:szCs w:val="24"/>
          <w:lang w:val="en-CA"/>
        </w:rPr>
        <w:t xml:space="preserve"> </w:t>
      </w:r>
      <w:r w:rsidRPr="00FB408E">
        <w:rPr>
          <w:rFonts w:cstheme="minorHAnsi"/>
          <w:i/>
          <w:sz w:val="24"/>
          <w:szCs w:val="24"/>
          <w:lang w:val="en-CA"/>
        </w:rPr>
        <w:t>et al.</w:t>
      </w:r>
      <w:r w:rsidRPr="005C3801">
        <w:rPr>
          <w:rFonts w:cstheme="minorHAnsi"/>
          <w:sz w:val="24"/>
          <w:szCs w:val="24"/>
          <w:lang w:val="en-CA"/>
        </w:rPr>
        <w:t xml:space="preserve">, 2016), the most commonly implemented version is the modified Arrhenius model of Johnson </w:t>
      </w:r>
      <w:r w:rsidRPr="00FB408E">
        <w:rPr>
          <w:rFonts w:cstheme="minorHAnsi"/>
          <w:i/>
          <w:sz w:val="24"/>
          <w:szCs w:val="24"/>
          <w:lang w:val="en-CA"/>
        </w:rPr>
        <w:t>et al.</w:t>
      </w:r>
      <w:r w:rsidRPr="006B3EAC">
        <w:rPr>
          <w:rFonts w:cstheme="minorHAnsi"/>
          <w:sz w:val="24"/>
          <w:szCs w:val="24"/>
          <w:lang w:val="en-CA"/>
        </w:rPr>
        <w:t xml:space="preserve"> </w:t>
      </w:r>
      <w:r w:rsidRPr="005C3801">
        <w:rPr>
          <w:rFonts w:cstheme="minorHAnsi"/>
          <w:sz w:val="24"/>
          <w:szCs w:val="24"/>
          <w:lang w:val="en-CA"/>
        </w:rPr>
        <w:t>(1942)</w:t>
      </w:r>
      <w:r w:rsidR="002C483E" w:rsidRPr="005C3801">
        <w:rPr>
          <w:rFonts w:cstheme="minorHAnsi"/>
          <w:sz w:val="24"/>
          <w:szCs w:val="24"/>
          <w:lang w:val="en-CA"/>
        </w:rPr>
        <w:t xml:space="preserve"> as presented in </w:t>
      </w:r>
      <w:proofErr w:type="spellStart"/>
      <w:r w:rsidR="002C483E" w:rsidRPr="005C3801">
        <w:rPr>
          <w:rFonts w:cstheme="minorHAnsi"/>
          <w:sz w:val="24"/>
          <w:szCs w:val="24"/>
          <w:lang w:val="en-CA"/>
        </w:rPr>
        <w:t>Medlyn</w:t>
      </w:r>
      <w:proofErr w:type="spellEnd"/>
      <w:r w:rsidR="002C483E" w:rsidRPr="005C3801">
        <w:rPr>
          <w:rFonts w:cstheme="minorHAnsi"/>
          <w:sz w:val="24"/>
          <w:szCs w:val="24"/>
          <w:lang w:val="en-CA"/>
        </w:rPr>
        <w:t xml:space="preserve"> </w:t>
      </w:r>
      <w:r w:rsidR="002C483E" w:rsidRPr="00FB408E">
        <w:rPr>
          <w:rFonts w:cstheme="minorHAnsi"/>
          <w:i/>
          <w:sz w:val="24"/>
          <w:szCs w:val="24"/>
          <w:lang w:val="en-CA"/>
        </w:rPr>
        <w:t>et al.</w:t>
      </w:r>
      <w:r w:rsidR="002C483E" w:rsidRPr="005C3801">
        <w:rPr>
          <w:rFonts w:cstheme="minorHAnsi"/>
          <w:sz w:val="24"/>
          <w:szCs w:val="24"/>
          <w:lang w:val="en-CA"/>
        </w:rPr>
        <w:t xml:space="preserve">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076C8F8B"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
          <m:t>f(T)=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d>
                      <m:dPr>
                        <m:ctrlPr>
                          <w:rPr>
                            <w:rFonts w:ascii="Cambria Math" w:hAnsi="Cambria Math" w:cstheme="minorHAnsi"/>
                            <w:i/>
                            <w:sz w:val="32"/>
                            <w:szCs w:val="32"/>
                            <w:lang w:val="en-CA"/>
                          </w:rPr>
                        </m:ctrlPr>
                      </m:dPr>
                      <m:e>
                        <m:r>
                          <w:rPr>
                            <w:rFonts w:ascii="Cambria Math" w:hAnsi="Cambria Math" w:cstheme="minorHAnsi"/>
                            <w:sz w:val="32"/>
                            <w:szCs w:val="32"/>
                            <w:lang w:val="en-CA"/>
                          </w:rPr>
                          <m:t>T-298.15</m:t>
                        </m:r>
                      </m:e>
                    </m:d>
                  </m:num>
                  <m:den>
                    <m:r>
                      <w:del w:id="32" w:author="Bridget Kathleen Murphy" w:date="2020-06-23T14:29:00Z">
                        <w:rPr>
                          <w:rFonts w:ascii="Cambria Math" w:hAnsi="Cambria Math" w:cstheme="minorHAnsi"/>
                          <w:sz w:val="32"/>
                          <w:szCs w:val="32"/>
                          <w:lang w:val="en-CA"/>
                        </w:rPr>
                        <m:t>RT</m:t>
                      </w:del>
                    </m:r>
                    <m:r>
                      <w:rPr>
                        <w:rFonts w:ascii="Cambria Math" w:hAnsi="Cambria Math" w:cstheme="minorHAnsi"/>
                        <w:sz w:val="32"/>
                        <w:szCs w:val="32"/>
                        <w:lang w:val="en-CA"/>
                      </w:rPr>
                      <m:t>298.15</m:t>
                    </m:r>
                    <m:r>
                      <w:ins w:id="33" w:author="Bridget Kathleen Murphy" w:date="2020-06-23T14:29:00Z">
                        <w:rPr>
                          <w:rFonts w:ascii="Cambria Math" w:hAnsi="Cambria Math" w:cstheme="minorHAnsi"/>
                          <w:sz w:val="32"/>
                          <w:szCs w:val="32"/>
                          <w:lang w:val="en-CA"/>
                        </w:rPr>
                        <m:t>RT</m:t>
                      </w:ins>
                    </m:r>
                  </m:den>
                </m:f>
              </m:e>
            </m:d>
          </m:e>
        </m:func>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298.15ΔS-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TΔS-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TR</m:t>
                            </m:r>
                          </m:den>
                        </m:f>
                      </m:e>
                    </m:d>
                  </m:e>
                </m:func>
              </m:den>
            </m:f>
          </m:e>
        </m:d>
      </m:oMath>
      <w:r w:rsidRPr="00067667">
        <w:rPr>
          <w:rFonts w:eastAsiaTheme="minorEastAsia" w:cstheme="minorHAnsi"/>
          <w:sz w:val="32"/>
          <w:szCs w:val="32"/>
          <w:lang w:val="en-CA"/>
          <w:rPrChange w:id="34" w:author="Joseph Stinziano" w:date="2020-06-25T12:09:00Z">
            <w:rPr>
              <w:rFonts w:eastAsiaTheme="minorEastAsia" w:cstheme="minorHAnsi"/>
              <w:sz w:val="24"/>
              <w:szCs w:val="24"/>
              <w:lang w:val="en-CA"/>
            </w:rPr>
          </w:rPrChange>
        </w:rPr>
        <w:tab/>
      </w:r>
      <w:r w:rsidRPr="005C3801">
        <w:rPr>
          <w:rFonts w:eastAsiaTheme="minorEastAsia" w:cstheme="minorHAnsi"/>
          <w:sz w:val="24"/>
          <w:szCs w:val="24"/>
          <w:lang w:val="en-CA"/>
        </w:rPr>
        <w:tab/>
      </w:r>
      <w:del w:id="35" w:author="Joseph Stinziano" w:date="2020-06-25T12:13:00Z">
        <w:r w:rsidRPr="005C3801" w:rsidDel="002721F2">
          <w:rPr>
            <w:rFonts w:eastAsiaTheme="minorEastAsia" w:cstheme="minorHAnsi"/>
            <w:sz w:val="24"/>
            <w:szCs w:val="24"/>
            <w:lang w:val="en-CA"/>
          </w:rPr>
          <w:tab/>
        </w:r>
        <w:r w:rsidR="00184C36" w:rsidRPr="005C3801" w:rsidDel="002721F2">
          <w:rPr>
            <w:rFonts w:eastAsiaTheme="minorEastAsia" w:cstheme="minorHAnsi"/>
            <w:sz w:val="24"/>
            <w:szCs w:val="24"/>
            <w:lang w:val="en-CA"/>
          </w:rPr>
          <w:tab/>
        </w:r>
      </w:del>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58587B7E"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lastRenderedPageBreak/>
        <w:t xml:space="preserve">where </w:t>
      </w:r>
      <w:proofErr w:type="spellStart"/>
      <w:r w:rsidRPr="005C3801">
        <w:rPr>
          <w:rFonts w:cstheme="minorHAnsi"/>
          <w:sz w:val="24"/>
          <w:szCs w:val="24"/>
          <w:lang w:val="en-CA"/>
        </w:rPr>
        <w:t>H</w:t>
      </w:r>
      <w:r w:rsidRPr="005C3801">
        <w:rPr>
          <w:rFonts w:cstheme="minorHAnsi"/>
          <w:sz w:val="24"/>
          <w:szCs w:val="24"/>
          <w:vertAlign w:val="subscript"/>
          <w:lang w:val="en-CA"/>
        </w:rPr>
        <w:t>d</w:t>
      </w:r>
      <w:proofErr w:type="spellEnd"/>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r w:rsidR="00C45F83">
        <w:rPr>
          <w:rFonts w:cstheme="minorHAnsi"/>
          <w:sz w:val="24"/>
          <w:szCs w:val="24"/>
          <w:lang w:val="en-CA"/>
        </w:rPr>
        <w:t xml:space="preserve"> K</w:t>
      </w:r>
      <w:r w:rsidR="00C45F83">
        <w:rPr>
          <w:rFonts w:cstheme="minorHAnsi"/>
          <w:sz w:val="24"/>
          <w:szCs w:val="24"/>
          <w:vertAlign w:val="superscript"/>
          <w:lang w:val="en-CA"/>
        </w:rPr>
        <w:t>-1</w:t>
      </w:r>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1B4F1933"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Equation </w:t>
      </w:r>
      <w:r w:rsidR="007609D4">
        <w:rPr>
          <w:rFonts w:cstheme="minorHAnsi"/>
          <w:sz w:val="24"/>
          <w:szCs w:val="24"/>
          <w:lang w:val="en-CA"/>
        </w:rPr>
        <w:t>3</w:t>
      </w:r>
      <w:r w:rsidR="007609D4" w:rsidRPr="005C3801">
        <w:rPr>
          <w:rFonts w:cstheme="minorHAnsi"/>
          <w:sz w:val="24"/>
          <w:szCs w:val="24"/>
          <w:lang w:val="en-CA"/>
        </w:rPr>
        <w:t xml:space="preserve"> </w:t>
      </w:r>
      <w:ins w:id="36" w:author="Bridget Kathleen Murphy" w:date="2020-06-22T15:03:00Z">
        <w:r w:rsidR="00C62FBE">
          <w:rPr>
            <w:rFonts w:cstheme="minorHAnsi"/>
            <w:sz w:val="24"/>
            <w:szCs w:val="24"/>
            <w:lang w:val="en-CA"/>
          </w:rPr>
          <w:t>(</w:t>
        </w:r>
        <w:r w:rsidR="00C62FBE" w:rsidRPr="00893B32">
          <w:rPr>
            <w:rFonts w:cstheme="minorHAnsi"/>
            <w:b/>
            <w:bCs/>
            <w:sz w:val="24"/>
            <w:szCs w:val="24"/>
            <w:lang w:val="en-CA"/>
          </w:rPr>
          <w:t>which will be referred to as M</w:t>
        </w:r>
      </w:ins>
      <w:ins w:id="37" w:author="Bridget Kathleen Murphy" w:date="2020-06-22T15:04:00Z">
        <w:r w:rsidR="00C62FBE" w:rsidRPr="00893B32">
          <w:rPr>
            <w:rFonts w:cstheme="minorHAnsi"/>
            <w:b/>
            <w:bCs/>
            <w:sz w:val="24"/>
            <w:szCs w:val="24"/>
            <w:lang w:val="en-CA"/>
          </w:rPr>
          <w:t>2002</w:t>
        </w:r>
      </w:ins>
      <w:ins w:id="38" w:author="Bridget Kathleen Murphy" w:date="2020-06-22T17:28:00Z">
        <w:r w:rsidR="00FD6A13" w:rsidRPr="00893B32">
          <w:rPr>
            <w:rFonts w:cstheme="minorHAnsi"/>
            <w:b/>
            <w:bCs/>
            <w:sz w:val="24"/>
            <w:szCs w:val="24"/>
            <w:lang w:val="en-CA"/>
          </w:rPr>
          <w:t xml:space="preserve"> from this point forward</w:t>
        </w:r>
      </w:ins>
      <w:ins w:id="39" w:author="Joseph Stinziano" w:date="2020-07-06T14:24:00Z">
        <w:r w:rsidR="00EB1BC3">
          <w:rPr>
            <w:rFonts w:cstheme="minorHAnsi"/>
            <w:b/>
            <w:bCs/>
            <w:sz w:val="24"/>
            <w:szCs w:val="24"/>
            <w:lang w:val="en-CA"/>
          </w:rPr>
          <w:t xml:space="preserve"> as it is conventionally referred t</w:t>
        </w:r>
      </w:ins>
      <w:ins w:id="40" w:author="Joseph Stinziano" w:date="2020-07-06T14:25:00Z">
        <w:r w:rsidR="00EB1BC3">
          <w:rPr>
            <w:rFonts w:cstheme="minorHAnsi"/>
            <w:b/>
            <w:bCs/>
            <w:sz w:val="24"/>
            <w:szCs w:val="24"/>
            <w:lang w:val="en-CA"/>
          </w:rPr>
          <w:t>o in the literature as the source of the equation</w:t>
        </w:r>
      </w:ins>
      <w:ins w:id="41" w:author="Bridget Kathleen Murphy" w:date="2020-06-22T15:04:00Z">
        <w:r w:rsidR="00C62FBE">
          <w:rPr>
            <w:rFonts w:cstheme="minorHAnsi"/>
            <w:sz w:val="24"/>
            <w:szCs w:val="24"/>
            <w:lang w:val="en-CA"/>
          </w:rPr>
          <w:t xml:space="preserve">) </w:t>
        </w:r>
      </w:ins>
      <w:r w:rsidRPr="005C3801">
        <w:rPr>
          <w:rFonts w:cstheme="minorHAnsi"/>
          <w:sz w:val="24"/>
          <w:szCs w:val="24"/>
          <w:lang w:val="en-CA"/>
        </w:rPr>
        <w:t xml:space="preserve">is used for </w:t>
      </w:r>
      <w:r w:rsidR="007D7F9D">
        <w:rPr>
          <w:rFonts w:cstheme="minorHAnsi"/>
          <w:sz w:val="24"/>
          <w:szCs w:val="24"/>
          <w:lang w:val="en-CA"/>
        </w:rPr>
        <w:t>modelling</w:t>
      </w:r>
      <w:r w:rsidRPr="005C3801">
        <w:rPr>
          <w:rFonts w:cstheme="minorHAnsi"/>
          <w:sz w:val="24"/>
          <w:szCs w:val="24"/>
          <w:lang w:val="en-CA"/>
        </w:rPr>
        <w:t xml:space="preserve"> the temperature responses of photosynthetic capacity </w:t>
      </w:r>
      <w:r w:rsidR="00312155">
        <w:rPr>
          <w:rFonts w:cstheme="minorHAnsi"/>
          <w:sz w:val="24"/>
          <w:szCs w:val="24"/>
          <w:lang w:val="en-CA"/>
        </w:rPr>
        <w:t xml:space="preserve">(i.e. </w:t>
      </w:r>
      <w:r w:rsidRPr="005C3801">
        <w:rPr>
          <w:rFonts w:cstheme="minorHAnsi"/>
          <w:sz w:val="24"/>
          <w:szCs w:val="24"/>
          <w:lang w:val="en-CA"/>
        </w:rPr>
        <w:t xml:space="preserve">maximum carboxylation capacity of rubisco, </w:t>
      </w:r>
      <w:proofErr w:type="spellStart"/>
      <w:r w:rsidRPr="005C3801">
        <w:rPr>
          <w:rFonts w:cstheme="minorHAnsi"/>
          <w:sz w:val="24"/>
          <w:szCs w:val="24"/>
          <w:lang w:val="en-CA"/>
        </w:rPr>
        <w:t>V</w:t>
      </w:r>
      <w:r w:rsidRPr="005C3801">
        <w:rPr>
          <w:rFonts w:cstheme="minorHAnsi"/>
          <w:sz w:val="24"/>
          <w:szCs w:val="24"/>
          <w:vertAlign w:val="subscript"/>
          <w:lang w:val="en-CA"/>
        </w:rPr>
        <w:t>cmax</w:t>
      </w:r>
      <w:proofErr w:type="spellEnd"/>
      <w:r w:rsidRPr="005C3801">
        <w:rPr>
          <w:rFonts w:cstheme="minorHAnsi"/>
          <w:sz w:val="24"/>
          <w:szCs w:val="24"/>
          <w:lang w:val="en-CA"/>
        </w:rPr>
        <w:t xml:space="preserve">, maximum electron transport capacity, </w:t>
      </w:r>
      <w:proofErr w:type="spellStart"/>
      <w:r w:rsidRPr="005C3801">
        <w:rPr>
          <w:rFonts w:cstheme="minorHAnsi"/>
          <w:sz w:val="24"/>
          <w:szCs w:val="24"/>
          <w:lang w:val="en-CA"/>
        </w:rPr>
        <w:t>J</w:t>
      </w:r>
      <w:r w:rsidRPr="005C3801">
        <w:rPr>
          <w:rFonts w:cstheme="minorHAnsi"/>
          <w:sz w:val="24"/>
          <w:szCs w:val="24"/>
          <w:vertAlign w:val="subscript"/>
          <w:lang w:val="en-CA"/>
        </w:rPr>
        <w:t>max</w:t>
      </w:r>
      <w:proofErr w:type="spellEnd"/>
      <w:r w:rsidRPr="005C3801">
        <w:rPr>
          <w:rFonts w:cstheme="minorHAnsi"/>
          <w:sz w:val="24"/>
          <w:szCs w:val="24"/>
          <w:lang w:val="en-CA"/>
        </w:rPr>
        <w:t xml:space="preserve">, and </w:t>
      </w:r>
      <w:r w:rsidR="002C483E" w:rsidRPr="005C3801">
        <w:rPr>
          <w:rFonts w:cstheme="minorHAnsi"/>
          <w:sz w:val="24"/>
          <w:szCs w:val="24"/>
          <w:lang w:val="en-CA"/>
        </w:rPr>
        <w:t>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TPU)</w:t>
      </w:r>
      <w:r w:rsidR="00312155">
        <w:rPr>
          <w:rFonts w:cstheme="minorHAnsi"/>
          <w:sz w:val="24"/>
          <w:szCs w:val="24"/>
          <w:lang w:val="en-CA"/>
        </w:rPr>
        <w:t xml:space="preserve">; </w:t>
      </w:r>
      <w:commentRangeStart w:id="42"/>
      <w:r w:rsidR="00312155">
        <w:rPr>
          <w:rFonts w:cstheme="minorHAnsi"/>
          <w:sz w:val="24"/>
          <w:szCs w:val="24"/>
          <w:lang w:val="en-CA"/>
        </w:rPr>
        <w:t xml:space="preserve">see </w:t>
      </w:r>
      <w:del w:id="43" w:author="Joseph Stinziano" w:date="2020-07-06T10:10:00Z">
        <w:r w:rsidR="00312155" w:rsidDel="00E8712C">
          <w:rPr>
            <w:rFonts w:cstheme="minorHAnsi"/>
            <w:sz w:val="24"/>
            <w:szCs w:val="24"/>
            <w:lang w:val="en-CA"/>
          </w:rPr>
          <w:delText xml:space="preserve">Rogers </w:delText>
        </w:r>
        <w:r w:rsidR="00312155" w:rsidRPr="00FB408E" w:rsidDel="00E8712C">
          <w:rPr>
            <w:rFonts w:cstheme="minorHAnsi"/>
            <w:i/>
            <w:sz w:val="24"/>
            <w:szCs w:val="24"/>
            <w:lang w:val="en-CA"/>
          </w:rPr>
          <w:delText>et al.</w:delText>
        </w:r>
        <w:r w:rsidR="00312155" w:rsidDel="00E8712C">
          <w:rPr>
            <w:rFonts w:cstheme="minorHAnsi"/>
            <w:sz w:val="24"/>
            <w:szCs w:val="24"/>
            <w:lang w:val="en-CA"/>
          </w:rPr>
          <w:delText>, 2017</w:delText>
        </w:r>
      </w:del>
      <w:ins w:id="44" w:author="Joseph Stinziano" w:date="2020-07-06T10:10:00Z">
        <w:r w:rsidR="00E8712C">
          <w:rPr>
            <w:rFonts w:cstheme="minorHAnsi"/>
            <w:sz w:val="24"/>
            <w:szCs w:val="24"/>
            <w:lang w:val="en-CA"/>
          </w:rPr>
          <w:t>Table 1</w:t>
        </w:r>
      </w:ins>
      <w:r w:rsidR="00312155">
        <w:rPr>
          <w:rFonts w:cstheme="minorHAnsi"/>
          <w:sz w:val="24"/>
          <w:szCs w:val="24"/>
          <w:lang w:val="en-CA"/>
        </w:rPr>
        <w:t xml:space="preserve"> </w:t>
      </w:r>
      <w:commentRangeEnd w:id="42"/>
      <w:r w:rsidR="00E3559E">
        <w:rPr>
          <w:rStyle w:val="CommentReference"/>
        </w:rPr>
        <w:commentReference w:id="42"/>
      </w:r>
      <w:r w:rsidR="00312155">
        <w:rPr>
          <w:rFonts w:cstheme="minorHAnsi"/>
          <w:sz w:val="24"/>
          <w:szCs w:val="24"/>
          <w:lang w:val="en-CA"/>
        </w:rPr>
        <w:t xml:space="preserve">for a review of </w:t>
      </w:r>
      <w:ins w:id="45" w:author="Joseph Stinziano" w:date="2020-07-06T10:19:00Z">
        <w:r w:rsidR="00553DBF">
          <w:rPr>
            <w:rFonts w:cstheme="minorHAnsi"/>
            <w:sz w:val="24"/>
            <w:szCs w:val="24"/>
            <w:lang w:val="en-CA"/>
          </w:rPr>
          <w:t xml:space="preserve">which Earth System </w:t>
        </w:r>
      </w:ins>
      <w:del w:id="46" w:author="Joseph Stinziano" w:date="2020-07-06T10:19:00Z">
        <w:r w:rsidR="00312155" w:rsidDel="00553DBF">
          <w:rPr>
            <w:rFonts w:cstheme="minorHAnsi"/>
            <w:sz w:val="24"/>
            <w:szCs w:val="24"/>
            <w:lang w:val="en-CA"/>
          </w:rPr>
          <w:delText xml:space="preserve">models </w:delText>
        </w:r>
      </w:del>
      <w:ins w:id="47" w:author="Joseph Stinziano" w:date="2020-07-06T10:19:00Z">
        <w:r w:rsidR="00553DBF">
          <w:rPr>
            <w:rFonts w:cstheme="minorHAnsi"/>
            <w:sz w:val="24"/>
            <w:szCs w:val="24"/>
            <w:lang w:val="en-CA"/>
          </w:rPr>
          <w:t xml:space="preserve">Models </w:t>
        </w:r>
      </w:ins>
      <w:del w:id="48" w:author="Joseph Stinziano" w:date="2020-07-06T10:19:00Z">
        <w:r w:rsidR="00312155" w:rsidDel="00553DBF">
          <w:rPr>
            <w:rFonts w:cstheme="minorHAnsi"/>
            <w:sz w:val="24"/>
            <w:szCs w:val="24"/>
            <w:lang w:val="en-CA"/>
          </w:rPr>
          <w:delText xml:space="preserve">using </w:delText>
        </w:r>
      </w:del>
      <w:ins w:id="49" w:author="Joseph Stinziano" w:date="2020-07-06T10:19:00Z">
        <w:r w:rsidR="00553DBF">
          <w:rPr>
            <w:rFonts w:cstheme="minorHAnsi"/>
            <w:sz w:val="24"/>
            <w:szCs w:val="24"/>
            <w:lang w:val="en-CA"/>
          </w:rPr>
          <w:t xml:space="preserve">use </w:t>
        </w:r>
      </w:ins>
      <w:del w:id="50" w:author="Bridget Kathleen Murphy" w:date="2020-06-22T17:22:00Z">
        <w:r w:rsidR="00312155" w:rsidDel="009119CF">
          <w:rPr>
            <w:rFonts w:cstheme="minorHAnsi"/>
            <w:sz w:val="24"/>
            <w:szCs w:val="24"/>
            <w:lang w:val="en-CA"/>
          </w:rPr>
          <w:delText>Equation 3</w:delText>
        </w:r>
      </w:del>
      <w:ins w:id="51" w:author="Bridget Kathleen Murphy" w:date="2020-06-22T17:22:00Z">
        <w:r w:rsidR="009119CF">
          <w:rPr>
            <w:rFonts w:cstheme="minorHAnsi"/>
            <w:sz w:val="24"/>
            <w:szCs w:val="24"/>
            <w:lang w:val="en-CA"/>
          </w:rPr>
          <w:t>M2002</w:t>
        </w:r>
      </w:ins>
      <w:r w:rsidR="00312155">
        <w:rPr>
          <w:rFonts w:cstheme="minorHAnsi"/>
          <w:sz w:val="24"/>
          <w:szCs w:val="24"/>
          <w:lang w:val="en-CA"/>
        </w:rPr>
        <w:t>)</w:t>
      </w:r>
      <w:r w:rsidR="00903345">
        <w:rPr>
          <w:rFonts w:cstheme="minorHAnsi"/>
          <w:sz w:val="24"/>
          <w:szCs w:val="24"/>
          <w:lang w:val="en-CA"/>
        </w:rPr>
        <w:t>. These parameters are then used</w:t>
      </w:r>
      <w:r w:rsidR="002C483E" w:rsidRPr="005C3801">
        <w:rPr>
          <w:rFonts w:cstheme="minorHAnsi"/>
          <w:sz w:val="24"/>
          <w:szCs w:val="24"/>
          <w:lang w:val="en-CA"/>
        </w:rPr>
        <w:t xml:space="preserve"> in </w:t>
      </w:r>
      <w:proofErr w:type="spellStart"/>
      <w:r w:rsidR="002C483E" w:rsidRPr="005C3801">
        <w:rPr>
          <w:rFonts w:cstheme="minorHAnsi"/>
          <w:sz w:val="24"/>
          <w:szCs w:val="24"/>
          <w:lang w:val="en-CA"/>
        </w:rPr>
        <w:t>ecophysiological</w:t>
      </w:r>
      <w:proofErr w:type="spellEnd"/>
      <w:r w:rsidR="002C483E" w:rsidRPr="005C3801">
        <w:rPr>
          <w:rFonts w:cstheme="minorHAnsi"/>
          <w:sz w:val="24"/>
          <w:szCs w:val="24"/>
          <w:lang w:val="en-CA"/>
        </w:rPr>
        <w:t xml:space="preserve">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proofErr w:type="spellStart"/>
      <w:r w:rsidR="00B14AB1" w:rsidRPr="005C3801">
        <w:rPr>
          <w:rFonts w:cstheme="minorHAnsi"/>
          <w:sz w:val="24"/>
          <w:szCs w:val="24"/>
          <w:lang w:val="en-CA"/>
        </w:rPr>
        <w:t>Kattge</w:t>
      </w:r>
      <w:proofErr w:type="spellEnd"/>
      <w:r w:rsidR="00B14AB1" w:rsidRPr="005C3801">
        <w:rPr>
          <w:rFonts w:cstheme="minorHAnsi"/>
          <w:sz w:val="24"/>
          <w:szCs w:val="24"/>
          <w:lang w:val="en-CA"/>
        </w:rPr>
        <w:t xml:space="preserv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proofErr w:type="spellStart"/>
      <w:r w:rsidR="00930D74" w:rsidRPr="005C3801">
        <w:rPr>
          <w:rFonts w:cstheme="minorHAnsi"/>
          <w:sz w:val="24"/>
          <w:szCs w:val="24"/>
          <w:lang w:val="en-CA"/>
        </w:rPr>
        <w:t>Kumarathunge</w:t>
      </w:r>
      <w:proofErr w:type="spellEnd"/>
      <w:r w:rsidR="00930D74" w:rsidRPr="005C3801">
        <w:rPr>
          <w:rFonts w:cstheme="minorHAnsi"/>
          <w:sz w:val="24"/>
          <w:szCs w:val="24"/>
          <w:lang w:val="en-CA"/>
        </w:rPr>
        <w:t xml:space="preserve"> </w:t>
      </w:r>
      <w:r w:rsidR="00930D74" w:rsidRPr="00FB408E">
        <w:rPr>
          <w:rFonts w:cstheme="minorHAnsi"/>
          <w:i/>
          <w:sz w:val="24"/>
          <w:szCs w:val="24"/>
          <w:lang w:val="en-CA"/>
        </w:rPr>
        <w:t>et al.,</w:t>
      </w:r>
      <w:r w:rsidR="00930D74" w:rsidRPr="005C3801">
        <w:rPr>
          <w:rFonts w:cstheme="minorHAnsi"/>
          <w:sz w:val="24"/>
          <w:szCs w:val="24"/>
          <w:lang w:val="en-CA"/>
        </w:rPr>
        <w:t xml:space="preserve">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 xml:space="preserve">in terrestrial biosphere models to predict </w:t>
      </w:r>
      <w:del w:id="52" w:author="Joseph Stinziano" w:date="2020-07-06T14:17:00Z">
        <w:r w:rsidR="002C483E" w:rsidRPr="005C3801" w:rsidDel="00201742">
          <w:rPr>
            <w:rFonts w:cstheme="minorHAnsi"/>
            <w:sz w:val="24"/>
            <w:szCs w:val="24"/>
            <w:lang w:val="en-CA"/>
          </w:rPr>
          <w:delText xml:space="preserve">the </w:delText>
        </w:r>
      </w:del>
      <w:r w:rsidR="002C483E" w:rsidRPr="005C3801">
        <w:rPr>
          <w:rFonts w:cstheme="minorHAnsi"/>
          <w:sz w:val="24"/>
          <w:szCs w:val="24"/>
          <w:lang w:val="en-CA"/>
        </w:rPr>
        <w:t xml:space="preserve">future </w:t>
      </w:r>
      <w:r w:rsidR="00C45F83">
        <w:rPr>
          <w:rFonts w:cstheme="minorHAnsi"/>
          <w:sz w:val="24"/>
          <w:szCs w:val="24"/>
          <w:lang w:val="en-CA"/>
        </w:rPr>
        <w:t>carbon cycling</w:t>
      </w:r>
      <w:r w:rsidR="002C483E" w:rsidRPr="005C3801">
        <w:rPr>
          <w:rFonts w:cstheme="minorHAnsi"/>
          <w:sz w:val="24"/>
          <w:szCs w:val="24"/>
          <w:lang w:val="en-CA"/>
        </w:rPr>
        <w:t xml:space="preserve"> (</w:t>
      </w:r>
      <w:r w:rsidR="00184C36" w:rsidRPr="005C3801">
        <w:rPr>
          <w:rFonts w:cstheme="minorHAnsi"/>
          <w:sz w:val="24"/>
          <w:szCs w:val="24"/>
          <w:lang w:val="en-CA"/>
        </w:rPr>
        <w:t xml:space="preserve">e.g. </w:t>
      </w:r>
      <w:r w:rsidR="002C483E" w:rsidRPr="005C3801">
        <w:rPr>
          <w:rFonts w:cstheme="minorHAnsi"/>
          <w:sz w:val="24"/>
          <w:szCs w:val="24"/>
          <w:lang w:val="en-CA"/>
        </w:rPr>
        <w:t xml:space="preserve">Rogers </w:t>
      </w:r>
      <w:r w:rsidR="002C483E" w:rsidRPr="00FB408E">
        <w:rPr>
          <w:rFonts w:cstheme="minorHAnsi"/>
          <w:i/>
          <w:sz w:val="24"/>
          <w:szCs w:val="24"/>
          <w:lang w:val="en-CA"/>
        </w:rPr>
        <w:t>et al.</w:t>
      </w:r>
      <w:r w:rsidR="002C483E" w:rsidRPr="005C3801">
        <w:rPr>
          <w:rFonts w:cstheme="minorHAnsi"/>
          <w:sz w:val="24"/>
          <w:szCs w:val="24"/>
          <w:lang w:val="en-CA"/>
        </w:rPr>
        <w:t>,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5EEC86C1"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w:t>
      </w:r>
      <w:r w:rsidR="00C13563">
        <w:rPr>
          <w:rFonts w:cstheme="minorHAnsi"/>
          <w:sz w:val="24"/>
          <w:szCs w:val="24"/>
          <w:lang w:val="en-CA"/>
        </w:rPr>
        <w:t>the</w:t>
      </w:r>
      <w:r w:rsidR="00C13563" w:rsidRPr="005C3801">
        <w:rPr>
          <w:rFonts w:cstheme="minorHAnsi"/>
          <w:sz w:val="24"/>
          <w:szCs w:val="24"/>
          <w:lang w:val="en-CA"/>
        </w:rPr>
        <w:t xml:space="preserve"> </w:t>
      </w:r>
      <w:r w:rsidRPr="005C3801">
        <w:rPr>
          <w:rFonts w:cstheme="minorHAnsi"/>
          <w:sz w:val="24"/>
          <w:szCs w:val="24"/>
          <w:lang w:val="en-CA"/>
        </w:rPr>
        <w:t>ubiquity</w:t>
      </w:r>
      <w:r w:rsidR="00C13563">
        <w:rPr>
          <w:rFonts w:cstheme="minorHAnsi"/>
          <w:sz w:val="24"/>
          <w:szCs w:val="24"/>
          <w:lang w:val="en-CA"/>
        </w:rPr>
        <w:t xml:space="preserve"> of </w:t>
      </w:r>
      <w:del w:id="53" w:author="Bridget Kathleen Murphy" w:date="2020-06-22T15:04:00Z">
        <w:r w:rsidR="00C13563" w:rsidDel="00C62FBE">
          <w:rPr>
            <w:rFonts w:cstheme="minorHAnsi"/>
            <w:sz w:val="24"/>
            <w:szCs w:val="24"/>
            <w:lang w:val="en-CA"/>
          </w:rPr>
          <w:delText>Equation 3</w:delText>
        </w:r>
      </w:del>
      <w:ins w:id="54" w:author="Bridget Kathleen Murphy" w:date="2020-06-22T15:04:00Z">
        <w:r w:rsidR="00C62FBE">
          <w:rPr>
            <w:rFonts w:cstheme="minorHAnsi"/>
            <w:sz w:val="24"/>
            <w:szCs w:val="24"/>
            <w:lang w:val="en-CA"/>
          </w:rPr>
          <w:t>M2002</w:t>
        </w:r>
      </w:ins>
      <w:r w:rsidR="00C13563">
        <w:rPr>
          <w:rFonts w:cstheme="minorHAnsi"/>
          <w:sz w:val="24"/>
          <w:szCs w:val="24"/>
          <w:lang w:val="en-CA"/>
        </w:rPr>
        <w:t xml:space="preserve"> in </w:t>
      </w:r>
      <w:r w:rsidR="007D7F9D">
        <w:rPr>
          <w:rFonts w:cstheme="minorHAnsi"/>
          <w:sz w:val="24"/>
          <w:szCs w:val="24"/>
          <w:lang w:val="en-CA"/>
        </w:rPr>
        <w:t>modelling</w:t>
      </w:r>
      <w:r w:rsidR="00C13563">
        <w:rPr>
          <w:rFonts w:cstheme="minorHAnsi"/>
          <w:sz w:val="24"/>
          <w:szCs w:val="24"/>
          <w:lang w:val="en-CA"/>
        </w:rPr>
        <w:t xml:space="preserve"> </w:t>
      </w:r>
      <w:r w:rsidR="00723677">
        <w:rPr>
          <w:rFonts w:cstheme="minorHAnsi"/>
          <w:sz w:val="24"/>
          <w:szCs w:val="24"/>
          <w:lang w:val="en-CA"/>
        </w:rPr>
        <w:t xml:space="preserve">temperature responses and the thermal acclimation of </w:t>
      </w:r>
      <w:r w:rsidR="00C13563">
        <w:rPr>
          <w:rFonts w:cstheme="minorHAnsi"/>
          <w:sz w:val="24"/>
          <w:szCs w:val="24"/>
          <w:lang w:val="en-CA"/>
        </w:rPr>
        <w:t xml:space="preserve">photosynthetic capacity (e.g. </w:t>
      </w:r>
      <w:proofErr w:type="spellStart"/>
      <w:r w:rsidR="00C13563">
        <w:rPr>
          <w:rFonts w:cstheme="minorHAnsi"/>
          <w:sz w:val="24"/>
          <w:szCs w:val="24"/>
          <w:lang w:val="en-CA"/>
        </w:rPr>
        <w:t>Kattge</w:t>
      </w:r>
      <w:proofErr w:type="spellEnd"/>
      <w:r w:rsidR="00C13563">
        <w:rPr>
          <w:rFonts w:cstheme="minorHAnsi"/>
          <w:sz w:val="24"/>
          <w:szCs w:val="24"/>
          <w:lang w:val="en-CA"/>
        </w:rPr>
        <w:t xml:space="preserve"> &amp; Knorr, 2007; Rogers </w:t>
      </w:r>
      <w:r w:rsidR="00C13563" w:rsidRPr="00FB408E">
        <w:rPr>
          <w:rFonts w:cstheme="minorHAnsi"/>
          <w:i/>
          <w:sz w:val="24"/>
          <w:szCs w:val="24"/>
          <w:lang w:val="en-CA"/>
        </w:rPr>
        <w:t>et al.</w:t>
      </w:r>
      <w:r w:rsidR="00C13563">
        <w:rPr>
          <w:rFonts w:cstheme="minorHAnsi"/>
          <w:sz w:val="24"/>
          <w:szCs w:val="24"/>
          <w:lang w:val="en-CA"/>
        </w:rPr>
        <w:t xml:space="preserve">, 2017; Smith &amp; Dukes, 2017; </w:t>
      </w:r>
      <w:proofErr w:type="spellStart"/>
      <w:r w:rsidR="00C13563">
        <w:rPr>
          <w:rFonts w:cstheme="minorHAnsi"/>
          <w:sz w:val="24"/>
          <w:szCs w:val="24"/>
          <w:lang w:val="en-CA"/>
        </w:rPr>
        <w:t>Kumarathunge</w:t>
      </w:r>
      <w:proofErr w:type="spellEnd"/>
      <w:r w:rsidR="00C13563">
        <w:rPr>
          <w:rFonts w:cstheme="minorHAnsi"/>
          <w:sz w:val="24"/>
          <w:szCs w:val="24"/>
          <w:lang w:val="en-CA"/>
        </w:rPr>
        <w:t xml:space="preserve"> </w:t>
      </w:r>
      <w:r w:rsidR="00C13563" w:rsidRPr="00FB408E">
        <w:rPr>
          <w:rFonts w:cstheme="minorHAnsi"/>
          <w:i/>
          <w:sz w:val="24"/>
          <w:szCs w:val="24"/>
          <w:lang w:val="en-CA"/>
        </w:rPr>
        <w:t>et al.</w:t>
      </w:r>
      <w:r w:rsidR="00C13563">
        <w:rPr>
          <w:rFonts w:cstheme="minorHAnsi"/>
          <w:sz w:val="24"/>
          <w:szCs w:val="24"/>
          <w:lang w:val="en-CA"/>
        </w:rPr>
        <w:t>, 2019</w:t>
      </w:r>
      <w:ins w:id="55" w:author="Joseph Stinziano" w:date="2020-07-06T14:17:00Z">
        <w:r w:rsidR="00201742">
          <w:rPr>
            <w:rFonts w:cstheme="minorHAnsi"/>
            <w:sz w:val="24"/>
            <w:szCs w:val="24"/>
            <w:lang w:val="en-CA"/>
          </w:rPr>
          <w:t>; Table 1</w:t>
        </w:r>
      </w:ins>
      <w:r w:rsidR="00C13563">
        <w:rPr>
          <w:rFonts w:cstheme="minorHAnsi"/>
          <w:sz w:val="24"/>
          <w:szCs w:val="24"/>
          <w:lang w:val="en-CA"/>
        </w:rPr>
        <w:t>)</w:t>
      </w:r>
      <w:r w:rsidRPr="005C3801">
        <w:rPr>
          <w:rFonts w:cstheme="minorHAnsi"/>
          <w:sz w:val="24"/>
          <w:szCs w:val="24"/>
          <w:lang w:val="en-CA"/>
        </w:rPr>
        <w:t xml:space="preserve">,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w:t>
      </w:r>
      <w:r w:rsidR="00B074E7" w:rsidRPr="00FB408E">
        <w:rPr>
          <w:rFonts w:cstheme="minorHAnsi"/>
          <w:i/>
          <w:sz w:val="24"/>
          <w:szCs w:val="24"/>
          <w:lang w:val="en-CA"/>
        </w:rPr>
        <w:t xml:space="preserve">et al. </w:t>
      </w:r>
      <w:r w:rsidR="00B074E7" w:rsidRPr="005C3801">
        <w:rPr>
          <w:rFonts w:cstheme="minorHAnsi"/>
          <w:sz w:val="24"/>
          <w:szCs w:val="24"/>
          <w:lang w:val="en-CA"/>
        </w:rPr>
        <w:t>(1942)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del w:id="56" w:author="Bridget Kathleen Murphy" w:date="2020-06-22T17:29:00Z">
        <w:r w:rsidR="00290544" w:rsidRPr="005C3801" w:rsidDel="00FD6A13">
          <w:rPr>
            <w:rFonts w:cstheme="minorHAnsi"/>
            <w:sz w:val="24"/>
            <w:szCs w:val="24"/>
            <w:lang w:val="en-CA"/>
          </w:rPr>
          <w:delText xml:space="preserve">Equation </w:delText>
        </w:r>
        <w:r w:rsidR="007609D4" w:rsidDel="00FD6A13">
          <w:rPr>
            <w:rFonts w:cstheme="minorHAnsi"/>
            <w:sz w:val="24"/>
            <w:szCs w:val="24"/>
            <w:lang w:val="en-CA"/>
          </w:rPr>
          <w:delText>3</w:delText>
        </w:r>
      </w:del>
      <w:ins w:id="57" w:author="Bridget Kathleen Murphy" w:date="2020-06-22T17:29:00Z">
        <w:r w:rsidR="00FD6A13">
          <w:rPr>
            <w:rFonts w:cstheme="minorHAnsi"/>
            <w:sz w:val="24"/>
            <w:szCs w:val="24"/>
            <w:lang w:val="en-CA"/>
          </w:rPr>
          <w:t>M2002</w:t>
        </w:r>
      </w:ins>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w:t>
      </w:r>
      <w:r w:rsidR="00761A05">
        <w:rPr>
          <w:rFonts w:cstheme="minorHAnsi"/>
          <w:sz w:val="24"/>
          <w:szCs w:val="24"/>
          <w:lang w:val="en-CA"/>
        </w:rPr>
        <w:t xml:space="preserve">completely </w:t>
      </w:r>
      <w:r w:rsidRPr="005C3801">
        <w:rPr>
          <w:rFonts w:cstheme="minorHAnsi"/>
          <w:sz w:val="24"/>
          <w:szCs w:val="24"/>
          <w:lang w:val="en-CA"/>
        </w:rPr>
        <w:t xml:space="preserve">dropped sometime between </w:t>
      </w:r>
      <w:commentRangeStart w:id="58"/>
      <w:r w:rsidRPr="005C3801">
        <w:rPr>
          <w:rFonts w:cstheme="minorHAnsi"/>
          <w:sz w:val="24"/>
          <w:szCs w:val="24"/>
          <w:lang w:val="en-CA"/>
        </w:rPr>
        <w:t xml:space="preserve">Johnson </w:t>
      </w:r>
      <w:r w:rsidRPr="00FB408E">
        <w:rPr>
          <w:rFonts w:cstheme="minorHAnsi"/>
          <w:i/>
          <w:sz w:val="24"/>
          <w:szCs w:val="24"/>
          <w:lang w:val="en-CA"/>
        </w:rPr>
        <w:t>et al.</w:t>
      </w:r>
      <w:r w:rsidRPr="005C3801">
        <w:rPr>
          <w:rFonts w:cstheme="minorHAnsi"/>
          <w:sz w:val="24"/>
          <w:szCs w:val="24"/>
          <w:lang w:val="en-CA"/>
        </w:rPr>
        <w:t xml:space="preserve"> (1942) and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w:t>
      </w:r>
      <w:r w:rsidRPr="00FB408E">
        <w:rPr>
          <w:rFonts w:cstheme="minorHAnsi"/>
          <w:i/>
          <w:sz w:val="24"/>
          <w:szCs w:val="24"/>
          <w:lang w:val="en-CA"/>
        </w:rPr>
        <w:t>et al.</w:t>
      </w:r>
      <w:r w:rsidRPr="005C3801">
        <w:rPr>
          <w:rFonts w:cstheme="minorHAnsi"/>
          <w:sz w:val="24"/>
          <w:szCs w:val="24"/>
          <w:lang w:val="en-CA"/>
        </w:rPr>
        <w:t xml:space="preserve"> (2002)</w:t>
      </w:r>
      <w:commentRangeEnd w:id="58"/>
      <w:r w:rsidR="00FC73FA">
        <w:rPr>
          <w:rStyle w:val="CommentReference"/>
        </w:rPr>
        <w:commentReference w:id="58"/>
      </w:r>
      <w:r w:rsidRPr="005C3801">
        <w:rPr>
          <w:rFonts w:cstheme="minorHAnsi"/>
          <w:sz w:val="24"/>
          <w:szCs w:val="24"/>
          <w:lang w:val="en-CA"/>
        </w:rPr>
        <w:t xml:space="preserve"> </w:t>
      </w:r>
      <w:r w:rsidR="00BE40B3">
        <w:rPr>
          <w:rFonts w:cstheme="minorHAnsi"/>
          <w:sz w:val="24"/>
          <w:szCs w:val="24"/>
          <w:lang w:val="en-CA"/>
        </w:rPr>
        <w:t>which</w:t>
      </w:r>
      <w:r w:rsidR="00BE40B3" w:rsidRPr="005C3801">
        <w:rPr>
          <w:rFonts w:cstheme="minorHAnsi"/>
          <w:sz w:val="24"/>
          <w:szCs w:val="24"/>
          <w:lang w:val="en-CA"/>
        </w:rPr>
        <w:t xml:space="preserve"> </w:t>
      </w:r>
      <w:r w:rsidRPr="005C3801">
        <w:rPr>
          <w:rFonts w:cstheme="minorHAnsi"/>
          <w:sz w:val="24"/>
          <w:szCs w:val="24"/>
          <w:lang w:val="en-CA"/>
        </w:rPr>
        <w:t xml:space="preserve">causes a systematic error in the application of </w:t>
      </w:r>
      <w:del w:id="59" w:author="Bridget Kathleen Murphy" w:date="2020-06-23T14:30:00Z">
        <w:r w:rsidRPr="005C3801" w:rsidDel="008E22B4">
          <w:rPr>
            <w:rFonts w:cstheme="minorHAnsi"/>
            <w:sz w:val="24"/>
            <w:szCs w:val="24"/>
            <w:lang w:val="en-CA"/>
          </w:rPr>
          <w:delText xml:space="preserve">Equation </w:delText>
        </w:r>
        <w:r w:rsidR="007609D4" w:rsidDel="008E22B4">
          <w:rPr>
            <w:rFonts w:cstheme="minorHAnsi"/>
            <w:sz w:val="24"/>
            <w:szCs w:val="24"/>
            <w:lang w:val="en-CA"/>
          </w:rPr>
          <w:delText>3</w:delText>
        </w:r>
      </w:del>
      <w:ins w:id="60" w:author="Bridget Kathleen Murphy" w:date="2020-06-23T14:30:00Z">
        <w:del w:id="61" w:author="Joseph Stinziano" w:date="2020-07-06T14:18:00Z">
          <w:r w:rsidR="008E22B4" w:rsidDel="00EB1BC3">
            <w:rPr>
              <w:rFonts w:cstheme="minorHAnsi"/>
              <w:sz w:val="24"/>
              <w:szCs w:val="24"/>
              <w:lang w:val="en-CA"/>
            </w:rPr>
            <w:delText>M2002</w:delText>
          </w:r>
        </w:del>
      </w:ins>
      <w:ins w:id="62" w:author="Joseph Stinziano" w:date="2020-07-06T14:18:00Z">
        <w:r w:rsidR="00EB1BC3">
          <w:rPr>
            <w:rFonts w:cstheme="minorHAnsi"/>
            <w:sz w:val="24"/>
            <w:szCs w:val="24"/>
            <w:lang w:val="en-CA"/>
          </w:rPr>
          <w:t>the modified Arrhenius</w:t>
        </w:r>
      </w:ins>
      <w:r w:rsidR="007609D4" w:rsidRPr="005C3801">
        <w:rPr>
          <w:rFonts w:cstheme="minorHAnsi"/>
          <w:sz w:val="24"/>
          <w:szCs w:val="24"/>
          <w:lang w:val="en-CA"/>
        </w:rPr>
        <w:t xml:space="preserve"> </w:t>
      </w:r>
      <w:r w:rsidR="009C5B9D">
        <w:rPr>
          <w:rFonts w:cstheme="minorHAnsi"/>
          <w:sz w:val="24"/>
          <w:szCs w:val="24"/>
          <w:lang w:val="en-CA"/>
        </w:rPr>
        <w:t xml:space="preserve">for </w:t>
      </w:r>
      <w:r w:rsidR="007D7F9D">
        <w:rPr>
          <w:rFonts w:cstheme="minorHAnsi"/>
          <w:sz w:val="24"/>
          <w:szCs w:val="24"/>
          <w:lang w:val="en-CA"/>
        </w:rPr>
        <w:t>modelling</w:t>
      </w:r>
      <w:r w:rsidR="009C5B9D">
        <w:rPr>
          <w:rFonts w:cstheme="minorHAnsi"/>
          <w:sz w:val="24"/>
          <w:szCs w:val="24"/>
          <w:lang w:val="en-CA"/>
        </w:rPr>
        <w:t xml:space="preserve"> </w:t>
      </w:r>
      <w:r w:rsidR="00A90CAB">
        <w:rPr>
          <w:rFonts w:cstheme="minorHAnsi"/>
          <w:sz w:val="24"/>
          <w:szCs w:val="24"/>
          <w:lang w:val="en-CA"/>
        </w:rPr>
        <w:t>photosynthetic capacity in</w:t>
      </w:r>
      <w:r w:rsidR="00937030" w:rsidRPr="005C3801">
        <w:rPr>
          <w:rFonts w:cstheme="minorHAnsi"/>
          <w:sz w:val="24"/>
          <w:szCs w:val="24"/>
          <w:lang w:val="en-CA"/>
        </w:rPr>
        <w:t xml:space="preserve"> </w:t>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proofErr w:type="spellStart"/>
      <w:r w:rsidR="00DE428A" w:rsidRPr="005C3801">
        <w:rPr>
          <w:rFonts w:cstheme="minorHAnsi"/>
          <w:sz w:val="24"/>
          <w:szCs w:val="24"/>
          <w:lang w:val="en-CA"/>
        </w:rPr>
        <w:t>Medlyn</w:t>
      </w:r>
      <w:proofErr w:type="spellEnd"/>
      <w:r w:rsidR="00937030" w:rsidRPr="005C3801">
        <w:rPr>
          <w:rFonts w:cstheme="minorHAnsi"/>
          <w:sz w:val="24"/>
          <w:szCs w:val="24"/>
          <w:lang w:val="en-CA"/>
        </w:rPr>
        <w:t xml:space="preserve"> </w:t>
      </w:r>
      <w:r w:rsidR="00937030" w:rsidRPr="00FB408E">
        <w:rPr>
          <w:rFonts w:cstheme="minorHAnsi"/>
          <w:i/>
          <w:sz w:val="24"/>
          <w:szCs w:val="24"/>
          <w:lang w:val="en-CA"/>
        </w:rPr>
        <w:t>et al.</w:t>
      </w:r>
      <w:r w:rsidR="00937030" w:rsidRPr="005C3801">
        <w:rPr>
          <w:rFonts w:cstheme="minorHAnsi"/>
          <w:sz w:val="24"/>
          <w:szCs w:val="24"/>
          <w:lang w:val="en-CA"/>
        </w:rPr>
        <w:t>, 200</w:t>
      </w:r>
      <w:r w:rsidR="00DE428A" w:rsidRPr="005C3801">
        <w:rPr>
          <w:rFonts w:cstheme="minorHAnsi"/>
          <w:sz w:val="24"/>
          <w:szCs w:val="24"/>
          <w:lang w:val="en-CA"/>
        </w:rPr>
        <w:t>2</w:t>
      </w:r>
      <w:r w:rsidR="00937030" w:rsidRPr="005C3801">
        <w:rPr>
          <w:rFonts w:cstheme="minorHAnsi"/>
          <w:sz w:val="24"/>
          <w:szCs w:val="24"/>
          <w:lang w:val="en-CA"/>
        </w:rPr>
        <w:t>) to</w:t>
      </w:r>
      <w:r w:rsidR="00A90CAB">
        <w:rPr>
          <w:rFonts w:cstheme="minorHAnsi"/>
          <w:sz w:val="24"/>
          <w:szCs w:val="24"/>
          <w:lang w:val="en-CA"/>
        </w:rPr>
        <w:t xml:space="preserve"> </w:t>
      </w:r>
      <w:r w:rsidR="007D7F9D">
        <w:rPr>
          <w:rFonts w:cstheme="minorHAnsi"/>
          <w:sz w:val="24"/>
          <w:szCs w:val="24"/>
          <w:lang w:val="en-CA"/>
        </w:rPr>
        <w:t>modelling</w:t>
      </w:r>
      <w:r w:rsidR="00937030" w:rsidRPr="005C3801">
        <w:rPr>
          <w:rFonts w:cstheme="minorHAnsi"/>
          <w:sz w:val="24"/>
          <w:szCs w:val="24"/>
          <w:lang w:val="en-CA"/>
        </w:rPr>
        <w:t xml:space="preserve"> global scale </w:t>
      </w:r>
      <w:r w:rsidR="00A90CAB">
        <w:rPr>
          <w:rFonts w:cstheme="minorHAnsi"/>
          <w:sz w:val="24"/>
          <w:szCs w:val="24"/>
          <w:lang w:val="en-CA"/>
        </w:rPr>
        <w:t>carbon uptake</w:t>
      </w:r>
      <w:r w:rsidR="00A90CAB" w:rsidRPr="005C3801">
        <w:rPr>
          <w:rFonts w:cstheme="minorHAnsi"/>
          <w:sz w:val="24"/>
          <w:szCs w:val="24"/>
          <w:lang w:val="en-CA"/>
        </w:rPr>
        <w:t xml:space="preserve"> </w:t>
      </w:r>
      <w:r w:rsidR="00937030" w:rsidRPr="005C3801">
        <w:rPr>
          <w:rFonts w:cstheme="minorHAnsi"/>
          <w:sz w:val="24"/>
          <w:szCs w:val="24"/>
          <w:lang w:val="en-CA"/>
        </w:rPr>
        <w:t xml:space="preserve">(e.g. </w:t>
      </w:r>
      <w:r w:rsidR="00DE428A" w:rsidRPr="005C3801">
        <w:rPr>
          <w:rFonts w:cstheme="minorHAnsi"/>
          <w:sz w:val="24"/>
          <w:szCs w:val="24"/>
          <w:lang w:val="en-CA"/>
        </w:rPr>
        <w:t xml:space="preserve">Rogers </w:t>
      </w:r>
      <w:r w:rsidR="00DE428A" w:rsidRPr="00FB408E">
        <w:rPr>
          <w:rFonts w:cstheme="minorHAnsi"/>
          <w:i/>
          <w:sz w:val="24"/>
          <w:szCs w:val="24"/>
          <w:lang w:val="en-CA"/>
        </w:rPr>
        <w:t>et al.</w:t>
      </w:r>
      <w:r w:rsidR="00DE428A" w:rsidRPr="005C3801">
        <w:rPr>
          <w:rFonts w:cstheme="minorHAnsi"/>
          <w:sz w:val="24"/>
          <w:szCs w:val="24"/>
          <w:lang w:val="en-CA"/>
        </w:rPr>
        <w:t>, 2017</w:t>
      </w:r>
      <w:ins w:id="63" w:author="Joseph Stinziano" w:date="2020-07-06T14:18:00Z">
        <w:r w:rsidR="00201742">
          <w:rPr>
            <w:rFonts w:cstheme="minorHAnsi"/>
            <w:sz w:val="24"/>
            <w:szCs w:val="24"/>
            <w:lang w:val="en-CA"/>
          </w:rPr>
          <w:t>; Table 1</w:t>
        </w:r>
      </w:ins>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a freely available dataset (</w:t>
      </w:r>
      <w:proofErr w:type="spellStart"/>
      <w:r w:rsidR="00C43FB6" w:rsidRPr="005C3801">
        <w:rPr>
          <w:rFonts w:cstheme="minorHAnsi"/>
          <w:sz w:val="24"/>
          <w:szCs w:val="24"/>
          <w:lang w:val="en-CA"/>
        </w:rPr>
        <w:t>Kumarathunge</w:t>
      </w:r>
      <w:proofErr w:type="spellEnd"/>
      <w:r w:rsidR="00C43FB6" w:rsidRPr="005C3801">
        <w:rPr>
          <w:rFonts w:cstheme="minorHAnsi"/>
          <w:sz w:val="24"/>
          <w:szCs w:val="24"/>
          <w:lang w:val="en-CA"/>
        </w:rPr>
        <w:t xml:space="preserve"> </w:t>
      </w:r>
      <w:r w:rsidR="00C43FB6" w:rsidRPr="00FB408E">
        <w:rPr>
          <w:rFonts w:cstheme="minorHAnsi"/>
          <w:i/>
          <w:sz w:val="24"/>
          <w:szCs w:val="24"/>
          <w:lang w:val="en-CA"/>
        </w:rPr>
        <w:t>et al.</w:t>
      </w:r>
      <w:r w:rsidR="00C43FB6" w:rsidRPr="005C3801">
        <w:rPr>
          <w:rFonts w:cstheme="minorHAnsi"/>
          <w:sz w:val="24"/>
          <w:szCs w:val="24"/>
          <w:lang w:val="en-CA"/>
        </w:rPr>
        <w:t xml:space="preserve">,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0A79CA3F" w:rsidR="00C43FB6" w:rsidRPr="00916054" w:rsidRDefault="007D7F9D" w:rsidP="002B0AA8">
      <w:pPr>
        <w:spacing w:after="0" w:line="360" w:lineRule="auto"/>
        <w:rPr>
          <w:rFonts w:cstheme="minorHAnsi"/>
          <w:b/>
          <w:sz w:val="24"/>
          <w:szCs w:val="24"/>
          <w:u w:val="single"/>
          <w:lang w:val="en-CA"/>
        </w:rPr>
      </w:pPr>
      <w:commentRangeStart w:id="64"/>
      <w:r w:rsidRPr="00916054">
        <w:rPr>
          <w:rFonts w:cstheme="minorHAnsi"/>
          <w:b/>
          <w:sz w:val="24"/>
          <w:szCs w:val="24"/>
          <w:u w:val="single"/>
          <w:lang w:val="en-CA"/>
        </w:rPr>
        <w:t>Description</w:t>
      </w:r>
      <w:commentRangeEnd w:id="64"/>
      <w:r w:rsidR="00E3559E">
        <w:rPr>
          <w:rStyle w:val="CommentReference"/>
        </w:rPr>
        <w:commentReference w:id="64"/>
      </w:r>
    </w:p>
    <w:p w14:paraId="0D052B71" w14:textId="5A78181C" w:rsidR="00B074E7" w:rsidRPr="005C3801" w:rsidRDefault="00B074E7" w:rsidP="002B0AA8">
      <w:pPr>
        <w:spacing w:after="0" w:line="360" w:lineRule="auto"/>
        <w:rPr>
          <w:rFonts w:cstheme="minorHAnsi"/>
          <w:sz w:val="24"/>
          <w:szCs w:val="24"/>
          <w:lang w:val="en-CA"/>
        </w:rPr>
      </w:pPr>
      <w:commentRangeStart w:id="65"/>
      <w:r w:rsidRPr="005C3801">
        <w:rPr>
          <w:rFonts w:cstheme="minorHAnsi"/>
          <w:b/>
          <w:sz w:val="24"/>
          <w:szCs w:val="24"/>
          <w:lang w:val="en-CA"/>
        </w:rPr>
        <w:t xml:space="preserve">Rederivation </w:t>
      </w:r>
      <w:commentRangeEnd w:id="65"/>
      <w:r w:rsidR="003668EA">
        <w:rPr>
          <w:rStyle w:val="CommentReference"/>
        </w:rPr>
        <w:commentReference w:id="65"/>
      </w:r>
      <w:r w:rsidRPr="005C3801">
        <w:rPr>
          <w:rFonts w:cstheme="minorHAnsi"/>
          <w:b/>
          <w:sz w:val="24"/>
          <w:szCs w:val="24"/>
          <w:lang w:val="en-CA"/>
        </w:rPr>
        <w:t xml:space="preserve">of the modified Arrhenius </w:t>
      </w:r>
      <w:r w:rsidR="00AD7D0E">
        <w:rPr>
          <w:rFonts w:cstheme="minorHAnsi"/>
          <w:b/>
          <w:sz w:val="24"/>
          <w:szCs w:val="24"/>
          <w:lang w:val="en-CA"/>
        </w:rPr>
        <w:t>equation</w:t>
      </w:r>
    </w:p>
    <w:p w14:paraId="1A6054B6" w14:textId="45BD91F9"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 xml:space="preserve">Johnson </w:t>
      </w:r>
      <w:r w:rsidRPr="00FB408E">
        <w:rPr>
          <w:rFonts w:cstheme="minorHAnsi"/>
          <w:i/>
          <w:sz w:val="24"/>
          <w:szCs w:val="24"/>
          <w:lang w:val="en-CA"/>
        </w:rPr>
        <w:t>et al.</w:t>
      </w:r>
      <w:r w:rsidRPr="005C3801">
        <w:rPr>
          <w:rFonts w:cstheme="minorHAnsi"/>
          <w:sz w:val="24"/>
          <w:szCs w:val="24"/>
          <w:lang w:val="en-CA"/>
        </w:rPr>
        <w:t xml:space="preserve">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w:t>
      </w:r>
      <w:ins w:id="66" w:author="Joseph Stinziano" w:date="2020-07-06T14:21:00Z">
        <w:r w:rsidR="00EB1BC3">
          <w:rPr>
            <w:rFonts w:cstheme="minorHAnsi"/>
            <w:sz w:val="24"/>
            <w:szCs w:val="24"/>
            <w:lang w:val="en-CA"/>
          </w:rPr>
          <w:t xml:space="preserve"> whereby the enzyme reversibly denatures or inactivates at high temperatures</w:t>
        </w:r>
      </w:ins>
      <w:r w:rsidR="00E1657A" w:rsidRPr="005C3801">
        <w:rPr>
          <w:rFonts w:cstheme="minorHAnsi"/>
          <w:sz w:val="24"/>
          <w:szCs w:val="24"/>
          <w:lang w:val="en-CA"/>
        </w:rPr>
        <w:t xml:space="preserve"> as:</w:t>
      </w:r>
    </w:p>
    <w:p w14:paraId="7C9E889B" w14:textId="77777777" w:rsidR="002B0AA8" w:rsidRPr="005C3801" w:rsidRDefault="002B0AA8" w:rsidP="002B0AA8">
      <w:pPr>
        <w:spacing w:after="0" w:line="360" w:lineRule="auto"/>
        <w:rPr>
          <w:rFonts w:cstheme="minorHAnsi"/>
          <w:sz w:val="24"/>
          <w:szCs w:val="24"/>
          <w:lang w:val="en-CA"/>
        </w:rPr>
      </w:pPr>
    </w:p>
    <w:p w14:paraId="68EB8EE1" w14:textId="5F2FFD0C"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
          <w:lastRenderedPageBreak/>
          <m:t>I=</m:t>
        </m:r>
        <m:f>
          <m:fPr>
            <m:ctrlPr>
              <w:rPr>
                <w:rFonts w:ascii="Cambria Math" w:hAnsi="Cambria Math" w:cstheme="minorHAnsi"/>
                <w:i/>
                <w:sz w:val="32"/>
                <w:szCs w:val="32"/>
                <w:lang w:val="en-CA"/>
              </w:rPr>
            </m:ctrlPr>
          </m:fPr>
          <m:num>
            <m:sSup>
              <m:sSupPr>
                <m:ctrlPr>
                  <w:rPr>
                    <w:rFonts w:ascii="Cambria Math" w:hAnsi="Cambria Math" w:cstheme="minorHAnsi"/>
                    <w:i/>
                    <w:sz w:val="32"/>
                    <w:szCs w:val="32"/>
                    <w:lang w:val="en-CA"/>
                  </w:rPr>
                </m:ctrlPr>
              </m:sSupPr>
              <m:e>
                <m:r>
                  <w:rPr>
                    <w:rFonts w:ascii="Cambria Math" w:hAnsi="Cambria Math" w:cstheme="minorHAnsi"/>
                    <w:sz w:val="32"/>
                    <w:szCs w:val="32"/>
                    <w:lang w:val="en-CA"/>
                  </w:rPr>
                  <m:t>c</m:t>
                </m:r>
              </m:e>
              <m:sup>
                <m:r>
                  <w:rPr>
                    <w:rFonts w:ascii="Cambria Math" w:hAnsi="Cambria Math" w:cstheme="minorHAnsi"/>
                    <w:sz w:val="32"/>
                    <w:szCs w:val="32"/>
                    <w:lang w:val="en-CA"/>
                  </w:rPr>
                  <m:t>''</m:t>
                </m:r>
              </m:sup>
            </m:sSup>
            <m:r>
              <w:rPr>
                <w:rFonts w:ascii="Cambria Math" w:hAnsi="Cambria Math" w:cstheme="minorHAnsi"/>
                <w:sz w:val="32"/>
                <w:szCs w:val="32"/>
                <w:lang w:val="en-CA"/>
              </w:rPr>
              <m:t>T</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-ΔH‡</m:t>
                        </m:r>
                      </m:num>
                      <m:den>
                        <m:r>
                          <w:rPr>
                            <w:rFonts w:ascii="Cambria Math" w:hAnsi="Cambria Math" w:cstheme="minorHAnsi"/>
                            <w:sz w:val="32"/>
                            <w:szCs w:val="32"/>
                            <w:lang w:val="en-CA"/>
                          </w:rPr>
                          <m:t>RT</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-ΔH</m:t>
                        </m:r>
                      </m:num>
                      <m:den>
                        <m:r>
                          <w:rPr>
                            <w:rFonts w:ascii="Cambria Math" w:hAnsi="Cambria Math" w:cstheme="minorHAnsi"/>
                            <w:sz w:val="32"/>
                            <w:szCs w:val="32"/>
                            <w:lang w:val="en-CA"/>
                          </w:rPr>
                          <m:t>RT</m:t>
                        </m:r>
                      </m:den>
                    </m:f>
                  </m:e>
                </m:d>
              </m:e>
            </m:func>
          </m:den>
        </m:f>
      </m:oMath>
      <w:r w:rsidR="00F10679" w:rsidRPr="00893B32">
        <w:rPr>
          <w:rFonts w:eastAsiaTheme="minorEastAsia" w:cstheme="minorHAnsi"/>
          <w:sz w:val="32"/>
          <w:szCs w:val="32"/>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del w:id="67" w:author="Joseph Stinziano" w:date="2020-06-25T12:13:00Z">
        <w:r w:rsidR="00124E3E" w:rsidRPr="005C3801" w:rsidDel="002721F2">
          <w:rPr>
            <w:rFonts w:eastAsiaTheme="minorEastAsia" w:cstheme="minorHAnsi"/>
            <w:sz w:val="24"/>
            <w:szCs w:val="24"/>
            <w:lang w:val="en-CA"/>
          </w:rPr>
          <w:tab/>
        </w:r>
      </w:del>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6E4DCB97" w14:textId="7ED54F75" w:rsidR="005C2645" w:rsidRDefault="005613CA" w:rsidP="002B0AA8">
      <w:pPr>
        <w:spacing w:after="0" w:line="360" w:lineRule="auto"/>
        <w:rPr>
          <w:ins w:id="68" w:author="Joseph Stinziano" w:date="2020-06-25T12:29:00Z"/>
          <w:rFonts w:eastAsiaTheme="minorEastAsia" w:cstheme="minorHAnsi"/>
          <w:sz w:val="24"/>
          <w:szCs w:val="24"/>
          <w:lang w:val="en-CA"/>
        </w:rPr>
      </w:pPr>
      <w:r w:rsidRPr="005C3801">
        <w:rPr>
          <w:rFonts w:eastAsiaTheme="minorEastAsia" w:cstheme="minorHAnsi"/>
          <w:sz w:val="24"/>
          <w:szCs w:val="24"/>
          <w:lang w:val="en-CA"/>
        </w:rPr>
        <w:t xml:space="preserve">where I is the intensity of the luciferase reaction, c’’ </w:t>
      </w:r>
      <w:r w:rsidR="00184C36" w:rsidRPr="005C3801">
        <w:rPr>
          <w:rFonts w:eastAsiaTheme="minorEastAsia" w:cstheme="minorHAnsi"/>
          <w:sz w:val="24"/>
          <w:szCs w:val="24"/>
          <w:lang w:val="en-CA"/>
        </w:rPr>
        <w:t xml:space="preserve">is not explicitly defined in Johnson </w:t>
      </w:r>
      <w:r w:rsidR="00184C36" w:rsidRPr="00FB408E">
        <w:rPr>
          <w:rFonts w:eastAsiaTheme="minorEastAsia" w:cstheme="minorHAnsi"/>
          <w:i/>
          <w:sz w:val="24"/>
          <w:szCs w:val="24"/>
          <w:lang w:val="en-CA"/>
        </w:rPr>
        <w:t>et al.</w:t>
      </w:r>
      <w:r w:rsidR="00184C36" w:rsidRPr="005C3801">
        <w:rPr>
          <w:rFonts w:eastAsiaTheme="minorEastAsia" w:cstheme="minorHAnsi"/>
          <w:sz w:val="24"/>
          <w:szCs w:val="24"/>
          <w:lang w:val="en-CA"/>
        </w:rPr>
        <w:t xml:space="preserve"> (1942), but </w:t>
      </w:r>
      <w:r w:rsidR="00A8138C">
        <w:rPr>
          <w:rFonts w:eastAsiaTheme="minorEastAsia" w:cstheme="minorHAnsi"/>
          <w:sz w:val="24"/>
          <w:szCs w:val="24"/>
          <w:lang w:val="en-CA"/>
        </w:rPr>
        <w:t>appears to</w:t>
      </w:r>
      <w:r w:rsidR="00A8138C" w:rsidRPr="005C3801">
        <w:rPr>
          <w:rFonts w:eastAsiaTheme="minorEastAsia" w:cstheme="minorHAnsi"/>
          <w:sz w:val="24"/>
          <w:szCs w:val="24"/>
          <w:lang w:val="en-CA"/>
        </w:rPr>
        <w:t xml:space="preserve"> </w:t>
      </w:r>
      <w:r w:rsidR="00184C36" w:rsidRPr="005C3801">
        <w:rPr>
          <w:rFonts w:eastAsiaTheme="minorEastAsia" w:cstheme="minorHAnsi"/>
          <w:sz w:val="24"/>
          <w:szCs w:val="24"/>
          <w:lang w:val="en-CA"/>
        </w:rPr>
        <w:t xml:space="preserve">represent a </w:t>
      </w:r>
      <w:r w:rsidR="00341B05">
        <w:rPr>
          <w:rFonts w:eastAsiaTheme="minorEastAsia" w:cstheme="minorHAnsi"/>
          <w:sz w:val="24"/>
          <w:szCs w:val="24"/>
          <w:lang w:val="en-CA"/>
        </w:rPr>
        <w:t xml:space="preserve">constant based on the derivation </w:t>
      </w:r>
      <w:r w:rsidR="00A8138C">
        <w:rPr>
          <w:rFonts w:eastAsiaTheme="minorEastAsia" w:cstheme="minorHAnsi"/>
          <w:sz w:val="24"/>
          <w:szCs w:val="24"/>
          <w:lang w:val="en-CA"/>
        </w:rPr>
        <w:t>of Equation 4</w:t>
      </w:r>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xml:space="preserve">, </w:t>
      </w:r>
      <w:commentRangeStart w:id="69"/>
      <w:r w:rsidRPr="005C3801">
        <w:rPr>
          <w:rFonts w:eastAsiaTheme="minorEastAsia" w:cstheme="minorHAnsi"/>
          <w:sz w:val="24"/>
          <w:szCs w:val="24"/>
          <w:lang w:val="en-CA"/>
        </w:rPr>
        <w:t>ΔH‡ is the activation energy in J mol</w:t>
      </w:r>
      <w:r w:rsidRPr="005C3801">
        <w:rPr>
          <w:rFonts w:eastAsiaTheme="minorEastAsia" w:cstheme="minorHAnsi"/>
          <w:sz w:val="24"/>
          <w:szCs w:val="24"/>
          <w:vertAlign w:val="superscript"/>
          <w:lang w:val="en-CA"/>
        </w:rPr>
        <w:t>-1</w:t>
      </w:r>
      <w:commentRangeEnd w:id="69"/>
      <w:r w:rsidR="00205BBD">
        <w:rPr>
          <w:rStyle w:val="CommentReference"/>
        </w:rPr>
        <w:commentReference w:id="69"/>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and ΔS is the entropy in J mol</w:t>
      </w:r>
      <w:r w:rsidRPr="005C3801">
        <w:rPr>
          <w:rFonts w:eastAsiaTheme="minorEastAsia" w:cstheme="minorHAnsi"/>
          <w:sz w:val="24"/>
          <w:szCs w:val="24"/>
          <w:vertAlign w:val="superscript"/>
          <w:lang w:val="en-CA"/>
        </w:rPr>
        <w:t>-1</w:t>
      </w:r>
      <w:r w:rsidR="00C45F83">
        <w:rPr>
          <w:rFonts w:eastAsiaTheme="minorEastAsia" w:cstheme="minorHAnsi"/>
          <w:sz w:val="24"/>
          <w:szCs w:val="24"/>
          <w:lang w:val="en-CA"/>
        </w:rPr>
        <w:t xml:space="preserve"> K</w:t>
      </w:r>
      <w:r w:rsidR="00C45F83">
        <w:rPr>
          <w:rFonts w:eastAsiaTheme="minorEastAsia" w:cstheme="minorHAnsi"/>
          <w:sz w:val="24"/>
          <w:szCs w:val="24"/>
          <w:vertAlign w:val="superscript"/>
          <w:lang w:val="en-CA"/>
        </w:rPr>
        <w:t>-1</w:t>
      </w:r>
      <w:r w:rsidRPr="005C3801">
        <w:rPr>
          <w:rFonts w:eastAsiaTheme="minorEastAsia" w:cstheme="minorHAnsi"/>
          <w:sz w:val="24"/>
          <w:szCs w:val="24"/>
          <w:lang w:val="en-CA"/>
        </w:rPr>
        <w:t>.</w:t>
      </w:r>
      <w:ins w:id="70" w:author="Joseph Stinziano" w:date="2020-06-25T12:28:00Z">
        <w:r w:rsidR="005C2645">
          <w:rPr>
            <w:rFonts w:eastAsiaTheme="minorEastAsia" w:cstheme="minorHAnsi"/>
            <w:sz w:val="24"/>
            <w:szCs w:val="24"/>
            <w:lang w:val="en-CA"/>
          </w:rPr>
          <w:t xml:space="preserve"> First, we harmonize the notation with standard </w:t>
        </w:r>
        <w:proofErr w:type="spellStart"/>
        <w:r w:rsidR="005C2645">
          <w:rPr>
            <w:rFonts w:eastAsiaTheme="minorEastAsia" w:cstheme="minorHAnsi"/>
            <w:sz w:val="24"/>
            <w:szCs w:val="24"/>
            <w:lang w:val="en-CA"/>
          </w:rPr>
          <w:t>ecophysiological</w:t>
        </w:r>
        <w:proofErr w:type="spellEnd"/>
        <w:r w:rsidR="005C2645">
          <w:rPr>
            <w:rFonts w:eastAsiaTheme="minorEastAsia" w:cstheme="minorHAnsi"/>
            <w:sz w:val="24"/>
            <w:szCs w:val="24"/>
            <w:lang w:val="en-CA"/>
          </w:rPr>
          <w:t xml:space="preserve"> </w:t>
        </w:r>
      </w:ins>
      <w:ins w:id="71" w:author="Joseph Stinziano" w:date="2020-06-25T12:29:00Z">
        <w:r w:rsidR="005C2645">
          <w:rPr>
            <w:rFonts w:eastAsiaTheme="minorEastAsia" w:cstheme="minorHAnsi"/>
            <w:sz w:val="24"/>
            <w:szCs w:val="24"/>
            <w:lang w:val="en-CA"/>
          </w:rPr>
          <w:t xml:space="preserve">representations such that </w:t>
        </w:r>
        <w:r w:rsidR="005C2645" w:rsidRPr="005C3801">
          <w:rPr>
            <w:rFonts w:eastAsiaTheme="minorEastAsia" w:cstheme="minorHAnsi"/>
            <w:sz w:val="24"/>
            <w:szCs w:val="24"/>
            <w:lang w:val="en-CA"/>
          </w:rPr>
          <w:t>ΔH‡</w:t>
        </w:r>
        <w:r w:rsidR="005C2645">
          <w:rPr>
            <w:rFonts w:eastAsiaTheme="minorEastAsia" w:cstheme="minorHAnsi"/>
            <w:sz w:val="24"/>
            <w:szCs w:val="24"/>
            <w:lang w:val="en-CA"/>
          </w:rPr>
          <w:t xml:space="preserve"> becomes </w:t>
        </w:r>
        <w:proofErr w:type="spellStart"/>
        <w:r w:rsidR="005C2645">
          <w:rPr>
            <w:rFonts w:eastAsiaTheme="minorEastAsia" w:cstheme="minorHAnsi"/>
            <w:sz w:val="24"/>
            <w:szCs w:val="24"/>
            <w:lang w:val="en-CA"/>
          </w:rPr>
          <w:t>E</w:t>
        </w:r>
        <w:r w:rsidR="005C2645">
          <w:rPr>
            <w:rFonts w:eastAsiaTheme="minorEastAsia" w:cstheme="minorHAnsi"/>
            <w:sz w:val="24"/>
            <w:szCs w:val="24"/>
            <w:vertAlign w:val="subscript"/>
            <w:lang w:val="en-CA"/>
          </w:rPr>
          <w:t>a</w:t>
        </w:r>
        <w:proofErr w:type="spellEnd"/>
        <w:r w:rsidR="005C2645">
          <w:rPr>
            <w:rFonts w:eastAsiaTheme="minorEastAsia" w:cstheme="minorHAnsi"/>
            <w:sz w:val="24"/>
            <w:szCs w:val="24"/>
            <w:lang w:val="en-CA"/>
          </w:rPr>
          <w:t xml:space="preserve">, and </w:t>
        </w:r>
        <w:r w:rsidR="005C2645" w:rsidRPr="005C3801">
          <w:rPr>
            <w:rFonts w:eastAsiaTheme="minorEastAsia" w:cstheme="minorHAnsi"/>
            <w:sz w:val="24"/>
            <w:szCs w:val="24"/>
            <w:lang w:val="en-CA"/>
          </w:rPr>
          <w:t>ΔH</w:t>
        </w:r>
        <w:r w:rsidR="005C2645">
          <w:rPr>
            <w:rFonts w:eastAsiaTheme="minorEastAsia" w:cstheme="minorHAnsi"/>
            <w:sz w:val="24"/>
            <w:szCs w:val="24"/>
            <w:lang w:val="en-CA"/>
          </w:rPr>
          <w:t xml:space="preserve"> becomes </w:t>
        </w:r>
        <w:proofErr w:type="spellStart"/>
        <w:r w:rsidR="005C2645">
          <w:rPr>
            <w:rFonts w:eastAsiaTheme="minorEastAsia" w:cstheme="minorHAnsi"/>
            <w:sz w:val="24"/>
            <w:szCs w:val="24"/>
            <w:lang w:val="en-CA"/>
          </w:rPr>
          <w:t>H</w:t>
        </w:r>
        <w:r w:rsidR="005C2645">
          <w:rPr>
            <w:rFonts w:eastAsiaTheme="minorEastAsia" w:cstheme="minorHAnsi"/>
            <w:sz w:val="24"/>
            <w:szCs w:val="24"/>
            <w:vertAlign w:val="subscript"/>
            <w:lang w:val="en-CA"/>
          </w:rPr>
          <w:t>d</w:t>
        </w:r>
        <w:proofErr w:type="spellEnd"/>
        <w:r w:rsidR="005C2645">
          <w:rPr>
            <w:rFonts w:eastAsiaTheme="minorEastAsia" w:cstheme="minorHAnsi"/>
            <w:sz w:val="24"/>
            <w:szCs w:val="24"/>
            <w:lang w:val="en-CA"/>
          </w:rPr>
          <w:t>:</w:t>
        </w:r>
      </w:ins>
    </w:p>
    <w:p w14:paraId="585649CB" w14:textId="77777777" w:rsidR="005C2645" w:rsidRDefault="005C2645" w:rsidP="002B0AA8">
      <w:pPr>
        <w:spacing w:after="0" w:line="360" w:lineRule="auto"/>
        <w:rPr>
          <w:ins w:id="72" w:author="Joseph Stinziano" w:date="2020-06-25T12:29:00Z"/>
          <w:rFonts w:eastAsiaTheme="minorEastAsia" w:cstheme="minorHAnsi"/>
          <w:sz w:val="24"/>
          <w:szCs w:val="24"/>
          <w:lang w:val="en-CA"/>
        </w:rPr>
      </w:pPr>
    </w:p>
    <w:p w14:paraId="1BDE96D8" w14:textId="5D025A0D" w:rsidR="005C2645" w:rsidRPr="005C3801" w:rsidRDefault="00CB297B" w:rsidP="005C2645">
      <w:pPr>
        <w:spacing w:after="0" w:line="360" w:lineRule="auto"/>
        <w:rPr>
          <w:ins w:id="73" w:author="Joseph Stinziano" w:date="2020-06-25T12:29:00Z"/>
          <w:rFonts w:eastAsiaTheme="minorEastAsia" w:cstheme="minorHAnsi"/>
          <w:sz w:val="24"/>
          <w:szCs w:val="24"/>
          <w:lang w:val="en-CA"/>
        </w:rPr>
      </w:pPr>
      <m:oMath>
        <m:r>
          <w:ins w:id="74" w:author="Joseph Stinziano" w:date="2020-06-25T15:47:00Z">
            <w:rPr>
              <w:rFonts w:ascii="Cambria Math" w:hAnsi="Cambria Math" w:cstheme="minorHAnsi"/>
              <w:sz w:val="32"/>
              <w:szCs w:val="32"/>
              <w:lang w:val="en-CA"/>
            </w:rPr>
            <m:t>f(T)</m:t>
          </w:ins>
        </m:r>
        <m:r>
          <w:ins w:id="75" w:author="Joseph Stinziano" w:date="2020-06-25T12:29:00Z">
            <w:rPr>
              <w:rFonts w:ascii="Cambria Math" w:hAnsi="Cambria Math" w:cstheme="minorHAnsi"/>
              <w:sz w:val="32"/>
              <w:szCs w:val="32"/>
              <w:lang w:val="en-CA"/>
            </w:rPr>
            <m:t>=</m:t>
          </w:ins>
        </m:r>
        <m:f>
          <m:fPr>
            <m:ctrlPr>
              <w:ins w:id="76" w:author="Joseph Stinziano" w:date="2020-06-25T12:29:00Z">
                <w:rPr>
                  <w:rFonts w:ascii="Cambria Math" w:hAnsi="Cambria Math" w:cstheme="minorHAnsi"/>
                  <w:i/>
                  <w:sz w:val="32"/>
                  <w:szCs w:val="32"/>
                  <w:lang w:val="en-CA"/>
                </w:rPr>
              </w:ins>
            </m:ctrlPr>
          </m:fPr>
          <m:num>
            <m:sSup>
              <m:sSupPr>
                <m:ctrlPr>
                  <w:ins w:id="77" w:author="Joseph Stinziano" w:date="2020-06-25T12:29:00Z">
                    <w:rPr>
                      <w:rFonts w:ascii="Cambria Math" w:hAnsi="Cambria Math" w:cstheme="minorHAnsi"/>
                      <w:i/>
                      <w:sz w:val="32"/>
                      <w:szCs w:val="32"/>
                      <w:lang w:val="en-CA"/>
                    </w:rPr>
                  </w:ins>
                </m:ctrlPr>
              </m:sSupPr>
              <m:e>
                <m:r>
                  <w:ins w:id="78" w:author="Joseph Stinziano" w:date="2020-06-25T12:29:00Z">
                    <w:rPr>
                      <w:rFonts w:ascii="Cambria Math" w:hAnsi="Cambria Math" w:cstheme="minorHAnsi"/>
                      <w:sz w:val="32"/>
                      <w:szCs w:val="32"/>
                      <w:lang w:val="en-CA"/>
                    </w:rPr>
                    <m:t>c</m:t>
                  </w:ins>
                </m:r>
              </m:e>
              <m:sup>
                <m:r>
                  <w:ins w:id="79" w:author="Joseph Stinziano" w:date="2020-06-25T12:29:00Z">
                    <w:rPr>
                      <w:rFonts w:ascii="Cambria Math" w:hAnsi="Cambria Math" w:cstheme="minorHAnsi"/>
                      <w:sz w:val="32"/>
                      <w:szCs w:val="32"/>
                      <w:lang w:val="en-CA"/>
                    </w:rPr>
                    <m:t>''</m:t>
                  </w:ins>
                </m:r>
              </m:sup>
            </m:sSup>
            <m:r>
              <w:ins w:id="80" w:author="Joseph Stinziano" w:date="2020-06-25T12:29:00Z">
                <w:rPr>
                  <w:rFonts w:ascii="Cambria Math" w:hAnsi="Cambria Math" w:cstheme="minorHAnsi"/>
                  <w:sz w:val="32"/>
                  <w:szCs w:val="32"/>
                  <w:lang w:val="en-CA"/>
                </w:rPr>
                <m:t>T</m:t>
              </w:ins>
            </m:r>
            <m:func>
              <m:funcPr>
                <m:ctrlPr>
                  <w:ins w:id="81" w:author="Joseph Stinziano" w:date="2020-06-25T12:29:00Z">
                    <w:rPr>
                      <w:rFonts w:ascii="Cambria Math" w:hAnsi="Cambria Math" w:cstheme="minorHAnsi"/>
                      <w:i/>
                      <w:sz w:val="32"/>
                      <w:szCs w:val="32"/>
                      <w:lang w:val="en-CA"/>
                    </w:rPr>
                  </w:ins>
                </m:ctrlPr>
              </m:funcPr>
              <m:fName>
                <m:r>
                  <w:ins w:id="82" w:author="Joseph Stinziano" w:date="2020-06-25T12:29:00Z">
                    <m:rPr>
                      <m:sty m:val="p"/>
                    </m:rPr>
                    <w:rPr>
                      <w:rFonts w:ascii="Cambria Math" w:hAnsi="Cambria Math" w:cstheme="minorHAnsi"/>
                      <w:sz w:val="32"/>
                      <w:szCs w:val="32"/>
                      <w:lang w:val="en-CA"/>
                    </w:rPr>
                    <m:t>exp</m:t>
                  </w:ins>
                </m:r>
              </m:fName>
              <m:e>
                <m:d>
                  <m:dPr>
                    <m:ctrlPr>
                      <w:ins w:id="83" w:author="Joseph Stinziano" w:date="2020-06-25T12:29:00Z">
                        <w:rPr>
                          <w:rFonts w:ascii="Cambria Math" w:hAnsi="Cambria Math" w:cstheme="minorHAnsi"/>
                          <w:i/>
                          <w:sz w:val="32"/>
                          <w:szCs w:val="32"/>
                          <w:lang w:val="en-CA"/>
                        </w:rPr>
                      </w:ins>
                    </m:ctrlPr>
                  </m:dPr>
                  <m:e>
                    <m:f>
                      <m:fPr>
                        <m:ctrlPr>
                          <w:ins w:id="84" w:author="Joseph Stinziano" w:date="2020-06-25T12:29:00Z">
                            <w:rPr>
                              <w:rFonts w:ascii="Cambria Math" w:hAnsi="Cambria Math" w:cstheme="minorHAnsi"/>
                              <w:i/>
                              <w:sz w:val="32"/>
                              <w:szCs w:val="32"/>
                              <w:lang w:val="en-CA"/>
                            </w:rPr>
                          </w:ins>
                        </m:ctrlPr>
                      </m:fPr>
                      <m:num>
                        <m:r>
                          <w:ins w:id="85" w:author="Joseph Stinziano" w:date="2020-06-25T12:29:00Z">
                            <w:rPr>
                              <w:rFonts w:ascii="Cambria Math" w:hAnsi="Cambria Math" w:cstheme="minorHAnsi"/>
                              <w:sz w:val="32"/>
                              <w:szCs w:val="32"/>
                              <w:lang w:val="en-CA"/>
                            </w:rPr>
                            <m:t>-</m:t>
                          </w:ins>
                        </m:r>
                        <m:sSub>
                          <m:sSubPr>
                            <m:ctrlPr>
                              <w:ins w:id="86" w:author="Joseph Stinziano" w:date="2020-06-25T12:30:00Z">
                                <w:rPr>
                                  <w:rFonts w:ascii="Cambria Math" w:hAnsi="Cambria Math" w:cstheme="minorHAnsi"/>
                                  <w:i/>
                                  <w:sz w:val="32"/>
                                  <w:szCs w:val="32"/>
                                  <w:lang w:val="en-CA"/>
                                </w:rPr>
                              </w:ins>
                            </m:ctrlPr>
                          </m:sSubPr>
                          <m:e>
                            <m:r>
                              <w:ins w:id="87" w:author="Joseph Stinziano" w:date="2020-06-25T12:30:00Z">
                                <w:rPr>
                                  <w:rFonts w:ascii="Cambria Math" w:hAnsi="Cambria Math" w:cstheme="minorHAnsi"/>
                                  <w:sz w:val="32"/>
                                  <w:szCs w:val="32"/>
                                  <w:lang w:val="en-CA"/>
                                </w:rPr>
                                <m:t>E</m:t>
                              </w:ins>
                            </m:r>
                          </m:e>
                          <m:sub>
                            <m:r>
                              <w:ins w:id="88" w:author="Joseph Stinziano" w:date="2020-06-25T12:30:00Z">
                                <w:rPr>
                                  <w:rFonts w:ascii="Cambria Math" w:hAnsi="Cambria Math" w:cstheme="minorHAnsi"/>
                                  <w:sz w:val="32"/>
                                  <w:szCs w:val="32"/>
                                  <w:lang w:val="en-CA"/>
                                </w:rPr>
                                <m:t>a</m:t>
                              </w:ins>
                            </m:r>
                          </m:sub>
                        </m:sSub>
                      </m:num>
                      <m:den>
                        <m:r>
                          <w:ins w:id="89" w:author="Joseph Stinziano" w:date="2020-06-25T12:29:00Z">
                            <w:rPr>
                              <w:rFonts w:ascii="Cambria Math" w:hAnsi="Cambria Math" w:cstheme="minorHAnsi"/>
                              <w:sz w:val="32"/>
                              <w:szCs w:val="32"/>
                              <w:lang w:val="en-CA"/>
                            </w:rPr>
                            <m:t>RT</m:t>
                          </w:ins>
                        </m:r>
                      </m:den>
                    </m:f>
                  </m:e>
                </m:d>
              </m:e>
            </m:func>
          </m:num>
          <m:den>
            <m:r>
              <w:ins w:id="90" w:author="Joseph Stinziano" w:date="2020-06-25T12:29:00Z">
                <w:rPr>
                  <w:rFonts w:ascii="Cambria Math" w:hAnsi="Cambria Math" w:cstheme="minorHAnsi"/>
                  <w:sz w:val="32"/>
                  <w:szCs w:val="32"/>
                  <w:lang w:val="en-CA"/>
                </w:rPr>
                <m:t>1+</m:t>
              </w:ins>
            </m:r>
            <m:func>
              <m:funcPr>
                <m:ctrlPr>
                  <w:ins w:id="91" w:author="Joseph Stinziano" w:date="2020-06-25T12:29:00Z">
                    <w:rPr>
                      <w:rFonts w:ascii="Cambria Math" w:hAnsi="Cambria Math" w:cstheme="minorHAnsi"/>
                      <w:i/>
                      <w:sz w:val="32"/>
                      <w:szCs w:val="32"/>
                      <w:lang w:val="en-CA"/>
                    </w:rPr>
                  </w:ins>
                </m:ctrlPr>
              </m:funcPr>
              <m:fName>
                <m:r>
                  <w:ins w:id="92" w:author="Joseph Stinziano" w:date="2020-06-25T12:29:00Z">
                    <m:rPr>
                      <m:sty m:val="p"/>
                    </m:rPr>
                    <w:rPr>
                      <w:rFonts w:ascii="Cambria Math" w:hAnsi="Cambria Math" w:cstheme="minorHAnsi"/>
                      <w:sz w:val="32"/>
                      <w:szCs w:val="32"/>
                      <w:lang w:val="en-CA"/>
                    </w:rPr>
                    <m:t>exp</m:t>
                  </w:ins>
                </m:r>
              </m:fName>
              <m:e>
                <m:d>
                  <m:dPr>
                    <m:ctrlPr>
                      <w:ins w:id="93" w:author="Joseph Stinziano" w:date="2020-06-25T12:29:00Z">
                        <w:rPr>
                          <w:rFonts w:ascii="Cambria Math" w:hAnsi="Cambria Math" w:cstheme="minorHAnsi"/>
                          <w:i/>
                          <w:sz w:val="32"/>
                          <w:szCs w:val="32"/>
                          <w:lang w:val="en-CA"/>
                        </w:rPr>
                      </w:ins>
                    </m:ctrlPr>
                  </m:dPr>
                  <m:e>
                    <m:f>
                      <m:fPr>
                        <m:ctrlPr>
                          <w:ins w:id="94" w:author="Joseph Stinziano" w:date="2020-06-25T12:29:00Z">
                            <w:rPr>
                              <w:rFonts w:ascii="Cambria Math" w:hAnsi="Cambria Math" w:cstheme="minorHAnsi"/>
                              <w:i/>
                              <w:sz w:val="32"/>
                              <w:szCs w:val="32"/>
                              <w:lang w:val="en-CA"/>
                            </w:rPr>
                          </w:ins>
                        </m:ctrlPr>
                      </m:fPr>
                      <m:num>
                        <m:r>
                          <w:ins w:id="95" w:author="Joseph Stinziano" w:date="2020-06-25T12:29:00Z">
                            <w:rPr>
                              <w:rFonts w:ascii="Cambria Math" w:hAnsi="Cambria Math" w:cstheme="minorHAnsi"/>
                              <w:sz w:val="32"/>
                              <w:szCs w:val="32"/>
                              <w:lang w:val="en-CA"/>
                            </w:rPr>
                            <m:t>ΔS</m:t>
                          </w:ins>
                        </m:r>
                      </m:num>
                      <m:den>
                        <m:r>
                          <w:ins w:id="96" w:author="Joseph Stinziano" w:date="2020-06-25T12:29:00Z">
                            <w:rPr>
                              <w:rFonts w:ascii="Cambria Math" w:hAnsi="Cambria Math" w:cstheme="minorHAnsi"/>
                              <w:sz w:val="32"/>
                              <w:szCs w:val="32"/>
                              <w:lang w:val="en-CA"/>
                            </w:rPr>
                            <m:t>R</m:t>
                          </w:ins>
                        </m:r>
                      </m:den>
                    </m:f>
                  </m:e>
                </m:d>
              </m:e>
            </m:func>
            <m:func>
              <m:funcPr>
                <m:ctrlPr>
                  <w:ins w:id="97" w:author="Joseph Stinziano" w:date="2020-06-25T12:29:00Z">
                    <w:rPr>
                      <w:rFonts w:ascii="Cambria Math" w:hAnsi="Cambria Math" w:cstheme="minorHAnsi"/>
                      <w:i/>
                      <w:sz w:val="32"/>
                      <w:szCs w:val="32"/>
                      <w:lang w:val="en-CA"/>
                    </w:rPr>
                  </w:ins>
                </m:ctrlPr>
              </m:funcPr>
              <m:fName>
                <m:r>
                  <w:ins w:id="98" w:author="Joseph Stinziano" w:date="2020-06-25T12:29:00Z">
                    <m:rPr>
                      <m:sty m:val="p"/>
                    </m:rPr>
                    <w:rPr>
                      <w:rFonts w:ascii="Cambria Math" w:hAnsi="Cambria Math" w:cstheme="minorHAnsi"/>
                      <w:sz w:val="32"/>
                      <w:szCs w:val="32"/>
                      <w:lang w:val="en-CA"/>
                    </w:rPr>
                    <m:t>exp</m:t>
                  </w:ins>
                </m:r>
              </m:fName>
              <m:e>
                <m:d>
                  <m:dPr>
                    <m:ctrlPr>
                      <w:ins w:id="99" w:author="Joseph Stinziano" w:date="2020-06-25T12:29:00Z">
                        <w:rPr>
                          <w:rFonts w:ascii="Cambria Math" w:hAnsi="Cambria Math" w:cstheme="minorHAnsi"/>
                          <w:i/>
                          <w:sz w:val="32"/>
                          <w:szCs w:val="32"/>
                          <w:lang w:val="en-CA"/>
                        </w:rPr>
                      </w:ins>
                    </m:ctrlPr>
                  </m:dPr>
                  <m:e>
                    <m:f>
                      <m:fPr>
                        <m:ctrlPr>
                          <w:ins w:id="100" w:author="Joseph Stinziano" w:date="2020-06-25T12:29:00Z">
                            <w:rPr>
                              <w:rFonts w:ascii="Cambria Math" w:hAnsi="Cambria Math" w:cstheme="minorHAnsi"/>
                              <w:i/>
                              <w:sz w:val="32"/>
                              <w:szCs w:val="32"/>
                              <w:lang w:val="en-CA"/>
                            </w:rPr>
                          </w:ins>
                        </m:ctrlPr>
                      </m:fPr>
                      <m:num>
                        <m:r>
                          <w:ins w:id="101" w:author="Joseph Stinziano" w:date="2020-06-25T12:29:00Z">
                            <w:rPr>
                              <w:rFonts w:ascii="Cambria Math" w:hAnsi="Cambria Math" w:cstheme="minorHAnsi"/>
                              <w:sz w:val="32"/>
                              <w:szCs w:val="32"/>
                              <w:lang w:val="en-CA"/>
                            </w:rPr>
                            <m:t>-</m:t>
                          </w:ins>
                        </m:r>
                        <m:sSub>
                          <m:sSubPr>
                            <m:ctrlPr>
                              <w:ins w:id="102" w:author="Joseph Stinziano" w:date="2020-06-25T12:30:00Z">
                                <w:rPr>
                                  <w:rFonts w:ascii="Cambria Math" w:hAnsi="Cambria Math" w:cstheme="minorHAnsi"/>
                                  <w:i/>
                                  <w:sz w:val="32"/>
                                  <w:szCs w:val="32"/>
                                  <w:lang w:val="en-CA"/>
                                </w:rPr>
                              </w:ins>
                            </m:ctrlPr>
                          </m:sSubPr>
                          <m:e>
                            <m:r>
                              <w:ins w:id="103" w:author="Joseph Stinziano" w:date="2020-06-25T12:30:00Z">
                                <w:rPr>
                                  <w:rFonts w:ascii="Cambria Math" w:hAnsi="Cambria Math" w:cstheme="minorHAnsi"/>
                                  <w:sz w:val="32"/>
                                  <w:szCs w:val="32"/>
                                  <w:lang w:val="en-CA"/>
                                </w:rPr>
                                <m:t>H</m:t>
                              </w:ins>
                            </m:r>
                          </m:e>
                          <m:sub>
                            <m:r>
                              <w:ins w:id="104" w:author="Joseph Stinziano" w:date="2020-06-25T12:30:00Z">
                                <w:rPr>
                                  <w:rFonts w:ascii="Cambria Math" w:hAnsi="Cambria Math" w:cstheme="minorHAnsi"/>
                                  <w:sz w:val="32"/>
                                  <w:szCs w:val="32"/>
                                  <w:lang w:val="en-CA"/>
                                </w:rPr>
                                <m:t>d</m:t>
                              </w:ins>
                            </m:r>
                          </m:sub>
                        </m:sSub>
                      </m:num>
                      <m:den>
                        <m:r>
                          <w:ins w:id="105" w:author="Joseph Stinziano" w:date="2020-06-25T12:29:00Z">
                            <w:rPr>
                              <w:rFonts w:ascii="Cambria Math" w:hAnsi="Cambria Math" w:cstheme="minorHAnsi"/>
                              <w:sz w:val="32"/>
                              <w:szCs w:val="32"/>
                              <w:lang w:val="en-CA"/>
                            </w:rPr>
                            <m:t>RT</m:t>
                          </w:ins>
                        </m:r>
                      </m:den>
                    </m:f>
                  </m:e>
                </m:d>
              </m:e>
            </m:func>
          </m:den>
        </m:f>
      </m:oMath>
      <w:ins w:id="106" w:author="Joseph Stinziano" w:date="2020-06-25T12:29:00Z">
        <w:r w:rsidR="005C2645" w:rsidRPr="00F44388">
          <w:rPr>
            <w:rFonts w:eastAsiaTheme="minorEastAsia" w:cstheme="minorHAnsi"/>
            <w:sz w:val="32"/>
            <w:szCs w:val="32"/>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t xml:space="preserve">Equation </w:t>
        </w:r>
        <w:r w:rsidR="005C2645">
          <w:rPr>
            <w:rFonts w:eastAsiaTheme="minorEastAsia" w:cstheme="minorHAnsi"/>
            <w:sz w:val="24"/>
            <w:szCs w:val="24"/>
            <w:lang w:val="en-CA"/>
          </w:rPr>
          <w:t>5</w:t>
        </w:r>
      </w:ins>
    </w:p>
    <w:p w14:paraId="3D9EF383" w14:textId="77777777" w:rsidR="005C2645" w:rsidRDefault="005C2645" w:rsidP="002B0AA8">
      <w:pPr>
        <w:spacing w:after="0" w:line="360" w:lineRule="auto"/>
        <w:rPr>
          <w:ins w:id="107" w:author="Joseph Stinziano" w:date="2020-06-25T12:29:00Z"/>
          <w:rFonts w:eastAsiaTheme="minorEastAsia" w:cstheme="minorHAnsi"/>
          <w:sz w:val="24"/>
          <w:szCs w:val="24"/>
          <w:lang w:val="en-CA"/>
        </w:rPr>
      </w:pPr>
    </w:p>
    <w:p w14:paraId="20815D40" w14:textId="36851DD7" w:rsidR="005613CA" w:rsidRPr="005C3801" w:rsidRDefault="00E45E7B" w:rsidP="002B0AA8">
      <w:pPr>
        <w:spacing w:after="0" w:line="360" w:lineRule="auto"/>
        <w:rPr>
          <w:rFonts w:eastAsiaTheme="minorEastAsia" w:cstheme="minorHAnsi"/>
          <w:sz w:val="24"/>
          <w:szCs w:val="24"/>
          <w:lang w:val="en-CA"/>
        </w:rPr>
      </w:pPr>
      <w:del w:id="108" w:author="Joseph Stinziano" w:date="2020-06-25T12:29:00Z">
        <w:r w:rsidRPr="005C3801" w:rsidDel="005C2645">
          <w:rPr>
            <w:rFonts w:eastAsiaTheme="minorEastAsia" w:cstheme="minorHAnsi"/>
            <w:sz w:val="24"/>
            <w:szCs w:val="24"/>
            <w:lang w:val="en-CA"/>
          </w:rPr>
          <w:delText xml:space="preserve"> </w:delText>
        </w:r>
      </w:del>
      <w:r w:rsidRPr="005C3801">
        <w:rPr>
          <w:rFonts w:eastAsiaTheme="minorEastAsia" w:cstheme="minorHAnsi"/>
          <w:sz w:val="24"/>
          <w:szCs w:val="24"/>
          <w:lang w:val="en-CA"/>
        </w:rPr>
        <w:t>We can relativize the equation to a reference temperature</w:t>
      </w:r>
      <w:r w:rsidR="00C45F83">
        <w:rPr>
          <w:rFonts w:eastAsiaTheme="minorEastAsia" w:cstheme="minorHAnsi"/>
          <w:sz w:val="24"/>
          <w:szCs w:val="24"/>
          <w:lang w:val="en-CA"/>
        </w:rPr>
        <w:t xml:space="preserve"> by dividing Equation </w:t>
      </w:r>
      <w:del w:id="109" w:author="Joseph Stinziano" w:date="2020-06-25T12:30:00Z">
        <w:r w:rsidR="00C45F83" w:rsidDel="005C2645">
          <w:rPr>
            <w:rFonts w:eastAsiaTheme="minorEastAsia" w:cstheme="minorHAnsi"/>
            <w:sz w:val="24"/>
            <w:szCs w:val="24"/>
            <w:lang w:val="en-CA"/>
          </w:rPr>
          <w:delText xml:space="preserve">4 </w:delText>
        </w:r>
      </w:del>
      <w:ins w:id="110" w:author="Joseph Stinziano" w:date="2020-06-25T12:30:00Z">
        <w:r w:rsidR="005C2645">
          <w:rPr>
            <w:rFonts w:eastAsiaTheme="minorEastAsia" w:cstheme="minorHAnsi"/>
            <w:sz w:val="24"/>
            <w:szCs w:val="24"/>
            <w:lang w:val="en-CA"/>
          </w:rPr>
          <w:t xml:space="preserve">5 </w:t>
        </w:r>
      </w:ins>
      <w:r w:rsidR="00C45F83">
        <w:rPr>
          <w:rFonts w:eastAsiaTheme="minorEastAsia" w:cstheme="minorHAnsi"/>
          <w:sz w:val="24"/>
          <w:szCs w:val="24"/>
          <w:lang w:val="en-CA"/>
        </w:rPr>
        <w:t xml:space="preserve">at a hypothetical temperature by Equation </w:t>
      </w:r>
      <w:del w:id="111" w:author="Joseph Stinziano" w:date="2020-06-25T12:30:00Z">
        <w:r w:rsidR="00C45F83" w:rsidDel="005C2645">
          <w:rPr>
            <w:rFonts w:eastAsiaTheme="minorEastAsia" w:cstheme="minorHAnsi"/>
            <w:sz w:val="24"/>
            <w:szCs w:val="24"/>
            <w:lang w:val="en-CA"/>
          </w:rPr>
          <w:delText xml:space="preserve">4 </w:delText>
        </w:r>
      </w:del>
      <w:ins w:id="112" w:author="Joseph Stinziano" w:date="2020-06-25T12:30:00Z">
        <w:r w:rsidR="005C2645">
          <w:rPr>
            <w:rFonts w:eastAsiaTheme="minorEastAsia" w:cstheme="minorHAnsi"/>
            <w:sz w:val="24"/>
            <w:szCs w:val="24"/>
            <w:lang w:val="en-CA"/>
          </w:rPr>
          <w:t xml:space="preserve">5 </w:t>
        </w:r>
      </w:ins>
      <w:r w:rsidR="00C45F83">
        <w:rPr>
          <w:rFonts w:eastAsiaTheme="minorEastAsia" w:cstheme="minorHAnsi"/>
          <w:sz w:val="24"/>
          <w:szCs w:val="24"/>
          <w:lang w:val="en-CA"/>
        </w:rPr>
        <w:t>at a standard temperature (i.e. 25 °C)</w:t>
      </w:r>
      <w:r w:rsidRPr="005C3801">
        <w:rPr>
          <w:rFonts w:eastAsiaTheme="minorEastAsia" w:cstheme="minorHAnsi"/>
          <w:sz w:val="24"/>
          <w:szCs w:val="24"/>
          <w:lang w:val="en-CA"/>
        </w:rPr>
        <w:t>:</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4239264B" w:rsidR="00E45E7B" w:rsidRPr="005C3801" w:rsidRDefault="00893B32" w:rsidP="002B0AA8">
      <w:pPr>
        <w:spacing w:after="0" w:line="360" w:lineRule="auto"/>
        <w:rPr>
          <w:rFonts w:eastAsiaTheme="minorEastAsia" w:cstheme="minorHAnsi"/>
          <w:sz w:val="24"/>
          <w:szCs w:val="24"/>
          <w:lang w:val="en-CA"/>
        </w:rPr>
      </w:pPr>
      <m:oMath>
        <m:f>
          <m:fPr>
            <m:ctrlPr>
              <w:rPr>
                <w:rFonts w:ascii="Cambria Math" w:hAnsi="Cambria Math" w:cstheme="minorHAnsi"/>
                <w:i/>
                <w:sz w:val="32"/>
                <w:szCs w:val="32"/>
                <w:lang w:val="en-CA"/>
              </w:rPr>
            </m:ctrlPr>
          </m:fPr>
          <m:num>
            <m:r>
              <w:rPr>
                <w:rFonts w:ascii="Cambria Math" w:hAnsi="Cambria Math" w:cstheme="minorHAnsi"/>
                <w:sz w:val="32"/>
                <w:szCs w:val="32"/>
                <w:lang w:val="en-CA"/>
              </w:rPr>
              <m:t>f(T)</m:t>
            </m:r>
          </m:num>
          <m:den>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den>
        </m:f>
        <m:r>
          <w:rPr>
            <w:rFonts w:ascii="Cambria Math" w:hAnsi="Cambria Math" w:cstheme="minorHAnsi"/>
            <w:sz w:val="32"/>
            <w:szCs w:val="32"/>
            <w:lang w:val="en-CA"/>
          </w:rPr>
          <m:t>=</m:t>
        </m:r>
        <m:f>
          <m:fPr>
            <m:ctrlPr>
              <w:rPr>
                <w:rFonts w:ascii="Cambria Math" w:hAnsi="Cambria Math" w:cstheme="minorHAnsi"/>
                <w:i/>
                <w:sz w:val="32"/>
                <w:szCs w:val="32"/>
                <w:lang w:val="en-CA"/>
              </w:rPr>
            </m:ctrlPr>
          </m:fPr>
          <m:num>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p>
                      <m:sSupPr>
                        <m:ctrlPr>
                          <w:rPr>
                            <w:rFonts w:ascii="Cambria Math" w:hAnsi="Cambria Math" w:cstheme="minorHAnsi"/>
                            <w:i/>
                            <w:sz w:val="32"/>
                            <w:szCs w:val="32"/>
                            <w:lang w:val="en-CA"/>
                          </w:rPr>
                        </m:ctrlPr>
                      </m:sSupPr>
                      <m:e>
                        <m:r>
                          <w:rPr>
                            <w:rFonts w:ascii="Cambria Math" w:hAnsi="Cambria Math" w:cstheme="minorHAnsi"/>
                            <w:sz w:val="32"/>
                            <w:szCs w:val="32"/>
                            <w:lang w:val="en-CA"/>
                          </w:rPr>
                          <m:t>c</m:t>
                        </m:r>
                      </m:e>
                      <m:sup>
                        <m:r>
                          <w:rPr>
                            <w:rFonts w:ascii="Cambria Math" w:hAnsi="Cambria Math" w:cstheme="minorHAnsi"/>
                            <w:sz w:val="32"/>
                            <w:szCs w:val="32"/>
                            <w:lang w:val="en-CA"/>
                          </w:rPr>
                          <m:t>''</m:t>
                        </m:r>
                      </m:sup>
                    </m:sSup>
                    <m:r>
                      <w:rPr>
                        <w:rFonts w:ascii="Cambria Math" w:hAnsi="Cambria Math" w:cstheme="minorHAnsi"/>
                        <w:sz w:val="32"/>
                        <w:szCs w:val="32"/>
                        <w:lang w:val="en-CA"/>
                      </w:rPr>
                      <m:t>T</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RT</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RT</m:t>
                                </m:r>
                              </m:den>
                            </m:f>
                          </m:e>
                        </m:d>
                      </m:e>
                    </m:func>
                  </m:den>
                </m:f>
              </m:e>
            </m:d>
          </m:num>
          <m:den>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p>
                      <m:sSupPr>
                        <m:ctrlPr>
                          <w:rPr>
                            <w:rFonts w:ascii="Cambria Math" w:hAnsi="Cambria Math" w:cstheme="minorHAnsi"/>
                            <w:i/>
                            <w:sz w:val="32"/>
                            <w:szCs w:val="32"/>
                            <w:lang w:val="en-CA"/>
                          </w:rPr>
                        </m:ctrlPr>
                      </m:sSupPr>
                      <m:e>
                        <m:r>
                          <w:rPr>
                            <w:rFonts w:ascii="Cambria Math" w:hAnsi="Cambria Math" w:cstheme="minorHAnsi"/>
                            <w:sz w:val="32"/>
                            <w:szCs w:val="32"/>
                            <w:lang w:val="en-CA"/>
                          </w:rPr>
                          <m:t>c</m:t>
                        </m:r>
                      </m:e>
                      <m:sup>
                        <m:r>
                          <w:rPr>
                            <w:rFonts w:ascii="Cambria Math" w:hAnsi="Cambria Math" w:cstheme="minorHAnsi"/>
                            <w:sz w:val="32"/>
                            <w:szCs w:val="32"/>
                            <w:lang w:val="en-CA"/>
                          </w:rPr>
                          <m:t>''</m:t>
                        </m:r>
                      </m:sup>
                    </m:sSup>
                    <m:r>
                      <w:rPr>
                        <w:rFonts w:ascii="Cambria Math" w:hAnsi="Cambria Math" w:cstheme="minorHAnsi"/>
                        <w:sz w:val="32"/>
                        <w:szCs w:val="32"/>
                        <w:lang w:val="en-CA"/>
                      </w:rPr>
                      <m:t>298.15</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298.15R</m:t>
                                </m:r>
                              </m:den>
                            </m:f>
                          </m:e>
                        </m:d>
                      </m:e>
                    </m:func>
                  </m:den>
                </m:f>
              </m:e>
            </m:d>
          </m:den>
        </m:f>
      </m:oMath>
      <w:r w:rsidR="00F10679" w:rsidRPr="00893B32">
        <w:rPr>
          <w:rFonts w:eastAsiaTheme="minorEastAsia" w:cstheme="minorHAnsi"/>
          <w:sz w:val="32"/>
          <w:szCs w:val="32"/>
          <w:lang w:val="en-CA"/>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del w:id="113" w:author="Joseph Stinziano" w:date="2020-06-25T12:13:00Z">
        <w:r w:rsidR="00124E3E" w:rsidRPr="005C3801" w:rsidDel="002721F2">
          <w:rPr>
            <w:rFonts w:eastAsiaTheme="minorEastAsia" w:cstheme="minorHAnsi"/>
            <w:sz w:val="24"/>
            <w:szCs w:val="24"/>
            <w:lang w:val="en-CA"/>
          </w:rPr>
          <w:tab/>
        </w:r>
      </w:del>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del w:id="114" w:author="Joseph Stinziano" w:date="2020-06-25T12:31:00Z">
        <w:r w:rsidR="007609D4" w:rsidDel="005C2645">
          <w:rPr>
            <w:rFonts w:eastAsiaTheme="minorEastAsia" w:cstheme="minorHAnsi"/>
            <w:sz w:val="24"/>
            <w:szCs w:val="24"/>
            <w:lang w:val="en-CA"/>
          </w:rPr>
          <w:delText>5</w:delText>
        </w:r>
      </w:del>
      <w:ins w:id="115" w:author="Joseph Stinziano" w:date="2020-06-25T12:31:00Z">
        <w:r w:rsidR="005C2645">
          <w:rPr>
            <w:rFonts w:eastAsiaTheme="minorEastAsia" w:cstheme="minorHAnsi"/>
            <w:sz w:val="24"/>
            <w:szCs w:val="24"/>
            <w:lang w:val="en-CA"/>
          </w:rPr>
          <w:t>6</w:t>
        </w:r>
      </w:ins>
    </w:p>
    <w:p w14:paraId="30DBFA2A" w14:textId="66CA09E0" w:rsidR="002B0AA8" w:rsidRDefault="002B0AA8" w:rsidP="002B0AA8">
      <w:pPr>
        <w:spacing w:after="0" w:line="360" w:lineRule="auto"/>
        <w:rPr>
          <w:rFonts w:eastAsiaTheme="minorEastAsia" w:cstheme="minorHAnsi"/>
          <w:sz w:val="24"/>
          <w:szCs w:val="24"/>
          <w:lang w:val="en-CA"/>
        </w:rPr>
      </w:pPr>
    </w:p>
    <w:p w14:paraId="6FE9D72D" w14:textId="06B9C0A9" w:rsidR="00F64D4E" w:rsidRDefault="00F64D4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Next, rearrange fractions</w:t>
      </w:r>
      <w:ins w:id="116" w:author="Joseph Stinziano" w:date="2020-06-25T15:39:00Z">
        <w:r w:rsidR="00CB297B">
          <w:rPr>
            <w:rFonts w:eastAsiaTheme="minorEastAsia" w:cstheme="minorHAnsi"/>
            <w:sz w:val="24"/>
            <w:szCs w:val="24"/>
            <w:lang w:val="en-CA"/>
          </w:rPr>
          <w:t xml:space="preserve"> so that there is one numerator and one denominator on each line</w:t>
        </w:r>
      </w:ins>
      <w:r>
        <w:rPr>
          <w:rFonts w:eastAsiaTheme="minorEastAsia" w:cstheme="minorHAnsi"/>
          <w:sz w:val="24"/>
          <w:szCs w:val="24"/>
          <w:lang w:val="en-CA"/>
        </w:rPr>
        <w:t xml:space="preserve"> for clarity:</w:t>
      </w:r>
    </w:p>
    <w:p w14:paraId="209E7E0B" w14:textId="77777777" w:rsidR="00F64D4E" w:rsidRPr="005C3801" w:rsidRDefault="00F64D4E" w:rsidP="002B0AA8">
      <w:pPr>
        <w:spacing w:after="0" w:line="360" w:lineRule="auto"/>
        <w:rPr>
          <w:rFonts w:eastAsiaTheme="minorEastAsia" w:cstheme="minorHAnsi"/>
          <w:sz w:val="24"/>
          <w:szCs w:val="24"/>
          <w:lang w:val="en-CA"/>
        </w:rPr>
      </w:pPr>
    </w:p>
    <w:p w14:paraId="0218F17B" w14:textId="5B3C402E" w:rsidR="00006AF9" w:rsidRPr="005C3801" w:rsidRDefault="00893B32" w:rsidP="002B0AA8">
      <w:pPr>
        <w:spacing w:after="0" w:line="360" w:lineRule="auto"/>
        <w:rPr>
          <w:rFonts w:eastAsiaTheme="minorEastAsia" w:cstheme="minorHAnsi"/>
          <w:sz w:val="24"/>
          <w:szCs w:val="24"/>
          <w:lang w:val="en-CA"/>
        </w:rPr>
      </w:pPr>
      <m:oMath>
        <m:f>
          <m:fPr>
            <m:ctrlPr>
              <w:rPr>
                <w:rFonts w:ascii="Cambria Math" w:hAnsi="Cambria Math" w:cstheme="minorHAnsi"/>
                <w:i/>
                <w:sz w:val="32"/>
                <w:szCs w:val="32"/>
                <w:lang w:val="en-CA"/>
              </w:rPr>
            </m:ctrlPr>
          </m:fPr>
          <m:num>
            <m:r>
              <w:rPr>
                <w:rFonts w:ascii="Cambria Math" w:hAnsi="Cambria Math" w:cstheme="minorHAnsi"/>
                <w:sz w:val="32"/>
                <w:szCs w:val="32"/>
                <w:lang w:val="en-CA"/>
              </w:rPr>
              <m:t>f(T)</m:t>
            </m:r>
          </m:num>
          <m:den>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den>
        </m:f>
        <m:r>
          <w:rPr>
            <w:rFonts w:ascii="Cambria Math" w:hAnsi="Cambria Math" w:cstheme="minorHAnsi"/>
            <w:sz w:val="32"/>
            <w:szCs w:val="32"/>
            <w:lang w:val="en-CA"/>
          </w:rPr>
          <m:t>=</m:t>
        </m:r>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p>
                  <m:sSupPr>
                    <m:ctrlPr>
                      <w:rPr>
                        <w:rFonts w:ascii="Cambria Math" w:hAnsi="Cambria Math" w:cstheme="minorHAnsi"/>
                        <w:i/>
                        <w:sz w:val="32"/>
                        <w:szCs w:val="32"/>
                        <w:lang w:val="en-CA"/>
                      </w:rPr>
                    </m:ctrlPr>
                  </m:sSupPr>
                  <m:e>
                    <m:r>
                      <w:rPr>
                        <w:rFonts w:ascii="Cambria Math" w:hAnsi="Cambria Math" w:cstheme="minorHAnsi"/>
                        <w:sz w:val="32"/>
                        <w:szCs w:val="32"/>
                        <w:lang w:val="en-CA"/>
                      </w:rPr>
                      <m:t>c</m:t>
                    </m:r>
                  </m:e>
                  <m:sup>
                    <m:r>
                      <w:rPr>
                        <w:rFonts w:ascii="Cambria Math" w:hAnsi="Cambria Math" w:cstheme="minorHAnsi"/>
                        <w:sz w:val="32"/>
                        <w:szCs w:val="32"/>
                        <w:lang w:val="en-CA"/>
                      </w:rPr>
                      <m:t>''</m:t>
                    </m:r>
                  </m:sup>
                </m:sSup>
                <m:r>
                  <w:rPr>
                    <w:rFonts w:ascii="Cambria Math" w:hAnsi="Cambria Math" w:cstheme="minorHAnsi"/>
                    <w:sz w:val="32"/>
                    <w:szCs w:val="32"/>
                    <w:lang w:val="en-CA"/>
                  </w:rPr>
                  <m:t>T</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RT</m:t>
                            </m:r>
                          </m:den>
                        </m:f>
                      </m:e>
                    </m:d>
                  </m:e>
                </m:func>
              </m:num>
              <m:den>
                <m:sSup>
                  <m:sSupPr>
                    <m:ctrlPr>
                      <w:rPr>
                        <w:rFonts w:ascii="Cambria Math" w:hAnsi="Cambria Math" w:cstheme="minorHAnsi"/>
                        <w:i/>
                        <w:sz w:val="32"/>
                        <w:szCs w:val="32"/>
                        <w:lang w:val="en-CA"/>
                      </w:rPr>
                    </m:ctrlPr>
                  </m:sSupPr>
                  <m:e>
                    <m:r>
                      <w:rPr>
                        <w:rFonts w:ascii="Cambria Math" w:hAnsi="Cambria Math" w:cstheme="minorHAnsi"/>
                        <w:sz w:val="32"/>
                        <w:szCs w:val="32"/>
                        <w:lang w:val="en-CA"/>
                      </w:rPr>
                      <m:t>c</m:t>
                    </m:r>
                  </m:e>
                  <m:sup>
                    <m:r>
                      <w:rPr>
                        <w:rFonts w:ascii="Cambria Math" w:hAnsi="Cambria Math" w:cstheme="minorHAnsi"/>
                        <w:sz w:val="32"/>
                        <w:szCs w:val="32"/>
                        <w:lang w:val="en-CA"/>
                      </w:rPr>
                      <m:t>''</m:t>
                    </m:r>
                  </m:sup>
                </m:sSup>
                <m:r>
                  <w:rPr>
                    <w:rFonts w:ascii="Cambria Math" w:hAnsi="Cambria Math" w:cstheme="minorHAnsi"/>
                    <w:sz w:val="32"/>
                    <w:szCs w:val="32"/>
                    <w:lang w:val="en-CA"/>
                  </w:rPr>
                  <m:t>298.15</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298.15R</m:t>
                            </m:r>
                          </m:den>
                        </m:f>
                      </m:e>
                    </m:d>
                  </m:e>
                </m:func>
              </m:den>
            </m:f>
          </m:e>
        </m:d>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RT</m:t>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ins w:id="117" w:author="Joseph Stinziano" w:date="2020-06-25T15:47:00Z">
        <w:r w:rsidR="00CB297B">
          <w:rPr>
            <w:rFonts w:eastAsiaTheme="minorEastAsia" w:cstheme="minorHAnsi"/>
            <w:sz w:val="24"/>
            <w:szCs w:val="24"/>
            <w:lang w:val="en-CA"/>
          </w:rPr>
          <w:tab/>
        </w:r>
        <w:r w:rsidR="00CB297B">
          <w:rPr>
            <w:rFonts w:eastAsiaTheme="minorEastAsia" w:cstheme="minorHAnsi"/>
            <w:sz w:val="24"/>
            <w:szCs w:val="24"/>
            <w:lang w:val="en-CA"/>
          </w:rPr>
          <w:tab/>
        </w:r>
      </w:ins>
      <w:r w:rsidR="00C13A0E" w:rsidRPr="005C3801">
        <w:rPr>
          <w:rFonts w:eastAsiaTheme="minorEastAsia" w:cstheme="minorHAnsi"/>
          <w:sz w:val="24"/>
          <w:szCs w:val="24"/>
          <w:lang w:val="en-CA"/>
        </w:rPr>
        <w:t xml:space="preserve">Equation </w:t>
      </w:r>
      <w:del w:id="118" w:author="Joseph Stinziano" w:date="2020-06-25T12:31:00Z">
        <w:r w:rsidR="007609D4" w:rsidDel="005C2645">
          <w:rPr>
            <w:rFonts w:eastAsiaTheme="minorEastAsia" w:cstheme="minorHAnsi"/>
            <w:sz w:val="24"/>
            <w:szCs w:val="24"/>
            <w:lang w:val="en-CA"/>
          </w:rPr>
          <w:delText>6</w:delText>
        </w:r>
      </w:del>
      <w:ins w:id="119" w:author="Joseph Stinziano" w:date="2020-06-25T12:31:00Z">
        <w:r w:rsidR="005C2645">
          <w:rPr>
            <w:rFonts w:eastAsiaTheme="minorEastAsia" w:cstheme="minorHAnsi"/>
            <w:sz w:val="24"/>
            <w:szCs w:val="24"/>
            <w:lang w:val="en-CA"/>
          </w:rPr>
          <w:t>7</w:t>
        </w:r>
      </w:ins>
    </w:p>
    <w:p w14:paraId="11F4B575" w14:textId="649746EB" w:rsidR="002B0AA8" w:rsidRDefault="002B0AA8" w:rsidP="002B0AA8">
      <w:pPr>
        <w:spacing w:after="0" w:line="360" w:lineRule="auto"/>
        <w:rPr>
          <w:rFonts w:eastAsiaTheme="minorEastAsia" w:cstheme="minorHAnsi"/>
          <w:sz w:val="24"/>
          <w:szCs w:val="24"/>
          <w:lang w:val="en-CA"/>
        </w:rPr>
      </w:pPr>
    </w:p>
    <w:p w14:paraId="1A888C40" w14:textId="27780C33" w:rsidR="00F64D4E" w:rsidRDefault="00F64D4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Cancel out </w:t>
      </w:r>
      <w:ins w:id="120" w:author="Joseph Stinziano" w:date="2020-06-25T15:39:00Z">
        <w:r w:rsidR="00CB297B">
          <w:rPr>
            <w:rFonts w:eastAsiaTheme="minorEastAsia" w:cstheme="minorHAnsi"/>
            <w:sz w:val="24"/>
            <w:szCs w:val="24"/>
            <w:lang w:val="en-CA"/>
          </w:rPr>
          <w:t xml:space="preserve">the constant </w:t>
        </w:r>
      </w:ins>
      <w:r>
        <w:rPr>
          <w:rFonts w:eastAsiaTheme="minorEastAsia" w:cstheme="minorHAnsi"/>
          <w:sz w:val="24"/>
          <w:szCs w:val="24"/>
          <w:lang w:val="en-CA"/>
        </w:rPr>
        <w:t>c’’, use exponent rules to simplify</w:t>
      </w:r>
      <w:ins w:id="121" w:author="Joseph Stinziano" w:date="2020-06-25T15:44:00Z">
        <w:r w:rsidR="00CB297B">
          <w:rPr>
            <w:rFonts w:eastAsiaTheme="minorEastAsia" w:cstheme="minorHAnsi"/>
            <w:sz w:val="24"/>
            <w:szCs w:val="24"/>
            <w:lang w:val="en-CA"/>
          </w:rPr>
          <w:t xml:space="preserve"> so that </w:t>
        </w:r>
        <w:proofErr w:type="spellStart"/>
        <w:r w:rsidR="00CB297B">
          <w:rPr>
            <w:rFonts w:eastAsiaTheme="minorEastAsia" w:cstheme="minorHAnsi"/>
            <w:sz w:val="24"/>
            <w:szCs w:val="24"/>
            <w:lang w:val="en-CA"/>
          </w:rPr>
          <w:t>E</w:t>
        </w:r>
        <w:r w:rsidR="00CB297B">
          <w:rPr>
            <w:rFonts w:eastAsiaTheme="minorEastAsia" w:cstheme="minorHAnsi"/>
            <w:sz w:val="24"/>
            <w:szCs w:val="24"/>
            <w:vertAlign w:val="subscript"/>
            <w:lang w:val="en-CA"/>
          </w:rPr>
          <w:t>a</w:t>
        </w:r>
        <w:proofErr w:type="spellEnd"/>
        <w:r w:rsidR="00CB297B">
          <w:rPr>
            <w:rFonts w:eastAsiaTheme="minorEastAsia" w:cstheme="minorHAnsi"/>
            <w:sz w:val="24"/>
            <w:szCs w:val="24"/>
            <w:lang w:val="en-CA"/>
          </w:rPr>
          <w:t xml:space="preserve"> is contained within a single exponential function, and the ΔS and </w:t>
        </w:r>
        <w:proofErr w:type="spellStart"/>
        <w:r w:rsidR="00CB297B">
          <w:rPr>
            <w:rFonts w:eastAsiaTheme="minorEastAsia" w:cstheme="minorHAnsi"/>
            <w:sz w:val="24"/>
            <w:szCs w:val="24"/>
            <w:lang w:val="en-CA"/>
          </w:rPr>
          <w:t>H</w:t>
        </w:r>
        <w:r w:rsidR="00CB297B">
          <w:rPr>
            <w:rFonts w:eastAsiaTheme="minorEastAsia" w:cstheme="minorHAnsi"/>
            <w:sz w:val="24"/>
            <w:szCs w:val="24"/>
            <w:vertAlign w:val="subscript"/>
            <w:lang w:val="en-CA"/>
          </w:rPr>
          <w:t>d</w:t>
        </w:r>
        <w:proofErr w:type="spellEnd"/>
        <w:r w:rsidR="00CB297B">
          <w:rPr>
            <w:rFonts w:eastAsiaTheme="minorEastAsia" w:cstheme="minorHAnsi"/>
            <w:sz w:val="24"/>
            <w:szCs w:val="24"/>
            <w:lang w:val="en-CA"/>
          </w:rPr>
          <w:t xml:space="preserve"> terms are grouped to</w:t>
        </w:r>
      </w:ins>
      <w:ins w:id="122" w:author="Joseph Stinziano" w:date="2020-06-25T15:45:00Z">
        <w:r w:rsidR="00CB297B">
          <w:rPr>
            <w:rFonts w:eastAsiaTheme="minorEastAsia" w:cstheme="minorHAnsi"/>
            <w:sz w:val="24"/>
            <w:szCs w:val="24"/>
            <w:lang w:val="en-CA"/>
          </w:rPr>
          <w:t>g</w:t>
        </w:r>
      </w:ins>
      <w:ins w:id="123" w:author="Joseph Stinziano" w:date="2020-06-25T15:44:00Z">
        <w:r w:rsidR="00CB297B">
          <w:rPr>
            <w:rFonts w:eastAsiaTheme="minorEastAsia" w:cstheme="minorHAnsi"/>
            <w:sz w:val="24"/>
            <w:szCs w:val="24"/>
            <w:lang w:val="en-CA"/>
          </w:rPr>
          <w:t>ether</w:t>
        </w:r>
      </w:ins>
      <w:r>
        <w:rPr>
          <w:rFonts w:eastAsiaTheme="minorEastAsia" w:cstheme="minorHAnsi"/>
          <w:sz w:val="24"/>
          <w:szCs w:val="24"/>
          <w:lang w:val="en-CA"/>
        </w:rPr>
        <w:t>:</w:t>
      </w:r>
    </w:p>
    <w:p w14:paraId="1BF6695B" w14:textId="77777777" w:rsidR="00F64D4E" w:rsidRPr="005C3801" w:rsidRDefault="00F64D4E" w:rsidP="002B0AA8">
      <w:pPr>
        <w:spacing w:after="0" w:line="360" w:lineRule="auto"/>
        <w:rPr>
          <w:rFonts w:eastAsiaTheme="minorEastAsia" w:cstheme="minorHAnsi"/>
          <w:sz w:val="24"/>
          <w:szCs w:val="24"/>
          <w:lang w:val="en-CA"/>
        </w:rPr>
      </w:pPr>
    </w:p>
    <w:p w14:paraId="73E1FEB4" w14:textId="7435C2BD" w:rsidR="00006AF9" w:rsidRPr="005C3801" w:rsidRDefault="00893B32" w:rsidP="002B0AA8">
      <w:pPr>
        <w:spacing w:after="0" w:line="360" w:lineRule="auto"/>
        <w:rPr>
          <w:rFonts w:eastAsiaTheme="minorEastAsia" w:cstheme="minorHAnsi"/>
          <w:sz w:val="24"/>
          <w:szCs w:val="24"/>
          <w:lang w:val="en-CA"/>
        </w:rPr>
      </w:pPr>
      <m:oMath>
        <m:f>
          <m:fPr>
            <m:ctrlPr>
              <w:rPr>
                <w:rFonts w:ascii="Cambria Math" w:hAnsi="Cambria Math" w:cstheme="minorHAnsi"/>
                <w:i/>
                <w:sz w:val="32"/>
                <w:szCs w:val="32"/>
                <w:lang w:val="en-CA"/>
              </w:rPr>
            </m:ctrlPr>
          </m:fPr>
          <m:num>
            <m:r>
              <w:rPr>
                <w:rFonts w:ascii="Cambria Math" w:hAnsi="Cambria Math" w:cstheme="minorHAnsi"/>
                <w:sz w:val="32"/>
                <w:szCs w:val="32"/>
                <w:lang w:val="en-CA"/>
              </w:rPr>
              <m:t>f(T)</m:t>
            </m:r>
          </m:num>
          <m:den>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den>
        </m:f>
        <m:r>
          <w:rPr>
            <w:rFonts w:ascii="Cambria Math" w:hAnsi="Cambria Math" w:cstheme="minorHAnsi"/>
            <w:sz w:val="32"/>
            <w:szCs w:val="32"/>
            <w:lang w:val="en-CA"/>
          </w:rPr>
          <m:t>=</m:t>
        </m:r>
        <m:f>
          <m:fPr>
            <m:ctrlPr>
              <w:rPr>
                <w:rFonts w:ascii="Cambria Math" w:hAnsi="Cambria Math" w:cstheme="minorHAnsi"/>
                <w:i/>
                <w:sz w:val="32"/>
                <w:szCs w:val="32"/>
                <w:lang w:val="en-CA"/>
              </w:rPr>
            </m:ctrlPr>
          </m:fPr>
          <m:num>
            <m:r>
              <w:rPr>
                <w:rFonts w:ascii="Cambria Math" w:hAnsi="Cambria Math" w:cstheme="minorHAnsi"/>
                <w:sz w:val="32"/>
                <w:szCs w:val="32"/>
                <w:lang w:val="en-CA"/>
              </w:rPr>
              <m:t>T</m:t>
            </m:r>
          </m:num>
          <m:den>
            <m:r>
              <w:rPr>
                <w:rFonts w:ascii="Cambria Math" w:hAnsi="Cambria Math" w:cstheme="minorHAnsi"/>
                <w:sz w:val="32"/>
                <w:szCs w:val="32"/>
                <w:lang w:val="en-CA"/>
              </w:rPr>
              <m:t>298.15</m:t>
            </m:r>
          </m:den>
        </m:f>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RT</m:t>
                    </m:r>
                  </m:den>
                </m:f>
                <m:r>
                  <w:del w:id="124" w:author="Joseph Stinziano" w:date="2020-07-06T10:22:00Z">
                    <w:rPr>
                      <w:rFonts w:ascii="Cambria Math" w:hAnsi="Cambria Math" w:cstheme="minorHAnsi"/>
                      <w:sz w:val="32"/>
                      <w:szCs w:val="32"/>
                      <w:lang w:val="en-CA"/>
                    </w:rPr>
                    <m:t>-</m:t>
                  </w:del>
                </m:r>
                <m:f>
                  <m:fPr>
                    <m:ctrlPr>
                      <w:del w:id="125" w:author="Joseph Stinziano" w:date="2020-07-06T10:22:00Z">
                        <w:rPr>
                          <w:rFonts w:ascii="Cambria Math" w:hAnsi="Cambria Math" w:cstheme="minorHAnsi"/>
                          <w:i/>
                          <w:sz w:val="32"/>
                          <w:szCs w:val="32"/>
                          <w:lang w:val="en-CA"/>
                        </w:rPr>
                      </w:del>
                    </m:ctrlPr>
                  </m:fPr>
                  <m:num>
                    <m:r>
                      <w:del w:id="126" w:author="Joseph Stinziano" w:date="2020-07-06T10:22:00Z">
                        <w:rPr>
                          <w:rFonts w:ascii="Cambria Math" w:hAnsi="Cambria Math" w:cstheme="minorHAnsi"/>
                          <w:sz w:val="32"/>
                          <w:szCs w:val="32"/>
                          <w:lang w:val="en-CA"/>
                        </w:rPr>
                        <m:t>-</m:t>
                      </w:del>
                    </m:r>
                    <m:sSub>
                      <m:sSubPr>
                        <m:ctrlPr>
                          <w:del w:id="127" w:author="Joseph Stinziano" w:date="2020-07-06T10:22:00Z">
                            <w:rPr>
                              <w:rFonts w:ascii="Cambria Math" w:hAnsi="Cambria Math" w:cstheme="minorHAnsi"/>
                              <w:i/>
                              <w:sz w:val="32"/>
                              <w:szCs w:val="32"/>
                              <w:lang w:val="en-CA"/>
                            </w:rPr>
                          </w:del>
                        </m:ctrlPr>
                      </m:sSubPr>
                      <m:e>
                        <m:r>
                          <w:del w:id="128" w:author="Joseph Stinziano" w:date="2020-07-06T10:22:00Z">
                            <w:rPr>
                              <w:rFonts w:ascii="Cambria Math" w:hAnsi="Cambria Math" w:cstheme="minorHAnsi"/>
                              <w:sz w:val="32"/>
                              <w:szCs w:val="32"/>
                              <w:lang w:val="en-CA"/>
                            </w:rPr>
                            <m:t>E</m:t>
                          </w:del>
                        </m:r>
                      </m:e>
                      <m:sub>
                        <m:r>
                          <w:del w:id="129" w:author="Joseph Stinziano" w:date="2020-07-06T10:22:00Z">
                            <w:rPr>
                              <w:rFonts w:ascii="Cambria Math" w:hAnsi="Cambria Math" w:cstheme="minorHAnsi"/>
                              <w:sz w:val="32"/>
                              <w:szCs w:val="32"/>
                              <w:lang w:val="en-CA"/>
                            </w:rPr>
                            <m:t>a</m:t>
                          </w:del>
                        </m:r>
                      </m:sub>
                    </m:sSub>
                  </m:num>
                  <m:den>
                    <m:r>
                      <w:del w:id="130" w:author="Joseph Stinziano" w:date="2020-07-06T10:22:00Z">
                        <w:rPr>
                          <w:rFonts w:ascii="Cambria Math" w:hAnsi="Cambria Math" w:cstheme="minorHAnsi"/>
                          <w:sz w:val="32"/>
                          <w:szCs w:val="32"/>
                          <w:lang w:val="en-CA"/>
                        </w:rPr>
                        <m:t>298.15R</m:t>
                      </w:del>
                    </m:r>
                  </m:den>
                </m:f>
                <m:r>
                  <w:ins w:id="131" w:author="Joseph Stinziano" w:date="2020-07-06T10:22:00Z">
                    <w:rPr>
                      <w:rFonts w:ascii="Cambria Math" w:hAnsi="Cambria Math" w:cstheme="minorHAnsi"/>
                      <w:sz w:val="32"/>
                      <w:szCs w:val="32"/>
                      <w:lang w:val="en-CA"/>
                    </w:rPr>
                    <m:t>—</m:t>
                  </w:ins>
                </m:r>
              </m:e>
            </m:d>
          </m:e>
        </m:func>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r>
                          <w:rPr>
                            <w:rFonts w:ascii="Cambria Math" w:hAnsi="Cambria Math" w:cstheme="minorHAnsi"/>
                            <w:sz w:val="32"/>
                            <w:szCs w:val="32"/>
                            <w:lang w:val="en-CA"/>
                          </w:rPr>
                          <m:t>+</m:t>
                        </m:r>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r>
                          <w:rPr>
                            <w:rFonts w:ascii="Cambria Math" w:hAnsi="Cambria Math" w:cstheme="minorHAnsi"/>
                            <w:sz w:val="32"/>
                            <w:szCs w:val="32"/>
                            <w:lang w:val="en-CA"/>
                          </w:rPr>
                          <m:t>+</m:t>
                        </m:r>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RT</m:t>
                            </m:r>
                          </m:den>
                        </m:f>
                      </m:e>
                    </m:d>
                  </m:e>
                </m:func>
              </m:den>
            </m:f>
          </m:e>
        </m:d>
      </m:oMath>
      <w:r w:rsidR="00C13A0E" w:rsidRPr="005C3801">
        <w:rPr>
          <w:rFonts w:eastAsiaTheme="minorEastAsia" w:cstheme="minorHAnsi"/>
          <w:sz w:val="24"/>
          <w:szCs w:val="24"/>
          <w:lang w:val="en-CA"/>
        </w:rPr>
        <w:tab/>
      </w:r>
      <w:ins w:id="132" w:author="Joseph Stinziano" w:date="2020-06-25T15:47:00Z">
        <w:r w:rsidR="00CB297B">
          <w:rPr>
            <w:rFonts w:eastAsiaTheme="minorEastAsia" w:cstheme="minorHAnsi"/>
            <w:sz w:val="24"/>
            <w:szCs w:val="24"/>
            <w:lang w:val="en-CA"/>
          </w:rPr>
          <w:tab/>
        </w:r>
      </w:ins>
      <w:del w:id="133" w:author="Joseph Stinziano" w:date="2020-06-25T12:12:00Z">
        <w:r w:rsidR="00B34BB5" w:rsidRPr="005C3801" w:rsidDel="002721F2">
          <w:rPr>
            <w:rFonts w:eastAsiaTheme="minorEastAsia" w:cstheme="minorHAnsi"/>
            <w:sz w:val="24"/>
            <w:szCs w:val="24"/>
            <w:lang w:val="en-CA"/>
          </w:rPr>
          <w:tab/>
        </w:r>
        <w:r w:rsidR="00124E3E" w:rsidRPr="005C3801" w:rsidDel="002721F2">
          <w:rPr>
            <w:rFonts w:eastAsiaTheme="minorEastAsia" w:cstheme="minorHAnsi"/>
            <w:sz w:val="24"/>
            <w:szCs w:val="24"/>
            <w:lang w:val="en-CA"/>
          </w:rPr>
          <w:tab/>
        </w:r>
      </w:del>
      <w:r w:rsidR="00124E3E" w:rsidRPr="005C3801">
        <w:rPr>
          <w:rFonts w:eastAsiaTheme="minorEastAsia" w:cstheme="minorHAnsi"/>
          <w:sz w:val="24"/>
          <w:szCs w:val="24"/>
          <w:lang w:val="en-CA"/>
        </w:rPr>
        <w:tab/>
      </w:r>
      <w:commentRangeStart w:id="134"/>
      <w:r w:rsidR="00C13A0E" w:rsidRPr="005C3801">
        <w:rPr>
          <w:rFonts w:eastAsiaTheme="minorEastAsia" w:cstheme="minorHAnsi"/>
          <w:sz w:val="24"/>
          <w:szCs w:val="24"/>
          <w:lang w:val="en-CA"/>
        </w:rPr>
        <w:t xml:space="preserve">Equation </w:t>
      </w:r>
      <w:del w:id="135" w:author="Joseph Stinziano" w:date="2020-06-25T12:31:00Z">
        <w:r w:rsidR="007609D4" w:rsidDel="005C2645">
          <w:rPr>
            <w:rFonts w:eastAsiaTheme="minorEastAsia" w:cstheme="minorHAnsi"/>
            <w:sz w:val="24"/>
            <w:szCs w:val="24"/>
            <w:lang w:val="en-CA"/>
          </w:rPr>
          <w:delText>7</w:delText>
        </w:r>
        <w:commentRangeEnd w:id="134"/>
        <w:r w:rsidR="00205BBD" w:rsidDel="005C2645">
          <w:rPr>
            <w:rStyle w:val="CommentReference"/>
          </w:rPr>
          <w:commentReference w:id="134"/>
        </w:r>
      </w:del>
      <w:ins w:id="136" w:author="Joseph Stinziano" w:date="2020-06-25T12:31:00Z">
        <w:r w:rsidR="005C2645">
          <w:rPr>
            <w:rFonts w:eastAsiaTheme="minorEastAsia" w:cstheme="minorHAnsi"/>
            <w:sz w:val="24"/>
            <w:szCs w:val="24"/>
            <w:lang w:val="en-CA"/>
          </w:rPr>
          <w:t>8</w:t>
        </w:r>
      </w:ins>
    </w:p>
    <w:p w14:paraId="3FF52EE2" w14:textId="59B3574D" w:rsidR="002B0AA8" w:rsidRDefault="002B0AA8" w:rsidP="002B0AA8">
      <w:pPr>
        <w:spacing w:after="0" w:line="360" w:lineRule="auto"/>
        <w:rPr>
          <w:rFonts w:eastAsiaTheme="minorEastAsia" w:cstheme="minorHAnsi"/>
          <w:sz w:val="24"/>
          <w:szCs w:val="24"/>
          <w:lang w:val="en-CA"/>
        </w:rPr>
      </w:pPr>
    </w:p>
    <w:p w14:paraId="50290D32" w14:textId="2217D905" w:rsidR="00F64D4E" w:rsidRDefault="00A30E6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Simplify further by setting a common denominator within exponential terms:</w:t>
      </w:r>
    </w:p>
    <w:p w14:paraId="077617FD" w14:textId="77777777" w:rsidR="00F64D4E" w:rsidRPr="005C3801" w:rsidRDefault="00F64D4E" w:rsidP="002B0AA8">
      <w:pPr>
        <w:spacing w:after="0" w:line="360" w:lineRule="auto"/>
        <w:rPr>
          <w:rFonts w:eastAsiaTheme="minorEastAsia" w:cstheme="minorHAnsi"/>
          <w:sz w:val="24"/>
          <w:szCs w:val="24"/>
          <w:lang w:val="en-CA"/>
        </w:rPr>
      </w:pPr>
    </w:p>
    <w:p w14:paraId="3C1478BB" w14:textId="7459676D" w:rsidR="00E875FB" w:rsidRPr="005C3801" w:rsidRDefault="00CB297B" w:rsidP="002B0AA8">
      <w:pPr>
        <w:spacing w:after="0" w:line="360" w:lineRule="auto"/>
        <w:rPr>
          <w:rFonts w:eastAsiaTheme="minorEastAsia" w:cstheme="minorHAnsi"/>
          <w:sz w:val="24"/>
          <w:szCs w:val="24"/>
          <w:lang w:val="en-CA"/>
        </w:rPr>
      </w:pPr>
      <m:oMath>
        <m:r>
          <w:ins w:id="137" w:author="Joseph Stinziano" w:date="2020-06-25T15:47:00Z">
            <w:rPr>
              <w:rFonts w:ascii="Cambria Math" w:hAnsi="Cambria Math" w:cstheme="minorHAnsi"/>
              <w:sz w:val="32"/>
              <w:szCs w:val="32"/>
              <w:lang w:val="en-CA"/>
            </w:rPr>
            <m:t>f(T)</m:t>
          </w:ins>
        </m:r>
        <m:r>
          <w:del w:id="138" w:author="Joseph Stinziano" w:date="2020-06-25T15:47:00Z">
            <w:rPr>
              <w:rFonts w:ascii="Cambria Math" w:hAnsi="Cambria Math" w:cstheme="minorHAnsi"/>
              <w:sz w:val="32"/>
              <w:szCs w:val="32"/>
              <w:lang w:val="en-CA"/>
            </w:rPr>
            <m:t>I</m:t>
          </w:del>
        </m:r>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ins w:id="139" w:author="Joseph Stinziano" w:date="2020-06-25T15:46:00Z">
                <w:rPr>
                  <w:rFonts w:ascii="Cambria Math" w:hAnsi="Cambria Math" w:cstheme="minorHAnsi"/>
                  <w:sz w:val="32"/>
                  <w:szCs w:val="32"/>
                  <w:lang w:val="en-CA"/>
                </w:rPr>
                <m:t>k</m:t>
              </w:ins>
            </m:r>
          </m:e>
          <m:sub>
            <m:r>
              <w:rPr>
                <w:rFonts w:ascii="Cambria Math" w:hAnsi="Cambria Math" w:cstheme="minorHAnsi"/>
                <w:sz w:val="32"/>
                <w:szCs w:val="32"/>
                <w:lang w:val="en-CA"/>
              </w:rPr>
              <m:t>25</m:t>
            </m:r>
          </m:sub>
        </m:sSub>
        <m:f>
          <m:fPr>
            <m:ctrlPr>
              <w:rPr>
                <w:rFonts w:ascii="Cambria Math" w:hAnsi="Cambria Math" w:cstheme="minorHAnsi"/>
                <w:i/>
                <w:sz w:val="32"/>
                <w:szCs w:val="32"/>
                <w:lang w:val="en-CA"/>
              </w:rPr>
            </m:ctrlPr>
          </m:fPr>
          <m:num>
            <m:r>
              <w:rPr>
                <w:rFonts w:ascii="Cambria Math" w:hAnsi="Cambria Math" w:cstheme="minorHAnsi"/>
                <w:sz w:val="32"/>
                <w:szCs w:val="32"/>
                <w:lang w:val="en-CA"/>
              </w:rPr>
              <m:t>T</m:t>
            </m:r>
          </m:num>
          <m:den>
            <m:r>
              <w:rPr>
                <w:rFonts w:ascii="Cambria Math" w:hAnsi="Cambria Math" w:cstheme="minorHAnsi"/>
                <w:sz w:val="32"/>
                <w:szCs w:val="32"/>
                <w:lang w:val="en-CA"/>
              </w:rPr>
              <m:t>298.15</m:t>
            </m:r>
          </m:den>
        </m:f>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r>
                      <w:del w:id="140" w:author="Joseph Stinziano" w:date="2020-06-25T12:33:00Z">
                        <w:rPr>
                          <w:rFonts w:ascii="Cambria Math" w:hAnsi="Cambria Math" w:cstheme="minorHAnsi"/>
                          <w:sz w:val="32"/>
                          <w:szCs w:val="32"/>
                          <w:lang w:val="en-CA"/>
                        </w:rPr>
                        <m:t>ΔH‡</m:t>
                      </w:del>
                    </m:r>
                    <m:r>
                      <w:rPr>
                        <w:rFonts w:ascii="Cambria Math" w:hAnsi="Cambria Math" w:cstheme="minorHAnsi"/>
                        <w:sz w:val="32"/>
                        <w:szCs w:val="32"/>
                        <w:lang w:val="en-CA"/>
                      </w:rPr>
                      <m:t>298.15</m:t>
                    </m:r>
                    <m:sSub>
                      <m:sSubPr>
                        <m:ctrlPr>
                          <w:ins w:id="141" w:author="Joseph Stinziano" w:date="2020-06-25T12:33:00Z">
                            <w:rPr>
                              <w:rFonts w:ascii="Cambria Math" w:hAnsi="Cambria Math" w:cstheme="minorHAnsi"/>
                              <w:i/>
                              <w:sz w:val="32"/>
                              <w:szCs w:val="32"/>
                              <w:lang w:val="en-CA"/>
                            </w:rPr>
                          </w:ins>
                        </m:ctrlPr>
                      </m:sSubPr>
                      <m:e>
                        <m:r>
                          <w:ins w:id="142" w:author="Joseph Stinziano" w:date="2020-06-25T12:33:00Z">
                            <w:rPr>
                              <w:rFonts w:ascii="Cambria Math" w:hAnsi="Cambria Math" w:cstheme="minorHAnsi"/>
                              <w:sz w:val="32"/>
                              <w:szCs w:val="32"/>
                              <w:lang w:val="en-CA"/>
                            </w:rPr>
                            <m:t>E</m:t>
                          </w:ins>
                        </m:r>
                      </m:e>
                      <m:sub>
                        <m:r>
                          <w:ins w:id="143" w:author="Joseph Stinziano" w:date="2020-06-25T12:33:00Z">
                            <w:rPr>
                              <w:rFonts w:ascii="Cambria Math" w:hAnsi="Cambria Math" w:cstheme="minorHAnsi"/>
                              <w:sz w:val="32"/>
                              <w:szCs w:val="32"/>
                              <w:lang w:val="en-CA"/>
                            </w:rPr>
                            <m:t>a</m:t>
                          </w:ins>
                        </m:r>
                      </m:sub>
                    </m:sSub>
                    <m:r>
                      <w:del w:id="144" w:author="Joseph Stinziano" w:date="2020-06-25T12:34:00Z">
                        <w:rPr>
                          <w:rFonts w:ascii="Cambria Math" w:hAnsi="Cambria Math" w:cstheme="minorHAnsi"/>
                          <w:sz w:val="32"/>
                          <w:szCs w:val="32"/>
                          <w:lang w:val="en-CA"/>
                        </w:rPr>
                        <m:t>∓</m:t>
                      </w:del>
                    </m:r>
                    <m:r>
                      <w:ins w:id="145" w:author="Joseph Stinziano" w:date="2020-06-25T12:34:00Z">
                        <w:rPr>
                          <w:rFonts w:ascii="Cambria Math" w:hAnsi="Cambria Math" w:cstheme="minorHAnsi"/>
                          <w:sz w:val="32"/>
                          <w:szCs w:val="32"/>
                          <w:lang w:val="en-CA"/>
                        </w:rPr>
                        <m:t>+</m:t>
                      </w:ins>
                    </m:r>
                    <m:sSub>
                      <m:sSubPr>
                        <m:ctrlPr>
                          <w:ins w:id="146" w:author="Joseph Stinziano" w:date="2020-06-25T12:33:00Z">
                            <w:rPr>
                              <w:rFonts w:ascii="Cambria Math" w:hAnsi="Cambria Math" w:cstheme="minorHAnsi"/>
                              <w:i/>
                              <w:sz w:val="32"/>
                              <w:szCs w:val="32"/>
                              <w:lang w:val="en-CA"/>
                            </w:rPr>
                          </w:ins>
                        </m:ctrlPr>
                      </m:sSubPr>
                      <m:e>
                        <m:r>
                          <w:ins w:id="147" w:author="Joseph Stinziano" w:date="2020-06-25T12:33:00Z">
                            <w:rPr>
                              <w:rFonts w:ascii="Cambria Math" w:hAnsi="Cambria Math" w:cstheme="minorHAnsi"/>
                              <w:sz w:val="32"/>
                              <w:szCs w:val="32"/>
                              <w:lang w:val="en-CA"/>
                            </w:rPr>
                            <m:t>E</m:t>
                          </w:ins>
                        </m:r>
                      </m:e>
                      <m:sub>
                        <m:r>
                          <w:ins w:id="148" w:author="Joseph Stinziano" w:date="2020-06-25T12:33:00Z">
                            <w:rPr>
                              <w:rFonts w:ascii="Cambria Math" w:hAnsi="Cambria Math" w:cstheme="minorHAnsi"/>
                              <w:sz w:val="32"/>
                              <w:szCs w:val="32"/>
                              <w:lang w:val="en-CA"/>
                            </w:rPr>
                            <m:t>a</m:t>
                          </w:ins>
                        </m:r>
                      </m:sub>
                    </m:sSub>
                    <m:r>
                      <w:del w:id="149" w:author="Joseph Stinziano" w:date="2020-06-25T12:33:00Z">
                        <w:rPr>
                          <w:rFonts w:ascii="Cambria Math" w:hAnsi="Cambria Math" w:cstheme="minorHAnsi"/>
                          <w:sz w:val="32"/>
                          <w:szCs w:val="32"/>
                          <w:lang w:val="en-CA"/>
                        </w:rPr>
                        <m:t>ΔH‡</m:t>
                      </w:del>
                    </m:r>
                    <m:r>
                      <w:rPr>
                        <w:rFonts w:ascii="Cambria Math" w:hAnsi="Cambria Math" w:cstheme="minorHAnsi"/>
                        <w:sz w:val="32"/>
                        <w:szCs w:val="32"/>
                        <w:lang w:val="en-CA"/>
                      </w:rPr>
                      <m:t>T</m:t>
                    </m:r>
                  </m:num>
                  <m:den>
                    <m:r>
                      <w:del w:id="150" w:author="Bridget Kathleen Murphy" w:date="2020-06-22T22:12:00Z">
                        <w:rPr>
                          <w:rFonts w:ascii="Cambria Math" w:hAnsi="Cambria Math" w:cstheme="minorHAnsi"/>
                          <w:sz w:val="32"/>
                          <w:szCs w:val="32"/>
                          <w:lang w:val="en-CA"/>
                        </w:rPr>
                        <m:t>RT</m:t>
                      </w:del>
                    </m:r>
                    <m:r>
                      <w:rPr>
                        <w:rFonts w:ascii="Cambria Math" w:hAnsi="Cambria Math" w:cstheme="minorHAnsi"/>
                        <w:sz w:val="32"/>
                        <w:szCs w:val="32"/>
                        <w:lang w:val="en-CA"/>
                      </w:rPr>
                      <m:t>298.15</m:t>
                    </m:r>
                    <m:r>
                      <w:ins w:id="151" w:author="Bridget Kathleen Murphy" w:date="2020-06-22T22:12:00Z">
                        <w:rPr>
                          <w:rFonts w:ascii="Cambria Math" w:hAnsi="Cambria Math" w:cstheme="minorHAnsi"/>
                          <w:sz w:val="32"/>
                          <w:szCs w:val="32"/>
                          <w:lang w:val="en-CA"/>
                        </w:rPr>
                        <m:t>RT</m:t>
                      </w:ins>
                    </m:r>
                  </m:den>
                </m:f>
              </m:e>
            </m:d>
          </m:e>
        </m:func>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298.15ΔS-</m:t>
                            </m:r>
                            <m:sSub>
                              <m:sSubPr>
                                <m:ctrlPr>
                                  <w:ins w:id="152" w:author="Joseph Stinziano" w:date="2020-06-25T12:33:00Z">
                                    <w:rPr>
                                      <w:rFonts w:ascii="Cambria Math" w:hAnsi="Cambria Math" w:cstheme="minorHAnsi"/>
                                      <w:i/>
                                      <w:sz w:val="32"/>
                                      <w:szCs w:val="32"/>
                                      <w:lang w:val="en-CA"/>
                                    </w:rPr>
                                  </w:ins>
                                </m:ctrlPr>
                              </m:sSubPr>
                              <m:e>
                                <m:r>
                                  <w:ins w:id="153" w:author="Joseph Stinziano" w:date="2020-06-25T12:33:00Z">
                                    <w:rPr>
                                      <w:rFonts w:ascii="Cambria Math" w:hAnsi="Cambria Math" w:cstheme="minorHAnsi"/>
                                      <w:sz w:val="32"/>
                                      <w:szCs w:val="32"/>
                                      <w:lang w:val="en-CA"/>
                                    </w:rPr>
                                    <m:t>H</m:t>
                                  </w:ins>
                                </m:r>
                              </m:e>
                              <m:sub>
                                <m:r>
                                  <w:ins w:id="154" w:author="Joseph Stinziano" w:date="2020-06-25T12:33:00Z">
                                    <w:rPr>
                                      <w:rFonts w:ascii="Cambria Math" w:hAnsi="Cambria Math" w:cstheme="minorHAnsi"/>
                                      <w:sz w:val="32"/>
                                      <w:szCs w:val="32"/>
                                      <w:lang w:val="en-CA"/>
                                    </w:rPr>
                                    <m:t>d</m:t>
                                  </w:ins>
                                </m:r>
                              </m:sub>
                            </m:sSub>
                            <m:r>
                              <w:del w:id="155" w:author="Joseph Stinziano" w:date="2020-06-25T12:33:00Z">
                                <w:rPr>
                                  <w:rFonts w:ascii="Cambria Math" w:hAnsi="Cambria Math" w:cstheme="minorHAnsi"/>
                                  <w:sz w:val="32"/>
                                  <w:szCs w:val="32"/>
                                  <w:lang w:val="en-CA"/>
                                </w:rPr>
                                <m:t>ΔH</m:t>
                              </w:del>
                            </m:r>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TΔS-</m:t>
                            </m:r>
                            <m:sSub>
                              <m:sSubPr>
                                <m:ctrlPr>
                                  <w:ins w:id="156" w:author="Joseph Stinziano" w:date="2020-06-25T12:33:00Z">
                                    <w:rPr>
                                      <w:rFonts w:ascii="Cambria Math" w:hAnsi="Cambria Math" w:cstheme="minorHAnsi"/>
                                      <w:i/>
                                      <w:sz w:val="32"/>
                                      <w:szCs w:val="32"/>
                                      <w:lang w:val="en-CA"/>
                                    </w:rPr>
                                  </w:ins>
                                </m:ctrlPr>
                              </m:sSubPr>
                              <m:e>
                                <m:r>
                                  <w:ins w:id="157" w:author="Joseph Stinziano" w:date="2020-06-25T12:33:00Z">
                                    <w:rPr>
                                      <w:rFonts w:ascii="Cambria Math" w:hAnsi="Cambria Math" w:cstheme="minorHAnsi"/>
                                      <w:sz w:val="32"/>
                                      <w:szCs w:val="32"/>
                                      <w:lang w:val="en-CA"/>
                                    </w:rPr>
                                    <m:t>H</m:t>
                                  </w:ins>
                                </m:r>
                              </m:e>
                              <m:sub>
                                <m:r>
                                  <w:ins w:id="158" w:author="Joseph Stinziano" w:date="2020-06-25T12:33:00Z">
                                    <w:rPr>
                                      <w:rFonts w:ascii="Cambria Math" w:hAnsi="Cambria Math" w:cstheme="minorHAnsi"/>
                                      <w:sz w:val="32"/>
                                      <w:szCs w:val="32"/>
                                      <w:lang w:val="en-CA"/>
                                    </w:rPr>
                                    <m:t>d</m:t>
                                  </w:ins>
                                </m:r>
                              </m:sub>
                            </m:sSub>
                            <m:r>
                              <w:del w:id="159" w:author="Joseph Stinziano" w:date="2020-06-25T12:33:00Z">
                                <w:rPr>
                                  <w:rFonts w:ascii="Cambria Math" w:hAnsi="Cambria Math" w:cstheme="minorHAnsi"/>
                                  <w:sz w:val="32"/>
                                  <w:szCs w:val="32"/>
                                  <w:lang w:val="en-CA"/>
                                </w:rPr>
                                <m:t>ΔH</m:t>
                              </w:del>
                            </m:r>
                          </m:num>
                          <m:den>
                            <m:r>
                              <w:rPr>
                                <w:rFonts w:ascii="Cambria Math" w:hAnsi="Cambria Math" w:cstheme="minorHAnsi"/>
                                <w:sz w:val="32"/>
                                <w:szCs w:val="32"/>
                                <w:lang w:val="en-CA"/>
                              </w:rPr>
                              <m:t>TR</m:t>
                            </m:r>
                          </m:den>
                        </m:f>
                      </m:e>
                    </m:d>
                  </m:e>
                </m:func>
              </m:den>
            </m:f>
          </m:e>
        </m:d>
      </m:oMath>
      <w:r w:rsidR="00C13A0E" w:rsidRPr="005C3801">
        <w:rPr>
          <w:rFonts w:eastAsiaTheme="minorEastAsia" w:cstheme="minorHAnsi"/>
          <w:sz w:val="24"/>
          <w:szCs w:val="24"/>
          <w:lang w:val="en-CA"/>
        </w:rPr>
        <w:tab/>
      </w:r>
      <w:del w:id="160" w:author="Joseph Stinziano" w:date="2020-06-25T15:47:00Z">
        <w:r w:rsidR="00124E3E" w:rsidRPr="005C3801" w:rsidDel="00CB297B">
          <w:rPr>
            <w:rFonts w:eastAsiaTheme="minorEastAsia" w:cstheme="minorHAnsi"/>
            <w:sz w:val="24"/>
            <w:szCs w:val="24"/>
            <w:lang w:val="en-CA"/>
          </w:rPr>
          <w:tab/>
        </w:r>
      </w:del>
      <w:del w:id="161" w:author="Joseph Stinziano" w:date="2020-06-25T12:12:00Z">
        <w:r w:rsidR="00184C36" w:rsidRPr="005C3801" w:rsidDel="002721F2">
          <w:rPr>
            <w:rFonts w:eastAsiaTheme="minorEastAsia" w:cstheme="minorHAnsi"/>
            <w:sz w:val="24"/>
            <w:szCs w:val="24"/>
            <w:lang w:val="en-CA"/>
          </w:rPr>
          <w:tab/>
        </w:r>
        <w:r w:rsidR="00124E3E" w:rsidRPr="005C3801" w:rsidDel="002721F2">
          <w:rPr>
            <w:rFonts w:eastAsiaTheme="minorEastAsia" w:cstheme="minorHAnsi"/>
            <w:sz w:val="24"/>
            <w:szCs w:val="24"/>
            <w:lang w:val="en-CA"/>
          </w:rPr>
          <w:tab/>
        </w:r>
      </w:del>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del w:id="162" w:author="Joseph Stinziano" w:date="2020-06-25T12:31:00Z">
        <w:r w:rsidR="007609D4" w:rsidDel="005C2645">
          <w:rPr>
            <w:rFonts w:eastAsiaTheme="minorEastAsia" w:cstheme="minorHAnsi"/>
            <w:sz w:val="24"/>
            <w:szCs w:val="24"/>
            <w:lang w:val="en-CA"/>
          </w:rPr>
          <w:delText>8</w:delText>
        </w:r>
      </w:del>
      <w:ins w:id="163" w:author="Joseph Stinziano" w:date="2020-06-25T12:31:00Z">
        <w:r w:rsidR="005C2645">
          <w:rPr>
            <w:rFonts w:eastAsiaTheme="minorEastAsia" w:cstheme="minorHAnsi"/>
            <w:sz w:val="24"/>
            <w:szCs w:val="24"/>
            <w:lang w:val="en-CA"/>
          </w:rPr>
          <w:t>9</w:t>
        </w:r>
      </w:ins>
    </w:p>
    <w:p w14:paraId="78687599" w14:textId="2098FDFD" w:rsidR="002B0AA8" w:rsidRDefault="002B0AA8" w:rsidP="002B0AA8">
      <w:pPr>
        <w:spacing w:after="0" w:line="360" w:lineRule="auto"/>
        <w:rPr>
          <w:rFonts w:eastAsiaTheme="minorEastAsia" w:cstheme="minorHAnsi"/>
          <w:sz w:val="24"/>
          <w:szCs w:val="24"/>
          <w:lang w:val="en-CA"/>
        </w:rPr>
      </w:pPr>
    </w:p>
    <w:p w14:paraId="2854A34F" w14:textId="64F054A6" w:rsidR="00A30E6B" w:rsidRDefault="00A30E6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Simplify exponential terms further</w:t>
      </w:r>
      <w:ins w:id="164" w:author="Joseph Stinziano" w:date="2020-06-25T15:45:00Z">
        <w:r w:rsidR="00CB297B">
          <w:rPr>
            <w:rFonts w:eastAsiaTheme="minorEastAsia" w:cstheme="minorHAnsi"/>
            <w:sz w:val="24"/>
            <w:szCs w:val="24"/>
            <w:lang w:val="en-CA"/>
          </w:rPr>
          <w:t xml:space="preserve"> to reduce the number of instances that </w:t>
        </w:r>
        <w:proofErr w:type="spellStart"/>
        <w:r w:rsidR="00CB297B">
          <w:rPr>
            <w:rFonts w:eastAsiaTheme="minorEastAsia" w:cstheme="minorHAnsi"/>
            <w:sz w:val="24"/>
            <w:szCs w:val="24"/>
            <w:lang w:val="en-CA"/>
          </w:rPr>
          <w:t>E</w:t>
        </w:r>
        <w:r w:rsidR="00CB297B">
          <w:rPr>
            <w:rFonts w:eastAsiaTheme="minorEastAsia" w:cstheme="minorHAnsi"/>
            <w:sz w:val="24"/>
            <w:szCs w:val="24"/>
            <w:vertAlign w:val="subscript"/>
            <w:lang w:val="en-CA"/>
          </w:rPr>
          <w:t>a</w:t>
        </w:r>
        <w:proofErr w:type="spellEnd"/>
        <w:r w:rsidR="00CB297B">
          <w:rPr>
            <w:rFonts w:eastAsiaTheme="minorEastAsia" w:cstheme="minorHAnsi"/>
            <w:sz w:val="24"/>
            <w:szCs w:val="24"/>
            <w:lang w:val="en-CA"/>
          </w:rPr>
          <w:t xml:space="preserve"> appears</w:t>
        </w:r>
      </w:ins>
      <w:ins w:id="165" w:author="Joseph Stinziano" w:date="2020-06-25T15:46:00Z">
        <w:r w:rsidR="00CB297B">
          <w:rPr>
            <w:rFonts w:eastAsiaTheme="minorEastAsia" w:cstheme="minorHAnsi"/>
            <w:sz w:val="24"/>
            <w:szCs w:val="24"/>
            <w:lang w:val="en-CA"/>
          </w:rPr>
          <w:t xml:space="preserve"> in the equation</w:t>
        </w:r>
      </w:ins>
      <w:r>
        <w:rPr>
          <w:rFonts w:eastAsiaTheme="minorEastAsia" w:cstheme="minorHAnsi"/>
          <w:sz w:val="24"/>
          <w:szCs w:val="24"/>
          <w:lang w:val="en-CA"/>
        </w:rPr>
        <w:t>:</w:t>
      </w:r>
    </w:p>
    <w:p w14:paraId="2964AC03" w14:textId="77777777" w:rsidR="00A30E6B" w:rsidRPr="005C3801" w:rsidDel="005C2645" w:rsidRDefault="00A30E6B" w:rsidP="002B0AA8">
      <w:pPr>
        <w:spacing w:after="0" w:line="360" w:lineRule="auto"/>
        <w:rPr>
          <w:del w:id="166" w:author="Joseph Stinziano" w:date="2020-06-25T12:31:00Z"/>
          <w:rFonts w:eastAsiaTheme="minorEastAsia" w:cstheme="minorHAnsi"/>
          <w:sz w:val="24"/>
          <w:szCs w:val="24"/>
          <w:lang w:val="en-CA"/>
        </w:rPr>
      </w:pPr>
    </w:p>
    <w:p w14:paraId="5A745C5A" w14:textId="6575B131" w:rsidR="005B0FC4" w:rsidRPr="005C3801" w:rsidDel="005C2645" w:rsidRDefault="005B0FC4" w:rsidP="002B0AA8">
      <w:pPr>
        <w:spacing w:after="0" w:line="360" w:lineRule="auto"/>
        <w:rPr>
          <w:del w:id="167" w:author="Joseph Stinziano" w:date="2020-06-25T12:31:00Z"/>
          <w:rFonts w:eastAsiaTheme="minorEastAsia" w:cstheme="minorHAnsi"/>
          <w:sz w:val="24"/>
          <w:szCs w:val="24"/>
          <w:lang w:val="en-CA"/>
        </w:rPr>
      </w:pPr>
      <m:oMath>
        <m:r>
          <w:del w:id="168" w:author="Joseph Stinziano" w:date="2020-06-25T12:31:00Z">
            <w:rPr>
              <w:rFonts w:ascii="Cambria Math" w:hAnsi="Cambria Math" w:cstheme="minorHAnsi"/>
              <w:sz w:val="32"/>
              <w:szCs w:val="32"/>
              <w:lang w:val="en-CA"/>
            </w:rPr>
            <m:t>I=</m:t>
          </w:del>
        </m:r>
      </m:oMath>
      <w:del w:id="169" w:author="Joseph Stinziano" w:date="2020-06-25T12:31:00Z">
        <w:r w:rsidR="00C13A0E" w:rsidRPr="005C3801" w:rsidDel="005C2645">
          <w:rPr>
            <w:rFonts w:eastAsiaTheme="minorEastAsia" w:cstheme="minorHAnsi"/>
            <w:sz w:val="24"/>
            <w:szCs w:val="24"/>
            <w:lang w:val="en-CA"/>
          </w:rPr>
          <w:tab/>
        </w:r>
      </w:del>
      <w:del w:id="170" w:author="Joseph Stinziano" w:date="2020-06-25T12:12:00Z">
        <w:r w:rsidR="00124E3E" w:rsidRPr="005C3801" w:rsidDel="002721F2">
          <w:rPr>
            <w:rFonts w:eastAsiaTheme="minorEastAsia" w:cstheme="minorHAnsi"/>
            <w:sz w:val="24"/>
            <w:szCs w:val="24"/>
            <w:lang w:val="en-CA"/>
          </w:rPr>
          <w:tab/>
        </w:r>
        <w:r w:rsidR="00124E3E" w:rsidRPr="005C3801" w:rsidDel="002721F2">
          <w:rPr>
            <w:rFonts w:eastAsiaTheme="minorEastAsia" w:cstheme="minorHAnsi"/>
            <w:sz w:val="24"/>
            <w:szCs w:val="24"/>
            <w:lang w:val="en-CA"/>
          </w:rPr>
          <w:tab/>
        </w:r>
        <w:r w:rsidR="00184C36" w:rsidRPr="005C3801" w:rsidDel="002721F2">
          <w:rPr>
            <w:rFonts w:eastAsiaTheme="minorEastAsia" w:cstheme="minorHAnsi"/>
            <w:sz w:val="24"/>
            <w:szCs w:val="24"/>
            <w:lang w:val="en-CA"/>
          </w:rPr>
          <w:tab/>
        </w:r>
      </w:del>
      <w:del w:id="171" w:author="Joseph Stinziano" w:date="2020-06-25T12:31:00Z">
        <w:r w:rsidR="00B34BB5" w:rsidRPr="005C3801" w:rsidDel="005C2645">
          <w:rPr>
            <w:rFonts w:eastAsiaTheme="minorEastAsia" w:cstheme="minorHAnsi"/>
            <w:sz w:val="24"/>
            <w:szCs w:val="24"/>
            <w:lang w:val="en-CA"/>
          </w:rPr>
          <w:tab/>
        </w:r>
        <w:r w:rsidR="00124E3E" w:rsidRPr="005C3801" w:rsidDel="005C2645">
          <w:rPr>
            <w:rFonts w:eastAsiaTheme="minorEastAsia" w:cstheme="minorHAnsi"/>
            <w:sz w:val="24"/>
            <w:szCs w:val="24"/>
            <w:lang w:val="en-CA"/>
          </w:rPr>
          <w:tab/>
        </w:r>
        <w:r w:rsidR="00C13A0E" w:rsidRPr="005C3801" w:rsidDel="005C2645">
          <w:rPr>
            <w:rFonts w:eastAsiaTheme="minorEastAsia" w:cstheme="minorHAnsi"/>
            <w:sz w:val="24"/>
            <w:szCs w:val="24"/>
            <w:lang w:val="en-CA"/>
          </w:rPr>
          <w:delText xml:space="preserve">Equation </w:delText>
        </w:r>
        <w:r w:rsidR="007609D4" w:rsidDel="005C2645">
          <w:rPr>
            <w:rFonts w:eastAsiaTheme="minorEastAsia" w:cstheme="minorHAnsi"/>
            <w:sz w:val="24"/>
            <w:szCs w:val="24"/>
            <w:lang w:val="en-CA"/>
          </w:rPr>
          <w:delText>9</w:delText>
        </w:r>
      </w:del>
    </w:p>
    <w:p w14:paraId="3D07C695" w14:textId="4645D6C3" w:rsidR="002B0AA8" w:rsidRPr="005C3801" w:rsidDel="005C2645" w:rsidRDefault="002B0AA8" w:rsidP="002B0AA8">
      <w:pPr>
        <w:spacing w:after="0" w:line="360" w:lineRule="auto"/>
        <w:rPr>
          <w:del w:id="172" w:author="Joseph Stinziano" w:date="2020-06-25T12:31:00Z"/>
          <w:rFonts w:eastAsiaTheme="minorEastAsia" w:cstheme="minorHAnsi"/>
          <w:sz w:val="24"/>
          <w:szCs w:val="24"/>
          <w:lang w:val="en-CA"/>
        </w:rPr>
      </w:pPr>
    </w:p>
    <w:p w14:paraId="6E5A0C75" w14:textId="3AACCB36" w:rsidR="00C36F20" w:rsidRPr="005C3801" w:rsidDel="005C2645" w:rsidRDefault="00806D1B" w:rsidP="002B0AA8">
      <w:pPr>
        <w:spacing w:after="0" w:line="360" w:lineRule="auto"/>
        <w:rPr>
          <w:del w:id="173" w:author="Joseph Stinziano" w:date="2020-06-25T12:31:00Z"/>
          <w:rFonts w:eastAsiaTheme="minorEastAsia" w:cstheme="minorHAnsi"/>
          <w:sz w:val="24"/>
          <w:szCs w:val="24"/>
          <w:lang w:val="en-CA"/>
        </w:rPr>
      </w:pPr>
      <w:del w:id="174" w:author="Joseph Stinziano" w:date="2020-06-25T12:31:00Z">
        <w:r w:rsidRPr="005C3801" w:rsidDel="005C2645">
          <w:rPr>
            <w:rFonts w:eastAsiaTheme="minorEastAsia" w:cstheme="minorHAnsi"/>
            <w:sz w:val="24"/>
            <w:szCs w:val="24"/>
            <w:lang w:val="en-CA"/>
          </w:rPr>
          <w:delText>Harmo</w:delText>
        </w:r>
        <w:r w:rsidR="00C36F20" w:rsidRPr="005C3801" w:rsidDel="005C2645">
          <w:rPr>
            <w:rFonts w:eastAsiaTheme="minorEastAsia" w:cstheme="minorHAnsi"/>
            <w:sz w:val="24"/>
            <w:szCs w:val="24"/>
            <w:lang w:val="en-CA"/>
          </w:rPr>
          <w:delText>nizing the notation scheme to that typically used in plant ecophysiology:</w:delText>
        </w:r>
      </w:del>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7F6DA485"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
          <m:t>f(T)=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f>
          <m:fPr>
            <m:ctrlPr>
              <w:rPr>
                <w:rFonts w:ascii="Cambria Math" w:hAnsi="Cambria Math" w:cstheme="minorHAnsi"/>
                <w:i/>
                <w:sz w:val="32"/>
                <w:szCs w:val="32"/>
                <w:lang w:val="en-CA"/>
              </w:rPr>
            </m:ctrlPr>
          </m:fPr>
          <m:num>
            <m:r>
              <w:rPr>
                <w:rFonts w:ascii="Cambria Math" w:hAnsi="Cambria Math" w:cstheme="minorHAnsi"/>
                <w:sz w:val="32"/>
                <w:szCs w:val="32"/>
                <w:lang w:val="en-CA"/>
              </w:rPr>
              <m:t>T</m:t>
            </m:r>
          </m:num>
          <m:den>
            <m:r>
              <w:rPr>
                <w:rFonts w:ascii="Cambria Math" w:hAnsi="Cambria Math" w:cstheme="minorHAnsi"/>
                <w:sz w:val="32"/>
                <w:szCs w:val="32"/>
                <w:lang w:val="en-CA"/>
              </w:rPr>
              <m:t>298.15</m:t>
            </m:r>
          </m:den>
        </m:f>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r>
                      <w:rPr>
                        <w:rFonts w:ascii="Cambria Math" w:hAnsi="Cambria Math" w:cstheme="minorHAnsi"/>
                        <w:sz w:val="32"/>
                        <w:szCs w:val="32"/>
                        <w:lang w:val="en-CA"/>
                      </w:rPr>
                      <m:t>(T-298.15)</m:t>
                    </m:r>
                  </m:num>
                  <m:den>
                    <m:r>
                      <w:rPr>
                        <w:rFonts w:ascii="Cambria Math" w:hAnsi="Cambria Math" w:cstheme="minorHAnsi"/>
                        <w:sz w:val="32"/>
                        <w:szCs w:val="32"/>
                        <w:lang w:val="en-CA"/>
                      </w:rPr>
                      <m:t>298.15RT</m:t>
                    </m:r>
                  </m:den>
                </m:f>
              </m:e>
            </m:d>
          </m:e>
        </m:func>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298.15ΔS-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TΔS-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TR</m:t>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del w:id="175" w:author="Joseph Stinziano" w:date="2020-06-25T12:12:00Z">
        <w:r w:rsidR="00124E3E" w:rsidRPr="005C3801" w:rsidDel="002721F2">
          <w:rPr>
            <w:rFonts w:eastAsiaTheme="minorEastAsia" w:cstheme="minorHAnsi"/>
            <w:sz w:val="24"/>
            <w:szCs w:val="24"/>
            <w:lang w:val="en-CA"/>
          </w:rPr>
          <w:tab/>
        </w:r>
        <w:r w:rsidR="00B34BB5" w:rsidRPr="005C3801" w:rsidDel="002721F2">
          <w:rPr>
            <w:rFonts w:eastAsiaTheme="minorEastAsia" w:cstheme="minorHAnsi"/>
            <w:sz w:val="24"/>
            <w:szCs w:val="24"/>
            <w:lang w:val="en-CA"/>
          </w:rPr>
          <w:tab/>
        </w:r>
      </w:del>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7AEF70F6" w14:textId="0EF60902" w:rsidR="008E062A" w:rsidRDefault="00C13A0E" w:rsidP="002B0AA8">
      <w:pPr>
        <w:spacing w:after="0" w:line="360" w:lineRule="auto"/>
        <w:rPr>
          <w:ins w:id="176" w:author="Joseph Stinziano" w:date="2020-06-25T14:28:00Z"/>
          <w:rFonts w:eastAsiaTheme="minorEastAsia" w:cstheme="minorHAnsi"/>
          <w:sz w:val="24"/>
          <w:szCs w:val="24"/>
          <w:lang w:val="en-CA"/>
        </w:rPr>
      </w:pPr>
      <w:r w:rsidRPr="005C3801">
        <w:rPr>
          <w:rFonts w:eastAsiaTheme="minorEastAsia" w:cstheme="minorHAnsi"/>
          <w:sz w:val="24"/>
          <w:szCs w:val="24"/>
          <w:lang w:val="en-CA"/>
        </w:rPr>
        <w:t xml:space="preserve">Note the difference between </w:t>
      </w:r>
      <w:del w:id="177" w:author="Bridget Kathleen Murphy" w:date="2020-06-22T17:32:00Z">
        <w:r w:rsidRPr="005C3801" w:rsidDel="00FD6A13">
          <w:rPr>
            <w:rFonts w:eastAsiaTheme="minorEastAsia" w:cstheme="minorHAnsi"/>
            <w:sz w:val="24"/>
            <w:szCs w:val="24"/>
            <w:lang w:val="en-CA"/>
          </w:rPr>
          <w:delText xml:space="preserve">Equations </w:delText>
        </w:r>
        <w:r w:rsidR="007609D4" w:rsidDel="00FD6A13">
          <w:rPr>
            <w:rFonts w:eastAsiaTheme="minorEastAsia" w:cstheme="minorHAnsi"/>
            <w:sz w:val="24"/>
            <w:szCs w:val="24"/>
            <w:lang w:val="en-CA"/>
          </w:rPr>
          <w:delText>3</w:delText>
        </w:r>
      </w:del>
      <w:ins w:id="178" w:author="Bridget Kathleen Murphy" w:date="2020-06-22T17:32:00Z">
        <w:r w:rsidR="00FD6A13">
          <w:rPr>
            <w:rFonts w:eastAsiaTheme="minorEastAsia" w:cstheme="minorHAnsi"/>
            <w:sz w:val="24"/>
            <w:szCs w:val="24"/>
            <w:lang w:val="en-CA"/>
          </w:rPr>
          <w:t>M2002</w:t>
        </w:r>
      </w:ins>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ins w:id="179" w:author="Bridget Kathleen Murphy" w:date="2020-06-22T17:32:00Z">
        <w:r w:rsidR="00FD6A13">
          <w:rPr>
            <w:rFonts w:eastAsiaTheme="minorEastAsia" w:cstheme="minorHAnsi"/>
            <w:sz w:val="24"/>
            <w:szCs w:val="24"/>
            <w:lang w:val="en-CA"/>
          </w:rPr>
          <w:t>the re</w:t>
        </w:r>
      </w:ins>
      <w:ins w:id="180" w:author="Bridget Kathleen Murphy" w:date="2020-06-22T17:33:00Z">
        <w:r w:rsidR="00FD6A13">
          <w:rPr>
            <w:rFonts w:eastAsiaTheme="minorEastAsia" w:cstheme="minorHAnsi"/>
            <w:sz w:val="24"/>
            <w:szCs w:val="24"/>
            <w:lang w:val="en-CA"/>
          </w:rPr>
          <w:t>deri</w:t>
        </w:r>
        <w:r w:rsidR="002E0B0D">
          <w:rPr>
            <w:rFonts w:eastAsiaTheme="minorEastAsia" w:cstheme="minorHAnsi"/>
            <w:sz w:val="24"/>
            <w:szCs w:val="24"/>
            <w:lang w:val="en-CA"/>
          </w:rPr>
          <w:t xml:space="preserve">ved equation </w:t>
        </w:r>
      </w:ins>
      <w:r w:rsidR="007609D4">
        <w:rPr>
          <w:rFonts w:eastAsiaTheme="minorEastAsia" w:cstheme="minorHAnsi"/>
          <w:sz w:val="24"/>
          <w:szCs w:val="24"/>
          <w:lang w:val="en-CA"/>
        </w:rPr>
        <w:t>10</w:t>
      </w:r>
      <w:ins w:id="181" w:author="Bridget Kathleen Murphy" w:date="2020-06-22T17:33:00Z">
        <w:r w:rsidR="002E0B0D">
          <w:rPr>
            <w:rFonts w:eastAsiaTheme="minorEastAsia" w:cstheme="minorHAnsi"/>
            <w:sz w:val="24"/>
            <w:szCs w:val="24"/>
            <w:lang w:val="en-CA"/>
          </w:rPr>
          <w:t xml:space="preserve"> (</w:t>
        </w:r>
        <w:r w:rsidR="002E0B0D" w:rsidRPr="00893B32">
          <w:rPr>
            <w:rFonts w:eastAsiaTheme="minorEastAsia" w:cstheme="minorHAnsi"/>
            <w:b/>
            <w:bCs/>
            <w:sz w:val="24"/>
            <w:szCs w:val="24"/>
            <w:lang w:val="en-CA"/>
          </w:rPr>
          <w:t>which will be referred to as J1942</w:t>
        </w:r>
        <w:r w:rsidR="002E0B0D">
          <w:rPr>
            <w:rFonts w:eastAsiaTheme="minorEastAsia" w:cstheme="minorHAnsi"/>
            <w:sz w:val="24"/>
            <w:szCs w:val="24"/>
            <w:lang w:val="en-CA"/>
          </w:rPr>
          <w:t>)</w:t>
        </w:r>
      </w:ins>
      <w:r w:rsidRPr="005C3801">
        <w:rPr>
          <w:rFonts w:eastAsiaTheme="minorEastAsia" w:cstheme="minorHAnsi"/>
          <w:sz w:val="24"/>
          <w:szCs w:val="24"/>
          <w:lang w:val="en-CA"/>
        </w:rPr>
        <w:t>: the term T / 298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w:t>
      </w:r>
      <w:del w:id="182" w:author="Bridget Kathleen Murphy" w:date="2020-06-22T17:33:00Z">
        <w:r w:rsidRPr="005C3801" w:rsidDel="002E0B0D">
          <w:rPr>
            <w:rFonts w:eastAsiaTheme="minorEastAsia" w:cstheme="minorHAnsi"/>
            <w:sz w:val="24"/>
            <w:szCs w:val="24"/>
            <w:lang w:val="en-CA"/>
          </w:rPr>
          <w:delText xml:space="preserve">Equation </w:delText>
        </w:r>
        <w:r w:rsidR="007609D4" w:rsidDel="002E0B0D">
          <w:rPr>
            <w:rFonts w:eastAsiaTheme="minorEastAsia" w:cstheme="minorHAnsi"/>
            <w:sz w:val="24"/>
            <w:szCs w:val="24"/>
            <w:lang w:val="en-CA"/>
          </w:rPr>
          <w:delText>3</w:delText>
        </w:r>
      </w:del>
      <w:ins w:id="183" w:author="Bridget Kathleen Murphy" w:date="2020-06-22T17:33:00Z">
        <w:r w:rsidR="002E0B0D">
          <w:rPr>
            <w:rFonts w:eastAsiaTheme="minorEastAsia" w:cstheme="minorHAnsi"/>
            <w:sz w:val="24"/>
            <w:szCs w:val="24"/>
            <w:lang w:val="en-CA"/>
          </w:rPr>
          <w:t>M2002</w:t>
        </w:r>
      </w:ins>
      <w:r w:rsidRPr="005C3801">
        <w:rPr>
          <w:rFonts w:eastAsiaTheme="minorEastAsia" w:cstheme="minorHAnsi"/>
          <w:sz w:val="24"/>
          <w:szCs w:val="24"/>
          <w:lang w:val="en-CA"/>
        </w:rPr>
        <w:t>.</w:t>
      </w:r>
      <w:r w:rsidR="00C13563">
        <w:rPr>
          <w:rFonts w:eastAsiaTheme="minorEastAsia" w:cstheme="minorHAnsi"/>
          <w:sz w:val="24"/>
          <w:szCs w:val="24"/>
          <w:lang w:val="en-CA"/>
        </w:rPr>
        <w:t xml:space="preserve"> There are several alternative expressions of Equation 4 (e.g.</w:t>
      </w:r>
      <w:r w:rsidR="00201D37">
        <w:rPr>
          <w:rFonts w:eastAsiaTheme="minorEastAsia" w:cstheme="minorHAnsi"/>
          <w:sz w:val="24"/>
          <w:szCs w:val="24"/>
          <w:lang w:val="en-CA"/>
        </w:rPr>
        <w:t xml:space="preserve"> Farquhar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1980;</w:t>
      </w:r>
      <w:r w:rsidR="00C13563">
        <w:rPr>
          <w:rFonts w:eastAsiaTheme="minorEastAsia" w:cstheme="minorHAnsi"/>
          <w:sz w:val="24"/>
          <w:szCs w:val="24"/>
          <w:lang w:val="en-CA"/>
        </w:rPr>
        <w:t xml:space="preserve"> Harley </w:t>
      </w:r>
      <w:r w:rsidR="00C13563" w:rsidRPr="00FB408E">
        <w:rPr>
          <w:rFonts w:eastAsiaTheme="minorEastAsia" w:cstheme="minorHAnsi"/>
          <w:i/>
          <w:sz w:val="24"/>
          <w:szCs w:val="24"/>
          <w:lang w:val="en-CA"/>
        </w:rPr>
        <w:t>et al.</w:t>
      </w:r>
      <w:r w:rsidR="00C13563">
        <w:rPr>
          <w:rFonts w:eastAsiaTheme="minorEastAsia" w:cstheme="minorHAnsi"/>
          <w:sz w:val="24"/>
          <w:szCs w:val="24"/>
          <w:lang w:val="en-CA"/>
        </w:rPr>
        <w:t xml:space="preserve">, 1986; Harley </w:t>
      </w:r>
      <w:r w:rsidR="00C13563" w:rsidRPr="00FB408E">
        <w:rPr>
          <w:rFonts w:eastAsiaTheme="minorEastAsia" w:cstheme="minorHAnsi"/>
          <w:i/>
          <w:sz w:val="24"/>
          <w:szCs w:val="24"/>
          <w:lang w:val="en-CA"/>
        </w:rPr>
        <w:t>et al.</w:t>
      </w:r>
      <w:r w:rsidR="00C13563">
        <w:rPr>
          <w:rFonts w:eastAsiaTheme="minorEastAsia" w:cstheme="minorHAnsi"/>
          <w:sz w:val="24"/>
          <w:szCs w:val="24"/>
          <w:lang w:val="en-CA"/>
        </w:rPr>
        <w:t xml:space="preserve">, 1992; Harley &amp; </w:t>
      </w:r>
      <w:proofErr w:type="spellStart"/>
      <w:r w:rsidR="00C13563">
        <w:rPr>
          <w:rFonts w:eastAsiaTheme="minorEastAsia" w:cstheme="minorHAnsi"/>
          <w:sz w:val="24"/>
          <w:szCs w:val="24"/>
          <w:lang w:val="en-CA"/>
        </w:rPr>
        <w:t>Baldocchi</w:t>
      </w:r>
      <w:proofErr w:type="spellEnd"/>
      <w:r w:rsidR="00C13563">
        <w:rPr>
          <w:rFonts w:eastAsiaTheme="minorEastAsia" w:cstheme="minorHAnsi"/>
          <w:sz w:val="24"/>
          <w:szCs w:val="24"/>
          <w:lang w:val="en-CA"/>
        </w:rPr>
        <w:t xml:space="preserve">, 1995; Lloyd, 1995), however when relativized to a common temperature, the </w:t>
      </w:r>
      <w:r w:rsidR="00201D37">
        <w:rPr>
          <w:rFonts w:eastAsiaTheme="minorEastAsia" w:cstheme="minorHAnsi"/>
          <w:sz w:val="24"/>
          <w:szCs w:val="24"/>
          <w:lang w:val="en-CA"/>
        </w:rPr>
        <w:t xml:space="preserve">equations presented in Farquhar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(1980), Harley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(1992), Harley &amp; </w:t>
      </w:r>
      <w:proofErr w:type="spellStart"/>
      <w:r w:rsidR="00201D37">
        <w:rPr>
          <w:rFonts w:eastAsiaTheme="minorEastAsia" w:cstheme="minorHAnsi"/>
          <w:sz w:val="24"/>
          <w:szCs w:val="24"/>
          <w:lang w:val="en-CA"/>
        </w:rPr>
        <w:t>Baldocchi</w:t>
      </w:r>
      <w:proofErr w:type="spellEnd"/>
      <w:r w:rsidR="00201D37">
        <w:rPr>
          <w:rFonts w:eastAsiaTheme="minorEastAsia" w:cstheme="minorHAnsi"/>
          <w:sz w:val="24"/>
          <w:szCs w:val="24"/>
          <w:lang w:val="en-CA"/>
        </w:rPr>
        <w:t xml:space="preserve"> (1995), and Lloyd (1995) are all identical to </w:t>
      </w:r>
      <w:del w:id="184" w:author="Bridget Kathleen Murphy" w:date="2020-06-22T17:34:00Z">
        <w:r w:rsidR="00201D37" w:rsidDel="002E0B0D">
          <w:rPr>
            <w:rFonts w:eastAsiaTheme="minorEastAsia" w:cstheme="minorHAnsi"/>
            <w:sz w:val="24"/>
            <w:szCs w:val="24"/>
            <w:lang w:val="en-CA"/>
          </w:rPr>
          <w:delText>Eq. 3</w:delText>
        </w:r>
      </w:del>
      <w:ins w:id="185" w:author="Bridget Kathleen Murphy" w:date="2020-06-22T17:34:00Z">
        <w:r w:rsidR="002E0B0D">
          <w:rPr>
            <w:rFonts w:eastAsiaTheme="minorEastAsia" w:cstheme="minorHAnsi"/>
            <w:sz w:val="24"/>
            <w:szCs w:val="24"/>
            <w:lang w:val="en-CA"/>
          </w:rPr>
          <w:t>M2002</w:t>
        </w:r>
      </w:ins>
      <w:r w:rsidR="00EC4DAD">
        <w:rPr>
          <w:rFonts w:eastAsiaTheme="minorEastAsia" w:cstheme="minorHAnsi"/>
          <w:sz w:val="24"/>
          <w:szCs w:val="24"/>
          <w:lang w:val="en-CA"/>
        </w:rPr>
        <w:t xml:space="preserve"> when relativized by temperature</w:t>
      </w:r>
      <w:r w:rsidR="00201D37">
        <w:rPr>
          <w:rFonts w:eastAsiaTheme="minorEastAsia" w:cstheme="minorHAnsi"/>
          <w:sz w:val="24"/>
          <w:szCs w:val="24"/>
          <w:lang w:val="en-CA"/>
        </w:rPr>
        <w:t xml:space="preserve">, while the Harley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(1986) equation is identical to our derivation</w:t>
      </w:r>
      <w:ins w:id="186" w:author="Bridget Kathleen Murphy" w:date="2020-06-22T17:34:00Z">
        <w:r w:rsidR="002E0B0D">
          <w:rPr>
            <w:rFonts w:eastAsiaTheme="minorEastAsia" w:cstheme="minorHAnsi"/>
            <w:sz w:val="24"/>
            <w:szCs w:val="24"/>
            <w:lang w:val="en-CA"/>
          </w:rPr>
          <w:t xml:space="preserve"> (J1942)</w:t>
        </w:r>
      </w:ins>
      <w:r w:rsidR="00201D37">
        <w:rPr>
          <w:rFonts w:eastAsiaTheme="minorEastAsia" w:cstheme="minorHAnsi"/>
          <w:sz w:val="24"/>
          <w:szCs w:val="24"/>
          <w:lang w:val="en-CA"/>
        </w:rPr>
        <w:t xml:space="preserve"> when relativized to a common temperature (</w:t>
      </w:r>
      <w:r w:rsidR="00EC4DAD">
        <w:rPr>
          <w:rFonts w:eastAsiaTheme="minorEastAsia" w:cstheme="minorHAnsi"/>
          <w:sz w:val="24"/>
          <w:szCs w:val="24"/>
          <w:lang w:val="en-CA"/>
        </w:rPr>
        <w:t xml:space="preserve">see </w:t>
      </w:r>
      <w:r w:rsidR="00201D37">
        <w:rPr>
          <w:rFonts w:eastAsiaTheme="minorEastAsia" w:cstheme="minorHAnsi"/>
          <w:sz w:val="24"/>
          <w:szCs w:val="24"/>
          <w:lang w:val="en-CA"/>
        </w:rPr>
        <w:t>Appendix A</w:t>
      </w:r>
      <w:r w:rsidR="00EC4DAD">
        <w:rPr>
          <w:rFonts w:eastAsiaTheme="minorEastAsia" w:cstheme="minorHAnsi"/>
          <w:sz w:val="24"/>
          <w:szCs w:val="24"/>
          <w:lang w:val="en-CA"/>
        </w:rPr>
        <w:t xml:space="preserve"> for the relativizations of Farquhar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(1980), Harley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(1986), and Harley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(1992); Harley &amp; </w:t>
      </w:r>
      <w:proofErr w:type="spellStart"/>
      <w:r w:rsidR="00EC4DAD">
        <w:rPr>
          <w:rFonts w:eastAsiaTheme="minorEastAsia" w:cstheme="minorHAnsi"/>
          <w:sz w:val="24"/>
          <w:szCs w:val="24"/>
          <w:lang w:val="en-CA"/>
        </w:rPr>
        <w:t>Baldocchi</w:t>
      </w:r>
      <w:proofErr w:type="spellEnd"/>
      <w:r w:rsidR="00EC4DAD">
        <w:rPr>
          <w:rFonts w:eastAsiaTheme="minorEastAsia" w:cstheme="minorHAnsi"/>
          <w:sz w:val="24"/>
          <w:szCs w:val="24"/>
          <w:lang w:val="en-CA"/>
        </w:rPr>
        <w:t xml:space="preserve"> (1995) uses an identical equation to Eq. 18 from </w:t>
      </w:r>
      <w:proofErr w:type="spellStart"/>
      <w:r w:rsidR="00EC4DAD">
        <w:rPr>
          <w:rFonts w:eastAsiaTheme="minorEastAsia" w:cstheme="minorHAnsi"/>
          <w:sz w:val="24"/>
          <w:szCs w:val="24"/>
          <w:lang w:val="en-CA"/>
        </w:rPr>
        <w:t>Medlyn</w:t>
      </w:r>
      <w:proofErr w:type="spellEnd"/>
      <w:r w:rsidR="00EC4DAD">
        <w:rPr>
          <w:rFonts w:eastAsiaTheme="minorEastAsia" w:cstheme="minorHAnsi"/>
          <w:sz w:val="24"/>
          <w:szCs w:val="24"/>
          <w:lang w:val="en-CA"/>
        </w:rPr>
        <w:t xml:space="preserve"> </w:t>
      </w:r>
      <w:r w:rsidR="00EC4DAD" w:rsidRPr="00FB408E">
        <w:rPr>
          <w:rFonts w:eastAsiaTheme="minorEastAsia" w:cstheme="minorHAnsi"/>
          <w:i/>
          <w:sz w:val="24"/>
          <w:szCs w:val="24"/>
          <w:lang w:val="en-CA"/>
        </w:rPr>
        <w:t xml:space="preserve">et al. </w:t>
      </w:r>
      <w:r w:rsidR="00EC4DAD">
        <w:rPr>
          <w:rFonts w:eastAsiaTheme="minorEastAsia" w:cstheme="minorHAnsi"/>
          <w:sz w:val="24"/>
          <w:szCs w:val="24"/>
          <w:lang w:val="en-CA"/>
        </w:rPr>
        <w:t xml:space="preserve">(2002), while Lloyd (1995) uses an identical equation to Eq. 17 from </w:t>
      </w:r>
      <w:proofErr w:type="spellStart"/>
      <w:r w:rsidR="00EC4DAD">
        <w:rPr>
          <w:rFonts w:eastAsiaTheme="minorEastAsia" w:cstheme="minorHAnsi"/>
          <w:sz w:val="24"/>
          <w:szCs w:val="24"/>
          <w:lang w:val="en-CA"/>
        </w:rPr>
        <w:t>Medlyn</w:t>
      </w:r>
      <w:proofErr w:type="spellEnd"/>
      <w:r w:rsidR="00EC4DAD">
        <w:rPr>
          <w:rFonts w:eastAsiaTheme="minorEastAsia" w:cstheme="minorHAnsi"/>
          <w:sz w:val="24"/>
          <w:szCs w:val="24"/>
          <w:lang w:val="en-CA"/>
        </w:rPr>
        <w:t xml:space="preserve">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(2002)</w:t>
      </w:r>
      <w:r w:rsidR="00201D37">
        <w:rPr>
          <w:rFonts w:eastAsiaTheme="minorEastAsia" w:cstheme="minorHAnsi"/>
          <w:sz w:val="24"/>
          <w:szCs w:val="24"/>
          <w:lang w:val="en-CA"/>
        </w:rPr>
        <w:t>).</w:t>
      </w:r>
      <w:r w:rsidR="002C483E" w:rsidRPr="005C3801">
        <w:rPr>
          <w:rFonts w:eastAsiaTheme="minorEastAsia" w:cstheme="minorHAnsi"/>
          <w:sz w:val="24"/>
          <w:szCs w:val="24"/>
          <w:lang w:val="en-CA"/>
        </w:rPr>
        <w:t xml:space="preserve"> </w:t>
      </w:r>
    </w:p>
    <w:p w14:paraId="0FC45A69" w14:textId="78596C17" w:rsidR="008E062A" w:rsidRDefault="008E062A" w:rsidP="002B0AA8">
      <w:pPr>
        <w:spacing w:after="0" w:line="360" w:lineRule="auto"/>
        <w:rPr>
          <w:ins w:id="187" w:author="Joseph Stinziano" w:date="2020-06-25T14:28:00Z"/>
          <w:rFonts w:eastAsiaTheme="minorEastAsia" w:cstheme="minorHAnsi"/>
          <w:sz w:val="24"/>
          <w:szCs w:val="24"/>
          <w:lang w:val="en-CA"/>
        </w:rPr>
      </w:pPr>
    </w:p>
    <w:p w14:paraId="1994A7D1" w14:textId="05E57079" w:rsidR="008E062A" w:rsidRDefault="008E062A" w:rsidP="002B0AA8">
      <w:pPr>
        <w:spacing w:after="0" w:line="360" w:lineRule="auto"/>
        <w:rPr>
          <w:ins w:id="188" w:author="Joseph Stinziano" w:date="2020-06-25T14:28:00Z"/>
          <w:rFonts w:eastAsiaTheme="minorEastAsia" w:cstheme="minorHAnsi"/>
          <w:sz w:val="24"/>
          <w:szCs w:val="24"/>
          <w:lang w:val="en-CA"/>
        </w:rPr>
      </w:pPr>
      <w:bookmarkStart w:id="189" w:name="_Hlk43988661"/>
      <w:ins w:id="190" w:author="Joseph Stinziano" w:date="2020-06-25T14:28:00Z">
        <w:r>
          <w:rPr>
            <w:rFonts w:eastAsiaTheme="minorEastAsia" w:cstheme="minorHAnsi"/>
            <w:sz w:val="24"/>
            <w:szCs w:val="24"/>
            <w:lang w:val="en-CA"/>
          </w:rPr>
          <w:t xml:space="preserve">We traced the origin of the dropped </w:t>
        </w:r>
        <w:r w:rsidR="00484572">
          <w:rPr>
            <w:rFonts w:eastAsiaTheme="minorEastAsia" w:cstheme="minorHAnsi"/>
            <w:sz w:val="24"/>
            <w:szCs w:val="24"/>
            <w:lang w:val="en-CA"/>
          </w:rPr>
          <w:t xml:space="preserve">term to two </w:t>
        </w:r>
      </w:ins>
      <w:ins w:id="191" w:author="Joseph Stinziano" w:date="2020-06-25T14:33:00Z">
        <w:r w:rsidR="00484572">
          <w:rPr>
            <w:rFonts w:eastAsiaTheme="minorEastAsia" w:cstheme="minorHAnsi"/>
            <w:sz w:val="24"/>
            <w:szCs w:val="24"/>
            <w:lang w:val="en-CA"/>
          </w:rPr>
          <w:t>papers: Hall (1979) and Farquhar et al. (1980). Both papers cite the M2002 equation as belongi</w:t>
        </w:r>
      </w:ins>
      <w:ins w:id="192" w:author="Joseph Stinziano" w:date="2020-06-25T14:34:00Z">
        <w:r w:rsidR="00484572">
          <w:rPr>
            <w:rFonts w:eastAsiaTheme="minorEastAsia" w:cstheme="minorHAnsi"/>
            <w:sz w:val="24"/>
            <w:szCs w:val="24"/>
            <w:lang w:val="en-CA"/>
          </w:rPr>
          <w:t xml:space="preserve">ng to Sharpe and </w:t>
        </w:r>
        <w:proofErr w:type="spellStart"/>
        <w:r w:rsidR="00484572">
          <w:rPr>
            <w:rFonts w:eastAsiaTheme="minorEastAsia" w:cstheme="minorHAnsi"/>
            <w:sz w:val="24"/>
            <w:szCs w:val="24"/>
            <w:lang w:val="en-CA"/>
          </w:rPr>
          <w:t>DeMichele</w:t>
        </w:r>
        <w:proofErr w:type="spellEnd"/>
        <w:r w:rsidR="00484572">
          <w:rPr>
            <w:rFonts w:eastAsiaTheme="minorEastAsia" w:cstheme="minorHAnsi"/>
            <w:sz w:val="24"/>
            <w:szCs w:val="24"/>
            <w:lang w:val="en-CA"/>
          </w:rPr>
          <w:t xml:space="preserve"> (1977) when in fact it belongs to Johnson et al. (1942). In Hall (1979), the reasoning behind the dropped term is given as: “</w:t>
        </w:r>
      </w:ins>
      <w:ins w:id="193" w:author="Joseph Stinziano" w:date="2020-06-25T14:35:00Z">
        <w:r w:rsidR="00484572">
          <w:rPr>
            <w:rFonts w:eastAsiaTheme="minorEastAsia" w:cstheme="minorHAnsi"/>
            <w:sz w:val="24"/>
            <w:szCs w:val="24"/>
            <w:lang w:val="en-CA"/>
          </w:rPr>
          <w:t>In addition their linear T term was omitted because it has little influence on the function and would have prevented Eq. 22 [the M2002 equation] from approaching Eq. 21 [</w:t>
        </w:r>
      </w:ins>
      <w:ins w:id="194" w:author="Joseph Stinziano" w:date="2020-07-06T14:26:00Z">
        <w:r w:rsidR="00500B5D">
          <w:rPr>
            <w:rFonts w:eastAsiaTheme="minorEastAsia" w:cstheme="minorHAnsi"/>
            <w:sz w:val="24"/>
            <w:szCs w:val="24"/>
            <w:lang w:val="en-CA"/>
          </w:rPr>
          <w:t>E</w:t>
        </w:r>
      </w:ins>
      <w:ins w:id="195" w:author="Joseph Stinziano" w:date="2020-06-25T14:35:00Z">
        <w:r w:rsidR="00484572">
          <w:rPr>
            <w:rFonts w:eastAsiaTheme="minorEastAsia" w:cstheme="minorHAnsi"/>
            <w:sz w:val="24"/>
            <w:szCs w:val="24"/>
            <w:lang w:val="en-CA"/>
          </w:rPr>
          <w:t>quation 1 in the present stud</w:t>
        </w:r>
      </w:ins>
      <w:ins w:id="196" w:author="Joseph Stinziano" w:date="2020-06-25T14:36:00Z">
        <w:r w:rsidR="00484572">
          <w:rPr>
            <w:rFonts w:eastAsiaTheme="minorEastAsia" w:cstheme="minorHAnsi"/>
            <w:sz w:val="24"/>
            <w:szCs w:val="24"/>
            <w:lang w:val="en-CA"/>
          </w:rPr>
          <w:t xml:space="preserve">y] in </w:t>
        </w:r>
        <w:r w:rsidR="00484572">
          <w:rPr>
            <w:rFonts w:eastAsiaTheme="minorEastAsia" w:cstheme="minorHAnsi"/>
            <w:sz w:val="24"/>
            <w:szCs w:val="24"/>
            <w:lang w:val="en-CA"/>
          </w:rPr>
          <w:lastRenderedPageBreak/>
          <w:t xml:space="preserve">the limiting conditions of low temperatures” (Hall, 1979, page 305). </w:t>
        </w:r>
      </w:ins>
      <w:ins w:id="197" w:author="Joseph Stinziano" w:date="2020-06-25T14:37:00Z">
        <w:r w:rsidR="00484572">
          <w:rPr>
            <w:rFonts w:eastAsiaTheme="minorEastAsia" w:cstheme="minorHAnsi"/>
            <w:sz w:val="24"/>
            <w:szCs w:val="24"/>
            <w:lang w:val="en-CA"/>
          </w:rPr>
          <w:t>Considering J1942, at 5 °C the error due to the dropped term would be ~</w:t>
        </w:r>
      </w:ins>
      <w:ins w:id="198" w:author="Joseph Stinziano" w:date="2020-06-25T14:38:00Z">
        <w:r w:rsidR="00484572">
          <w:rPr>
            <w:rFonts w:eastAsiaTheme="minorEastAsia" w:cstheme="minorHAnsi"/>
            <w:sz w:val="24"/>
            <w:szCs w:val="24"/>
            <w:lang w:val="en-CA"/>
          </w:rPr>
          <w:t>278 K / 298 K = ~0.93, and at 45 °C would be 318 K / 298 K = ~</w:t>
        </w:r>
        <w:r w:rsidR="003C6CE1">
          <w:rPr>
            <w:rFonts w:eastAsiaTheme="minorEastAsia" w:cstheme="minorHAnsi"/>
            <w:sz w:val="24"/>
            <w:szCs w:val="24"/>
            <w:lang w:val="en-CA"/>
          </w:rPr>
          <w:t>1.</w:t>
        </w:r>
      </w:ins>
      <w:ins w:id="199" w:author="Joseph Stinziano" w:date="2020-06-25T14:39:00Z">
        <w:r w:rsidR="003C6CE1">
          <w:rPr>
            <w:rFonts w:eastAsiaTheme="minorEastAsia" w:cstheme="minorHAnsi"/>
            <w:sz w:val="24"/>
            <w:szCs w:val="24"/>
            <w:lang w:val="en-CA"/>
          </w:rPr>
          <w:t>07, so ~7% error at those temperatures. In context of measurement precision, such an assumption of “little influence” may have been reasonable at the time</w:t>
        </w:r>
      </w:ins>
      <w:ins w:id="200" w:author="Joseph Stinziano" w:date="2020-06-25T14:40:00Z">
        <w:r w:rsidR="003C6CE1">
          <w:rPr>
            <w:rFonts w:eastAsiaTheme="minorEastAsia" w:cstheme="minorHAnsi"/>
            <w:sz w:val="24"/>
            <w:szCs w:val="24"/>
            <w:lang w:val="en-CA"/>
          </w:rPr>
          <w:t>. However, the reason regarding the convergence of the two equation</w:t>
        </w:r>
      </w:ins>
      <w:ins w:id="201" w:author="Joseph Stinziano" w:date="2020-07-06T14:26:00Z">
        <w:r w:rsidR="00500B5D">
          <w:rPr>
            <w:rFonts w:eastAsiaTheme="minorEastAsia" w:cstheme="minorHAnsi"/>
            <w:sz w:val="24"/>
            <w:szCs w:val="24"/>
            <w:lang w:val="en-CA"/>
          </w:rPr>
          <w:t>s</w:t>
        </w:r>
      </w:ins>
      <w:ins w:id="202" w:author="Joseph Stinziano" w:date="2020-06-25T14:40:00Z">
        <w:r w:rsidR="003C6CE1">
          <w:rPr>
            <w:rFonts w:eastAsiaTheme="minorEastAsia" w:cstheme="minorHAnsi"/>
            <w:sz w:val="24"/>
            <w:szCs w:val="24"/>
            <w:lang w:val="en-CA"/>
          </w:rPr>
          <w:t xml:space="preserve"> is simply tuning the model equations</w:t>
        </w:r>
      </w:ins>
      <w:ins w:id="203" w:author="Joseph Stinziano" w:date="2020-07-06T14:26:00Z">
        <w:r w:rsidR="00500B5D">
          <w:rPr>
            <w:rFonts w:eastAsiaTheme="minorEastAsia" w:cstheme="minorHAnsi"/>
            <w:sz w:val="24"/>
            <w:szCs w:val="24"/>
            <w:lang w:val="en-CA"/>
          </w:rPr>
          <w:t xml:space="preserve"> to fit their expectations</w:t>
        </w:r>
      </w:ins>
      <w:ins w:id="204" w:author="Joseph Stinziano" w:date="2020-06-25T14:40:00Z">
        <w:r w:rsidR="003C6CE1">
          <w:rPr>
            <w:rFonts w:eastAsiaTheme="minorEastAsia" w:cstheme="minorHAnsi"/>
            <w:sz w:val="24"/>
            <w:szCs w:val="24"/>
            <w:lang w:val="en-CA"/>
          </w:rPr>
          <w:t xml:space="preserve">. Meanwhile, Farquhar et al. (1980) </w:t>
        </w:r>
      </w:ins>
      <w:ins w:id="205" w:author="Joseph Stinziano" w:date="2020-06-25T14:41:00Z">
        <w:r w:rsidR="003C6CE1">
          <w:rPr>
            <w:rFonts w:eastAsiaTheme="minorEastAsia" w:cstheme="minorHAnsi"/>
            <w:sz w:val="24"/>
            <w:szCs w:val="24"/>
            <w:lang w:val="en-CA"/>
          </w:rPr>
          <w:t xml:space="preserve">report that: “Eq. (36) is a simplified version of an equation developed by Sharpe and </w:t>
        </w:r>
        <w:proofErr w:type="spellStart"/>
        <w:r w:rsidR="003C6CE1">
          <w:rPr>
            <w:rFonts w:eastAsiaTheme="minorEastAsia" w:cstheme="minorHAnsi"/>
            <w:sz w:val="24"/>
            <w:szCs w:val="24"/>
            <w:lang w:val="en-CA"/>
          </w:rPr>
          <w:t>DeMichelle</w:t>
        </w:r>
        <w:proofErr w:type="spellEnd"/>
        <w:r w:rsidR="003C6CE1">
          <w:rPr>
            <w:rFonts w:eastAsiaTheme="minorEastAsia" w:cstheme="minorHAnsi"/>
            <w:sz w:val="24"/>
            <w:szCs w:val="24"/>
            <w:lang w:val="en-CA"/>
          </w:rPr>
          <w:t xml:space="preserve"> [sic] (1977)</w:t>
        </w:r>
      </w:ins>
      <w:ins w:id="206" w:author="Joseph Stinziano" w:date="2020-06-25T14:42:00Z">
        <w:r w:rsidR="003C6CE1">
          <w:rPr>
            <w:rFonts w:eastAsiaTheme="minorEastAsia" w:cstheme="minorHAnsi"/>
            <w:sz w:val="24"/>
            <w:szCs w:val="24"/>
            <w:lang w:val="en-CA"/>
          </w:rPr>
          <w:t xml:space="preserve"> to describe the effect of temperature on enzyme inactivation” (Farquhar et al., 1980, page 84). In both cases, it appears that the intention was to simpli</w:t>
        </w:r>
      </w:ins>
      <w:ins w:id="207" w:author="Joseph Stinziano" w:date="2020-06-25T14:43:00Z">
        <w:r w:rsidR="003C6CE1">
          <w:rPr>
            <w:rFonts w:eastAsiaTheme="minorEastAsia" w:cstheme="minorHAnsi"/>
            <w:sz w:val="24"/>
            <w:szCs w:val="24"/>
            <w:lang w:val="en-CA"/>
          </w:rPr>
          <w:t>fy the equation, which in the process of simplifying, generated an error that was propagated for over 40 years.</w:t>
        </w:r>
      </w:ins>
    </w:p>
    <w:bookmarkEnd w:id="189"/>
    <w:p w14:paraId="3A8788A8" w14:textId="77777777" w:rsidR="008E062A" w:rsidRDefault="008E062A" w:rsidP="002B0AA8">
      <w:pPr>
        <w:spacing w:after="0" w:line="360" w:lineRule="auto"/>
        <w:rPr>
          <w:ins w:id="208" w:author="Joseph Stinziano" w:date="2020-06-25T14:28:00Z"/>
          <w:rFonts w:eastAsiaTheme="minorEastAsia" w:cstheme="minorHAnsi"/>
          <w:sz w:val="24"/>
          <w:szCs w:val="24"/>
          <w:lang w:val="en-CA"/>
        </w:rPr>
      </w:pPr>
    </w:p>
    <w:p w14:paraId="657E8B65" w14:textId="30BE5F25" w:rsidR="002B0AA8" w:rsidRPr="00590C14" w:rsidRDefault="002C483E" w:rsidP="002B0AA8">
      <w:pPr>
        <w:spacing w:after="0" w:line="360" w:lineRule="auto"/>
        <w:rPr>
          <w:rFonts w:eastAsiaTheme="minorEastAsia" w:cstheme="minorHAnsi"/>
          <w:bCs/>
          <w:sz w:val="24"/>
          <w:szCs w:val="24"/>
          <w:lang w:val="en-CA"/>
        </w:rPr>
      </w:pPr>
      <w:del w:id="209" w:author="Joseph Stinziano" w:date="2020-06-25T14:28:00Z">
        <w:r w:rsidRPr="005C3801" w:rsidDel="008E062A">
          <w:rPr>
            <w:rFonts w:eastAsiaTheme="minorEastAsia" w:cstheme="minorHAnsi"/>
            <w:sz w:val="24"/>
            <w:szCs w:val="24"/>
            <w:lang w:val="en-CA"/>
          </w:rPr>
          <w:delText>This</w:delText>
        </w:r>
        <w:r w:rsidR="00A8138C" w:rsidDel="008E062A">
          <w:rPr>
            <w:rFonts w:eastAsiaTheme="minorEastAsia" w:cstheme="minorHAnsi"/>
            <w:sz w:val="24"/>
            <w:szCs w:val="24"/>
            <w:lang w:val="en-CA"/>
          </w:rPr>
          <w:delText xml:space="preserve"> </w:delText>
        </w:r>
      </w:del>
      <w:ins w:id="210" w:author="Joseph Stinziano" w:date="2020-06-25T14:28:00Z">
        <w:r w:rsidR="008E062A" w:rsidRPr="005C3801">
          <w:rPr>
            <w:rFonts w:eastAsiaTheme="minorEastAsia" w:cstheme="minorHAnsi"/>
            <w:sz w:val="24"/>
            <w:szCs w:val="24"/>
            <w:lang w:val="en-CA"/>
          </w:rPr>
          <w:t>Th</w:t>
        </w:r>
        <w:r w:rsidR="008E062A">
          <w:rPr>
            <w:rFonts w:eastAsiaTheme="minorEastAsia" w:cstheme="minorHAnsi"/>
            <w:sz w:val="24"/>
            <w:szCs w:val="24"/>
            <w:lang w:val="en-CA"/>
          </w:rPr>
          <w:t xml:space="preserve">e </w:t>
        </w:r>
      </w:ins>
      <w:r w:rsidR="00A8138C">
        <w:rPr>
          <w:rFonts w:eastAsiaTheme="minorEastAsia" w:cstheme="minorHAnsi"/>
          <w:sz w:val="24"/>
          <w:szCs w:val="24"/>
          <w:lang w:val="en-CA"/>
        </w:rPr>
        <w:t>derivation error</w:t>
      </w:r>
      <w:r w:rsidRPr="005C3801">
        <w:rPr>
          <w:rFonts w:eastAsiaTheme="minorEastAsia" w:cstheme="minorHAnsi"/>
          <w:sz w:val="24"/>
          <w:szCs w:val="24"/>
          <w:lang w:val="en-CA"/>
        </w:rPr>
        <w:t xml:space="preserve"> introduces multiple systematic errors</w:t>
      </w:r>
      <w:r w:rsidR="00A90CAB">
        <w:rPr>
          <w:rFonts w:eastAsiaTheme="minorEastAsia" w:cstheme="minorHAnsi"/>
          <w:sz w:val="24"/>
          <w:szCs w:val="24"/>
          <w:lang w:val="en-CA"/>
        </w:rPr>
        <w:t xml:space="preserve">. First, </w:t>
      </w:r>
      <w:r w:rsidR="00F14A5C">
        <w:rPr>
          <w:rFonts w:eastAsiaTheme="minorEastAsia" w:cstheme="minorHAnsi"/>
          <w:sz w:val="24"/>
          <w:szCs w:val="24"/>
          <w:lang w:val="en-CA"/>
        </w:rPr>
        <w:t xml:space="preserve">errors are introduced into the fitted parameters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Second, k</w:t>
      </w:r>
      <w:r w:rsidR="00F14A5C">
        <w:rPr>
          <w:rFonts w:eastAsiaTheme="minorEastAsia" w:cstheme="minorHAnsi"/>
          <w:sz w:val="24"/>
          <w:szCs w:val="24"/>
          <w:vertAlign w:val="subscript"/>
          <w:lang w:val="en-CA"/>
        </w:rPr>
        <w:t>25</w:t>
      </w:r>
      <w:r w:rsidR="00F14A5C">
        <w:rPr>
          <w:rFonts w:eastAsiaTheme="minorEastAsia" w:cstheme="minorHAnsi"/>
          <w:sz w:val="24"/>
          <w:szCs w:val="24"/>
          <w:lang w:val="en-CA"/>
        </w:rPr>
        <w:t xml:space="preserve"> is scaled using the wrong equation, introducing an error in f(T). And third, acclimation equations describing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xml:space="preserve"> will then be in error due to errors in the fitted parameters at each temperature.</w:t>
      </w:r>
      <w:r w:rsidR="00761A05">
        <w:rPr>
          <w:rFonts w:eastAsiaTheme="minorEastAsia" w:cstheme="minorHAnsi"/>
          <w:bCs/>
          <w:sz w:val="24"/>
          <w:szCs w:val="24"/>
          <w:lang w:val="en-CA"/>
        </w:rPr>
        <w:t xml:space="preserve"> </w:t>
      </w:r>
      <w:r w:rsidR="00590C14">
        <w:rPr>
          <w:rFonts w:eastAsiaTheme="minorEastAsia" w:cstheme="minorHAnsi"/>
          <w:bCs/>
          <w:sz w:val="24"/>
          <w:szCs w:val="24"/>
          <w:lang w:val="en-CA"/>
        </w:rPr>
        <w:t xml:space="preserve">Here we focus on the impact of </w:t>
      </w:r>
      <w:r w:rsidR="00761A05">
        <w:rPr>
          <w:rFonts w:eastAsiaTheme="minorEastAsia" w:cstheme="minorHAnsi"/>
          <w:bCs/>
          <w:sz w:val="24"/>
          <w:szCs w:val="24"/>
          <w:lang w:val="en-CA"/>
        </w:rPr>
        <w:t>the dropped term on fitted temperature response parameters and</w:t>
      </w:r>
      <w:r w:rsidR="00590C14">
        <w:rPr>
          <w:rFonts w:eastAsiaTheme="minorEastAsia" w:cstheme="minorHAnsi"/>
          <w:bCs/>
          <w:sz w:val="24"/>
          <w:szCs w:val="24"/>
          <w:lang w:val="en-CA"/>
        </w:rPr>
        <w:t xml:space="preserve"> </w:t>
      </w:r>
      <w:r w:rsidR="007D7F9D">
        <w:rPr>
          <w:rFonts w:eastAsiaTheme="minorEastAsia" w:cstheme="minorHAnsi"/>
          <w:bCs/>
          <w:sz w:val="24"/>
          <w:szCs w:val="24"/>
          <w:lang w:val="en-CA"/>
        </w:rPr>
        <w:t>modelling</w:t>
      </w:r>
      <w:r w:rsidR="00590C14">
        <w:rPr>
          <w:rFonts w:eastAsiaTheme="minorEastAsia" w:cstheme="minorHAnsi"/>
          <w:bCs/>
          <w:sz w:val="24"/>
          <w:szCs w:val="24"/>
          <w:lang w:val="en-CA"/>
        </w:rPr>
        <w:t xml:space="preserve"> whole-plant carbon balance.</w:t>
      </w:r>
    </w:p>
    <w:p w14:paraId="13E580C1" w14:textId="77777777" w:rsidR="00590C14" w:rsidRPr="005C3801" w:rsidRDefault="00590C14"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19970425" w:rsidR="00444F06" w:rsidRDefault="00C43FB6"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Using</w:t>
      </w:r>
      <w:r w:rsidR="00A30E6B">
        <w:rPr>
          <w:rFonts w:eastAsiaTheme="minorEastAsia" w:cstheme="minorHAnsi"/>
          <w:sz w:val="24"/>
          <w:szCs w:val="24"/>
          <w:lang w:val="en-CA"/>
        </w:rPr>
        <w:t xml:space="preserve"> A-C</w:t>
      </w:r>
      <w:r w:rsidR="00A30E6B">
        <w:rPr>
          <w:rFonts w:eastAsiaTheme="minorEastAsia" w:cstheme="minorHAnsi"/>
          <w:sz w:val="24"/>
          <w:szCs w:val="24"/>
          <w:vertAlign w:val="subscript"/>
          <w:lang w:val="en-CA"/>
        </w:rPr>
        <w:t>i</w:t>
      </w:r>
      <w:r w:rsidR="00A30E6B">
        <w:rPr>
          <w:rFonts w:eastAsiaTheme="minorEastAsia" w:cstheme="minorHAnsi"/>
          <w:sz w:val="24"/>
          <w:szCs w:val="24"/>
          <w:lang w:val="en-CA"/>
        </w:rPr>
        <w:t xml:space="preserve"> curve</w:t>
      </w:r>
      <w:r w:rsidRPr="005C3801">
        <w:rPr>
          <w:rFonts w:eastAsiaTheme="minorEastAsia" w:cstheme="minorHAnsi"/>
          <w:sz w:val="24"/>
          <w:szCs w:val="24"/>
          <w:lang w:val="en-CA"/>
        </w:rPr>
        <w:t xml:space="preserve"> data</w:t>
      </w:r>
      <w:r w:rsidR="00A30E6B">
        <w:rPr>
          <w:rFonts w:eastAsiaTheme="minorEastAsia" w:cstheme="minorHAnsi"/>
          <w:sz w:val="24"/>
          <w:szCs w:val="24"/>
          <w:lang w:val="en-CA"/>
        </w:rPr>
        <w:t xml:space="preserve"> compiled</w:t>
      </w:r>
      <w:r w:rsidRPr="005C3801">
        <w:rPr>
          <w:rFonts w:eastAsiaTheme="minorEastAsia" w:cstheme="minorHAnsi"/>
          <w:sz w:val="24"/>
          <w:szCs w:val="24"/>
          <w:lang w:val="en-CA"/>
        </w:rPr>
        <w:t xml:space="preserve"> </w:t>
      </w:r>
      <w:r w:rsidR="00A30E6B">
        <w:rPr>
          <w:rFonts w:eastAsiaTheme="minorEastAsia" w:cstheme="minorHAnsi"/>
          <w:sz w:val="24"/>
          <w:szCs w:val="24"/>
          <w:lang w:val="en-CA"/>
        </w:rPr>
        <w:t>in</w:t>
      </w:r>
      <w:r w:rsidR="00A30E6B" w:rsidRPr="005C3801">
        <w:rPr>
          <w:rFonts w:eastAsiaTheme="minorEastAsia" w:cstheme="minorHAnsi"/>
          <w:sz w:val="24"/>
          <w:szCs w:val="24"/>
          <w:lang w:val="en-CA"/>
        </w:rPr>
        <w:t xml:space="preserve">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w:t>
      </w:r>
      <w:r w:rsidRPr="00FB408E">
        <w:rPr>
          <w:rFonts w:eastAsiaTheme="minorEastAsia" w:cstheme="minorHAnsi"/>
          <w:i/>
          <w:sz w:val="24"/>
          <w:szCs w:val="24"/>
          <w:lang w:val="en-CA"/>
        </w:rPr>
        <w:t>et al.</w:t>
      </w:r>
      <w:r w:rsidRPr="005C3801">
        <w:rPr>
          <w:rFonts w:eastAsiaTheme="minorEastAsia" w:cstheme="minorHAnsi"/>
          <w:sz w:val="24"/>
          <w:szCs w:val="24"/>
          <w:lang w:val="en-CA"/>
        </w:rPr>
        <w:t xml:space="preserve"> (2019), available from</w:t>
      </w:r>
      <w:r w:rsidR="00A30E6B">
        <w:rPr>
          <w:rFonts w:eastAsiaTheme="minorEastAsia" w:cstheme="minorHAnsi"/>
          <w:sz w:val="24"/>
          <w:szCs w:val="24"/>
          <w:lang w:val="en-CA"/>
        </w:rPr>
        <w:t xml:space="preserve"> the</w:t>
      </w:r>
      <w:r w:rsidRPr="005C3801">
        <w:rPr>
          <w:rFonts w:eastAsiaTheme="minorEastAsia" w:cstheme="minorHAnsi"/>
          <w:sz w:val="24"/>
          <w:szCs w:val="24"/>
          <w:lang w:val="en-CA"/>
        </w:rPr>
        <w:t xml:space="preserve">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w:t>
      </w:r>
      <w:r w:rsidRPr="00FB408E">
        <w:rPr>
          <w:rFonts w:eastAsiaTheme="minorEastAsia" w:cstheme="minorHAnsi"/>
          <w:i/>
          <w:sz w:val="24"/>
          <w:szCs w:val="24"/>
          <w:lang w:val="en-CA"/>
        </w:rPr>
        <w:t>et al.</w:t>
      </w:r>
      <w:r w:rsidRPr="005C3801">
        <w:rPr>
          <w:rFonts w:eastAsiaTheme="minorEastAsia" w:cstheme="minorHAnsi"/>
          <w:sz w:val="24"/>
          <w:szCs w:val="24"/>
          <w:lang w:val="en-CA"/>
        </w:rPr>
        <w:t xml:space="preserve"> (2018)</w:t>
      </w:r>
      <w:r w:rsidR="00A30E6B">
        <w:rPr>
          <w:rFonts w:eastAsiaTheme="minorEastAsia" w:cstheme="minorHAnsi"/>
          <w:sz w:val="24"/>
          <w:szCs w:val="24"/>
          <w:lang w:val="en-CA"/>
        </w:rPr>
        <w:t xml:space="preserve"> repository</w:t>
      </w:r>
      <w:r w:rsidR="00444F06" w:rsidRPr="005C3801">
        <w:rPr>
          <w:rFonts w:eastAsiaTheme="minorEastAsia" w:cstheme="minorHAnsi"/>
          <w:sz w:val="24"/>
          <w:szCs w:val="24"/>
          <w:lang w:val="en-CA"/>
        </w:rPr>
        <w:t>,</w:t>
      </w:r>
      <w:r w:rsidR="00A30E6B">
        <w:rPr>
          <w:rFonts w:eastAsiaTheme="minorEastAsia" w:cstheme="minorHAnsi"/>
          <w:sz w:val="24"/>
          <w:szCs w:val="24"/>
          <w:lang w:val="en-CA"/>
        </w:rPr>
        <w:t xml:space="preserve"> we used the {</w:t>
      </w:r>
      <w:proofErr w:type="spellStart"/>
      <w:r w:rsidR="00A30E6B">
        <w:rPr>
          <w:rFonts w:eastAsiaTheme="minorEastAsia" w:cstheme="minorHAnsi"/>
          <w:sz w:val="24"/>
          <w:szCs w:val="24"/>
          <w:lang w:val="en-CA"/>
        </w:rPr>
        <w:t>fitacis</w:t>
      </w:r>
      <w:proofErr w:type="spellEnd"/>
      <w:r w:rsidR="00A30E6B">
        <w:rPr>
          <w:rFonts w:eastAsiaTheme="minorEastAsia" w:cstheme="minorHAnsi"/>
          <w:sz w:val="24"/>
          <w:szCs w:val="24"/>
          <w:lang w:val="en-CA"/>
        </w:rPr>
        <w:t>} function from the R package {</w:t>
      </w:r>
      <w:proofErr w:type="spellStart"/>
      <w:r w:rsidR="00A30E6B">
        <w:rPr>
          <w:rFonts w:eastAsiaTheme="minorEastAsia" w:cstheme="minorHAnsi"/>
          <w:sz w:val="24"/>
          <w:szCs w:val="24"/>
          <w:lang w:val="en-CA"/>
        </w:rPr>
        <w:t>plantecophys</w:t>
      </w:r>
      <w:proofErr w:type="spellEnd"/>
      <w:r w:rsidR="00A30E6B">
        <w:rPr>
          <w:rFonts w:eastAsiaTheme="minorEastAsia" w:cstheme="minorHAnsi"/>
          <w:sz w:val="24"/>
          <w:szCs w:val="24"/>
          <w:lang w:val="en-CA"/>
        </w:rPr>
        <w:t>}</w:t>
      </w:r>
      <w:r w:rsidR="002F4467">
        <w:rPr>
          <w:rFonts w:eastAsiaTheme="minorEastAsia" w:cstheme="minorHAnsi"/>
          <w:sz w:val="24"/>
          <w:szCs w:val="24"/>
          <w:lang w:val="en-CA"/>
        </w:rPr>
        <w:t xml:space="preserve"> (</w:t>
      </w:r>
      <w:commentRangeStart w:id="211"/>
      <w:proofErr w:type="spellStart"/>
      <w:r w:rsidR="002F4467">
        <w:rPr>
          <w:rFonts w:eastAsiaTheme="minorEastAsia" w:cstheme="minorHAnsi"/>
          <w:sz w:val="24"/>
          <w:szCs w:val="24"/>
          <w:lang w:val="en-CA"/>
        </w:rPr>
        <w:t>Duursma</w:t>
      </w:r>
      <w:proofErr w:type="spellEnd"/>
      <w:r w:rsidR="002F4467">
        <w:rPr>
          <w:rFonts w:eastAsiaTheme="minorEastAsia" w:cstheme="minorHAnsi"/>
          <w:sz w:val="24"/>
          <w:szCs w:val="24"/>
          <w:lang w:val="en-CA"/>
        </w:rPr>
        <w:t>, 2015</w:t>
      </w:r>
      <w:commentRangeEnd w:id="211"/>
      <w:r w:rsidR="00923322">
        <w:rPr>
          <w:rStyle w:val="CommentReference"/>
        </w:rPr>
        <w:commentReference w:id="211"/>
      </w:r>
      <w:r w:rsidR="002F4467">
        <w:rPr>
          <w:rFonts w:eastAsiaTheme="minorEastAsia" w:cstheme="minorHAnsi"/>
          <w:sz w:val="24"/>
          <w:szCs w:val="24"/>
          <w:lang w:val="en-CA"/>
        </w:rPr>
        <w:t>)</w:t>
      </w:r>
      <w:r w:rsidR="00A30E6B">
        <w:rPr>
          <w:rFonts w:eastAsiaTheme="minorEastAsia" w:cstheme="minorHAnsi"/>
          <w:sz w:val="24"/>
          <w:szCs w:val="24"/>
          <w:lang w:val="en-CA"/>
        </w:rPr>
        <w:t xml:space="preserve">, setting </w:t>
      </w:r>
      <w:proofErr w:type="spellStart"/>
      <w:r w:rsidR="00A30E6B">
        <w:rPr>
          <w:rFonts w:eastAsiaTheme="minorEastAsia" w:cstheme="minorHAnsi"/>
          <w:sz w:val="24"/>
          <w:szCs w:val="24"/>
          <w:lang w:val="en-CA"/>
        </w:rPr>
        <w:t>fitmethod</w:t>
      </w:r>
      <w:proofErr w:type="spellEnd"/>
      <w:r w:rsidR="00A30E6B">
        <w:rPr>
          <w:rFonts w:eastAsiaTheme="minorEastAsia" w:cstheme="minorHAnsi"/>
          <w:sz w:val="24"/>
          <w:szCs w:val="24"/>
          <w:lang w:val="en-CA"/>
        </w:rPr>
        <w:t xml:space="preserve"> = “bilinear”, </w:t>
      </w:r>
      <w:proofErr w:type="spellStart"/>
      <w:r w:rsidR="00A30E6B">
        <w:rPr>
          <w:rFonts w:eastAsiaTheme="minorEastAsia" w:cstheme="minorHAnsi"/>
          <w:sz w:val="24"/>
          <w:szCs w:val="24"/>
          <w:lang w:val="en-CA"/>
        </w:rPr>
        <w:t>Tcorrect</w:t>
      </w:r>
      <w:proofErr w:type="spellEnd"/>
      <w:r w:rsidR="00A30E6B">
        <w:rPr>
          <w:rFonts w:eastAsiaTheme="minorEastAsia" w:cstheme="minorHAnsi"/>
          <w:sz w:val="24"/>
          <w:szCs w:val="24"/>
          <w:lang w:val="en-CA"/>
        </w:rPr>
        <w:t xml:space="preserve"> = FALSE, and </w:t>
      </w:r>
      <w:proofErr w:type="spellStart"/>
      <w:r w:rsidR="00A30E6B">
        <w:rPr>
          <w:rFonts w:eastAsiaTheme="minorEastAsia" w:cstheme="minorHAnsi"/>
          <w:sz w:val="24"/>
          <w:szCs w:val="24"/>
          <w:lang w:val="en-CA"/>
        </w:rPr>
        <w:t>fitTPU</w:t>
      </w:r>
      <w:proofErr w:type="spellEnd"/>
      <w:r w:rsidR="00A30E6B">
        <w:rPr>
          <w:rFonts w:eastAsiaTheme="minorEastAsia" w:cstheme="minorHAnsi"/>
          <w:sz w:val="24"/>
          <w:szCs w:val="24"/>
          <w:lang w:val="en-CA"/>
        </w:rPr>
        <w:t xml:space="preserve"> = TRUE, to obtain </w:t>
      </w:r>
      <w:proofErr w:type="spellStart"/>
      <w:r w:rsidR="00A30E6B">
        <w:rPr>
          <w:rFonts w:eastAsiaTheme="minorEastAsia" w:cstheme="minorHAnsi"/>
          <w:sz w:val="24"/>
          <w:szCs w:val="24"/>
          <w:lang w:val="en-CA"/>
        </w:rPr>
        <w:t>V</w:t>
      </w:r>
      <w:r w:rsidR="00A30E6B">
        <w:rPr>
          <w:rFonts w:eastAsiaTheme="minorEastAsia" w:cstheme="minorHAnsi"/>
          <w:sz w:val="24"/>
          <w:szCs w:val="24"/>
          <w:vertAlign w:val="subscript"/>
          <w:lang w:val="en-CA"/>
        </w:rPr>
        <w:t>cmax</w:t>
      </w:r>
      <w:proofErr w:type="spellEnd"/>
      <w:r w:rsidR="00A30E6B">
        <w:rPr>
          <w:rFonts w:eastAsiaTheme="minorEastAsia" w:cstheme="minorHAnsi"/>
          <w:sz w:val="24"/>
          <w:szCs w:val="24"/>
          <w:lang w:val="en-CA"/>
        </w:rPr>
        <w:t xml:space="preserve"> and </w:t>
      </w:r>
      <w:proofErr w:type="spellStart"/>
      <w:r w:rsidR="00A30E6B">
        <w:rPr>
          <w:rFonts w:eastAsiaTheme="minorEastAsia" w:cstheme="minorHAnsi"/>
          <w:sz w:val="24"/>
          <w:szCs w:val="24"/>
          <w:lang w:val="en-CA"/>
        </w:rPr>
        <w:t>J</w:t>
      </w:r>
      <w:r w:rsidR="00A30E6B">
        <w:rPr>
          <w:rFonts w:eastAsiaTheme="minorEastAsia" w:cstheme="minorHAnsi"/>
          <w:sz w:val="24"/>
          <w:szCs w:val="24"/>
          <w:vertAlign w:val="subscript"/>
          <w:lang w:val="en-CA"/>
        </w:rPr>
        <w:t>max</w:t>
      </w:r>
      <w:proofErr w:type="spellEnd"/>
      <w:r w:rsidR="00A30E6B">
        <w:rPr>
          <w:rFonts w:eastAsiaTheme="minorEastAsia" w:cstheme="minorHAnsi"/>
          <w:sz w:val="24"/>
          <w:szCs w:val="24"/>
          <w:lang w:val="en-CA"/>
        </w:rPr>
        <w:t>.</w:t>
      </w:r>
      <w:r w:rsidR="00444F06" w:rsidRPr="005C3801">
        <w:rPr>
          <w:rFonts w:eastAsiaTheme="minorEastAsia" w:cstheme="minorHAnsi"/>
          <w:sz w:val="24"/>
          <w:szCs w:val="24"/>
          <w:lang w:val="en-CA"/>
        </w:rPr>
        <w:t xml:space="preserve"> </w:t>
      </w:r>
      <w:r w:rsidR="00A30E6B">
        <w:rPr>
          <w:rFonts w:eastAsiaTheme="minorEastAsia" w:cstheme="minorHAnsi"/>
          <w:sz w:val="24"/>
          <w:szCs w:val="24"/>
          <w:lang w:val="en-CA"/>
        </w:rPr>
        <w:t>W</w:t>
      </w:r>
      <w:r w:rsidR="00A30E6B" w:rsidRPr="005C3801">
        <w:rPr>
          <w:rFonts w:eastAsiaTheme="minorEastAsia" w:cstheme="minorHAnsi"/>
          <w:sz w:val="24"/>
          <w:szCs w:val="24"/>
          <w:lang w:val="en-CA"/>
        </w:rPr>
        <w:t>e</w:t>
      </w:r>
      <w:r w:rsidR="00A30E6B">
        <w:rPr>
          <w:rFonts w:eastAsiaTheme="minorEastAsia" w:cstheme="minorHAnsi"/>
          <w:sz w:val="24"/>
          <w:szCs w:val="24"/>
          <w:lang w:val="en-CA"/>
        </w:rPr>
        <w:t xml:space="preserve"> then</w:t>
      </w:r>
      <w:r w:rsidR="00A30E6B"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to the data, allowing </w:t>
      </w:r>
      <w:proofErr w:type="spellStart"/>
      <w:r w:rsidR="00444F06" w:rsidRPr="005C3801">
        <w:rPr>
          <w:rFonts w:eastAsiaTheme="minorEastAsia" w:cstheme="minorHAnsi"/>
          <w:sz w:val="24"/>
          <w:szCs w:val="24"/>
          <w:lang w:val="en-CA"/>
        </w:rPr>
        <w:t>H</w:t>
      </w:r>
      <w:r w:rsidR="00444F06" w:rsidRPr="005C3801">
        <w:rPr>
          <w:rFonts w:eastAsiaTheme="minorEastAsia" w:cstheme="minorHAnsi"/>
          <w:sz w:val="24"/>
          <w:szCs w:val="24"/>
          <w:vertAlign w:val="subscript"/>
          <w:lang w:val="en-CA"/>
        </w:rPr>
        <w:t>d</w:t>
      </w:r>
      <w:proofErr w:type="spellEnd"/>
      <w:r w:rsidR="00444F06" w:rsidRPr="005C3801">
        <w:rPr>
          <w:rFonts w:eastAsiaTheme="minorEastAsia" w:cstheme="minorHAnsi"/>
          <w:sz w:val="24"/>
          <w:szCs w:val="24"/>
          <w:lang w:val="en-CA"/>
        </w:rPr>
        <w:t xml:space="preserve"> to be fit.</w:t>
      </w:r>
      <w:r w:rsidR="002F4467">
        <w:rPr>
          <w:rFonts w:eastAsiaTheme="minorEastAsia" w:cstheme="minorHAnsi"/>
          <w:sz w:val="24"/>
          <w:szCs w:val="24"/>
          <w:lang w:val="en-CA"/>
        </w:rPr>
        <w:t xml:space="preserve"> To ensure that the curves could be fit (i.e. that there were enough data to fit 4 parameters), we only used </w:t>
      </w:r>
      <w:r w:rsidR="00D31158">
        <w:rPr>
          <w:rFonts w:eastAsiaTheme="minorEastAsia" w:cstheme="minorHAnsi"/>
          <w:sz w:val="24"/>
          <w:szCs w:val="24"/>
          <w:lang w:val="en-CA"/>
        </w:rPr>
        <w:t>data where A-C</w:t>
      </w:r>
      <w:r w:rsidR="00D31158">
        <w:rPr>
          <w:rFonts w:eastAsiaTheme="minorEastAsia" w:cstheme="minorHAnsi"/>
          <w:sz w:val="24"/>
          <w:szCs w:val="24"/>
          <w:vertAlign w:val="subscript"/>
          <w:lang w:val="en-CA"/>
        </w:rPr>
        <w:t>i</w:t>
      </w:r>
      <w:r w:rsidR="00D31158">
        <w:rPr>
          <w:rFonts w:eastAsiaTheme="minorEastAsia" w:cstheme="minorHAnsi"/>
          <w:sz w:val="24"/>
          <w:szCs w:val="24"/>
          <w:lang w:val="en-CA"/>
        </w:rPr>
        <w:t xml:space="preserve"> curves were measured at 5 or more temperatures.</w:t>
      </w:r>
      <w:r w:rsidR="00AF5251">
        <w:rPr>
          <w:rFonts w:eastAsiaTheme="minorEastAsia" w:cstheme="minorHAnsi"/>
          <w:sz w:val="24"/>
          <w:szCs w:val="24"/>
          <w:lang w:val="en-CA"/>
        </w:rPr>
        <w:t xml:space="preserve"> This reduced the number of candidate temperature responses from 729 to 403.</w:t>
      </w:r>
      <w:r w:rsidR="00FA3ACE">
        <w:rPr>
          <w:rFonts w:eastAsiaTheme="minorEastAsia" w:cstheme="minorHAnsi"/>
          <w:sz w:val="24"/>
          <w:szCs w:val="24"/>
          <w:lang w:val="en-CA"/>
        </w:rPr>
        <w:t xml:space="preserve"> We used the R package {</w:t>
      </w:r>
      <w:proofErr w:type="spellStart"/>
      <w:r w:rsidR="00FA3ACE">
        <w:rPr>
          <w:rFonts w:eastAsiaTheme="minorEastAsia" w:cstheme="minorHAnsi"/>
          <w:sz w:val="24"/>
          <w:szCs w:val="24"/>
          <w:lang w:val="en-CA"/>
        </w:rPr>
        <w:t>minpack.lm</w:t>
      </w:r>
      <w:proofErr w:type="spellEnd"/>
      <w:r w:rsidR="00FA3ACE">
        <w:rPr>
          <w:rFonts w:eastAsiaTheme="minorEastAsia" w:cstheme="minorHAnsi"/>
          <w:sz w:val="24"/>
          <w:szCs w:val="24"/>
          <w:lang w:val="en-CA"/>
        </w:rPr>
        <w:t>} (</w:t>
      </w:r>
      <w:proofErr w:type="spellStart"/>
      <w:r w:rsidR="00FA3ACE">
        <w:rPr>
          <w:rFonts w:eastAsiaTheme="minorEastAsia" w:cstheme="minorHAnsi"/>
          <w:sz w:val="24"/>
          <w:szCs w:val="24"/>
          <w:lang w:val="en-CA"/>
        </w:rPr>
        <w:t>Elzhov</w:t>
      </w:r>
      <w:proofErr w:type="spellEnd"/>
      <w:r w:rsidR="00FA3ACE">
        <w:rPr>
          <w:rFonts w:eastAsiaTheme="minorEastAsia" w:cstheme="minorHAnsi"/>
          <w:sz w:val="24"/>
          <w:szCs w:val="24"/>
          <w:lang w:val="en-CA"/>
        </w:rPr>
        <w:t xml:space="preserve"> </w:t>
      </w:r>
      <w:r w:rsidR="00FA3ACE" w:rsidRPr="00FB408E">
        <w:rPr>
          <w:rFonts w:eastAsiaTheme="minorEastAsia" w:cstheme="minorHAnsi"/>
          <w:i/>
          <w:sz w:val="24"/>
          <w:szCs w:val="24"/>
          <w:lang w:val="en-CA"/>
        </w:rPr>
        <w:t>et al.,</w:t>
      </w:r>
      <w:r w:rsidR="00FA3ACE">
        <w:rPr>
          <w:rFonts w:eastAsiaTheme="minorEastAsia" w:cstheme="minorHAnsi"/>
          <w:sz w:val="24"/>
          <w:szCs w:val="24"/>
          <w:lang w:val="en-CA"/>
        </w:rPr>
        <w:t xml:space="preserve"> 2016)</w:t>
      </w:r>
      <w:r w:rsidR="00346F61">
        <w:rPr>
          <w:rFonts w:eastAsiaTheme="minorEastAsia" w:cstheme="minorHAnsi"/>
          <w:sz w:val="24"/>
          <w:szCs w:val="24"/>
          <w:lang w:val="en-CA"/>
        </w:rPr>
        <w:t xml:space="preserve">, using Equation 2 to obtain starting values for </w:t>
      </w:r>
      <w:proofErr w:type="spellStart"/>
      <w:r w:rsidR="00346F61">
        <w:rPr>
          <w:rFonts w:eastAsiaTheme="minorEastAsia" w:cstheme="minorHAnsi"/>
          <w:sz w:val="24"/>
          <w:szCs w:val="24"/>
          <w:lang w:val="en-CA"/>
        </w:rPr>
        <w:t>E</w:t>
      </w:r>
      <w:r w:rsidR="00346F61">
        <w:rPr>
          <w:rFonts w:eastAsiaTheme="minorEastAsia" w:cstheme="minorHAnsi"/>
          <w:sz w:val="24"/>
          <w:szCs w:val="24"/>
          <w:vertAlign w:val="subscript"/>
          <w:lang w:val="en-CA"/>
        </w:rPr>
        <w:t>a</w:t>
      </w:r>
      <w:proofErr w:type="spellEnd"/>
      <w:r w:rsidR="00346F61">
        <w:rPr>
          <w:rFonts w:eastAsiaTheme="minorEastAsia" w:cstheme="minorHAnsi"/>
          <w:sz w:val="24"/>
          <w:szCs w:val="24"/>
          <w:lang w:val="en-CA"/>
        </w:rPr>
        <w:t xml:space="preserve"> and k</w:t>
      </w:r>
      <w:r w:rsidR="00346F61">
        <w:rPr>
          <w:rFonts w:eastAsiaTheme="minorEastAsia" w:cstheme="minorHAnsi"/>
          <w:sz w:val="24"/>
          <w:szCs w:val="24"/>
          <w:vertAlign w:val="subscript"/>
          <w:lang w:val="en-CA"/>
        </w:rPr>
        <w:t>25</w:t>
      </w:r>
      <w:r w:rsidR="00346F61">
        <w:rPr>
          <w:rFonts w:eastAsiaTheme="minorEastAsia" w:cstheme="minorHAnsi"/>
          <w:sz w:val="24"/>
          <w:szCs w:val="24"/>
          <w:lang w:val="en-CA"/>
        </w:rPr>
        <w:t>,</w:t>
      </w:r>
      <w:r w:rsidR="00FA3ACE">
        <w:rPr>
          <w:rFonts w:eastAsiaTheme="minorEastAsia" w:cstheme="minorHAnsi"/>
          <w:sz w:val="24"/>
          <w:szCs w:val="24"/>
          <w:lang w:val="en-CA"/>
        </w:rPr>
        <w:t xml:space="preserve"> </w:t>
      </w:r>
      <w:r w:rsidR="00346F61">
        <w:rPr>
          <w:rFonts w:eastAsiaTheme="minorEastAsia" w:cstheme="minorHAnsi"/>
          <w:sz w:val="24"/>
          <w:szCs w:val="24"/>
          <w:lang w:val="en-CA"/>
        </w:rPr>
        <w:t xml:space="preserve">while the other initial parameters were </w:t>
      </w:r>
      <w:r w:rsidR="00FA3ACE">
        <w:rPr>
          <w:rFonts w:eastAsiaTheme="minorEastAsia" w:cstheme="minorHAnsi"/>
          <w:sz w:val="24"/>
          <w:szCs w:val="24"/>
          <w:lang w:val="en-CA"/>
        </w:rPr>
        <w:t>ΔS = 0.650 kJ mol</w:t>
      </w:r>
      <w:r w:rsidR="00FA3ACE">
        <w:rPr>
          <w:rFonts w:eastAsiaTheme="minorEastAsia" w:cstheme="minorHAnsi"/>
          <w:sz w:val="24"/>
          <w:szCs w:val="24"/>
          <w:vertAlign w:val="superscript"/>
          <w:lang w:val="en-CA"/>
        </w:rPr>
        <w:t>-1</w:t>
      </w:r>
      <w:r w:rsidR="003871F4">
        <w:rPr>
          <w:rFonts w:eastAsiaTheme="minorEastAsia" w:cstheme="minorHAnsi"/>
          <w:sz w:val="24"/>
          <w:szCs w:val="24"/>
          <w:lang w:val="en-CA"/>
        </w:rPr>
        <w:t xml:space="preserve"> K</w:t>
      </w:r>
      <w:r w:rsidR="003871F4">
        <w:rPr>
          <w:rFonts w:eastAsiaTheme="minorEastAsia" w:cstheme="minorHAnsi"/>
          <w:sz w:val="24"/>
          <w:szCs w:val="24"/>
          <w:vertAlign w:val="superscript"/>
          <w:lang w:val="en-CA"/>
        </w:rPr>
        <w:t>-1</w:t>
      </w:r>
      <w:r w:rsidR="00FA3ACE">
        <w:rPr>
          <w:rFonts w:eastAsiaTheme="minorEastAsia" w:cstheme="minorHAnsi"/>
          <w:sz w:val="24"/>
          <w:szCs w:val="24"/>
          <w:lang w:val="en-CA"/>
        </w:rPr>
        <w:t xml:space="preserve">, and </w:t>
      </w:r>
      <w:proofErr w:type="spellStart"/>
      <w:r w:rsidR="00FA3ACE">
        <w:rPr>
          <w:rFonts w:eastAsiaTheme="minorEastAsia" w:cstheme="minorHAnsi"/>
          <w:sz w:val="24"/>
          <w:szCs w:val="24"/>
          <w:lang w:val="en-CA"/>
        </w:rPr>
        <w:t>H</w:t>
      </w:r>
      <w:r w:rsidR="00FA3ACE">
        <w:rPr>
          <w:rFonts w:eastAsiaTheme="minorEastAsia" w:cstheme="minorHAnsi"/>
          <w:sz w:val="24"/>
          <w:szCs w:val="24"/>
          <w:vertAlign w:val="subscript"/>
          <w:lang w:val="en-CA"/>
        </w:rPr>
        <w:t>d</w:t>
      </w:r>
      <w:proofErr w:type="spellEnd"/>
      <w:r w:rsidR="00FA3ACE">
        <w:rPr>
          <w:rFonts w:eastAsiaTheme="minorEastAsia" w:cstheme="minorHAnsi"/>
          <w:sz w:val="24"/>
          <w:szCs w:val="24"/>
          <w:lang w:val="en-CA"/>
        </w:rPr>
        <w:t xml:space="preserve"> varying from 1 to </w:t>
      </w:r>
      <w:r w:rsidR="00346F61">
        <w:rPr>
          <w:rFonts w:eastAsiaTheme="minorEastAsia" w:cstheme="minorHAnsi"/>
          <w:sz w:val="24"/>
          <w:szCs w:val="24"/>
          <w:lang w:val="en-CA"/>
        </w:rPr>
        <w:t xml:space="preserve">1000 </w:t>
      </w:r>
      <w:r w:rsidR="00FA3ACE">
        <w:rPr>
          <w:rFonts w:eastAsiaTheme="minorEastAsia" w:cstheme="minorHAnsi"/>
          <w:sz w:val="24"/>
          <w:szCs w:val="24"/>
          <w:lang w:val="en-CA"/>
        </w:rPr>
        <w:t>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followed by the {BIC} function to select the best model based on Bayesian Information Criteria.</w:t>
      </w:r>
      <w:r w:rsidR="009C523C">
        <w:rPr>
          <w:rFonts w:eastAsiaTheme="minorEastAsia" w:cstheme="minorHAnsi"/>
          <w:sz w:val="24"/>
          <w:szCs w:val="24"/>
          <w:lang w:val="en-CA"/>
        </w:rPr>
        <w:t xml:space="preserve"> We obtained</w:t>
      </w:r>
      <w:r w:rsidR="00346F61">
        <w:rPr>
          <w:rFonts w:eastAsiaTheme="minorEastAsia" w:cstheme="minorHAnsi"/>
          <w:sz w:val="24"/>
          <w:szCs w:val="24"/>
          <w:lang w:val="en-CA"/>
        </w:rPr>
        <w:t xml:space="preserve"> 3</w:t>
      </w:r>
      <w:r w:rsidR="008A44B8">
        <w:rPr>
          <w:rFonts w:eastAsiaTheme="minorEastAsia" w:cstheme="minorHAnsi"/>
          <w:sz w:val="24"/>
          <w:szCs w:val="24"/>
          <w:lang w:val="en-CA"/>
        </w:rPr>
        <w:t>41</w:t>
      </w:r>
      <w:r w:rsidR="00346F61">
        <w:rPr>
          <w:rFonts w:eastAsiaTheme="minorEastAsia" w:cstheme="minorHAnsi"/>
          <w:sz w:val="24"/>
          <w:szCs w:val="24"/>
          <w:lang w:val="en-CA"/>
        </w:rPr>
        <w:t xml:space="preserve"> and </w:t>
      </w:r>
      <w:r w:rsidR="008A44B8">
        <w:rPr>
          <w:rFonts w:eastAsiaTheme="minorEastAsia" w:cstheme="minorHAnsi"/>
          <w:sz w:val="24"/>
          <w:szCs w:val="24"/>
          <w:lang w:val="en-CA"/>
        </w:rPr>
        <w:t>337</w:t>
      </w:r>
      <w:r w:rsidR="00346F61">
        <w:rPr>
          <w:rFonts w:eastAsiaTheme="minorEastAsia" w:cstheme="minorHAnsi"/>
          <w:sz w:val="24"/>
          <w:szCs w:val="24"/>
          <w:lang w:val="en-CA"/>
        </w:rPr>
        <w:t xml:space="preserve"> successful </w:t>
      </w:r>
      <w:proofErr w:type="spellStart"/>
      <w:r w:rsidR="00346F61">
        <w:rPr>
          <w:rFonts w:eastAsiaTheme="minorEastAsia" w:cstheme="minorHAnsi"/>
          <w:sz w:val="24"/>
          <w:szCs w:val="24"/>
          <w:lang w:val="en-CA"/>
        </w:rPr>
        <w:t>V</w:t>
      </w:r>
      <w:r w:rsidR="00346F61">
        <w:rPr>
          <w:rFonts w:eastAsiaTheme="minorEastAsia" w:cstheme="minorHAnsi"/>
          <w:sz w:val="24"/>
          <w:szCs w:val="24"/>
          <w:vertAlign w:val="subscript"/>
          <w:lang w:val="en-CA"/>
        </w:rPr>
        <w:t>cmax</w:t>
      </w:r>
      <w:proofErr w:type="spellEnd"/>
      <w:r w:rsidR="00346F61">
        <w:rPr>
          <w:rFonts w:eastAsiaTheme="minorEastAsia" w:cstheme="minorHAnsi"/>
          <w:sz w:val="24"/>
          <w:szCs w:val="24"/>
          <w:lang w:val="en-CA"/>
        </w:rPr>
        <w:t xml:space="preserve"> temperature response curve fits for </w:t>
      </w:r>
      <w:del w:id="213" w:author="Bridget Kathleen Murphy" w:date="2020-06-22T17:35:00Z">
        <w:r w:rsidR="00346F61" w:rsidDel="002E0B0D">
          <w:rPr>
            <w:rFonts w:eastAsiaTheme="minorEastAsia" w:cstheme="minorHAnsi"/>
            <w:sz w:val="24"/>
            <w:szCs w:val="24"/>
            <w:lang w:val="en-CA"/>
          </w:rPr>
          <w:delText xml:space="preserve">Equations </w:delText>
        </w:r>
      </w:del>
      <w:ins w:id="214" w:author="Bridget Kathleen Murphy" w:date="2020-06-22T17:35:00Z">
        <w:r w:rsidR="002E0B0D">
          <w:rPr>
            <w:rFonts w:eastAsiaTheme="minorEastAsia" w:cstheme="minorHAnsi"/>
            <w:sz w:val="24"/>
            <w:szCs w:val="24"/>
            <w:lang w:val="en-CA"/>
          </w:rPr>
          <w:t>M2002</w:t>
        </w:r>
      </w:ins>
      <w:del w:id="215" w:author="Bridget Kathleen Murphy" w:date="2020-06-22T17:35:00Z">
        <w:r w:rsidR="00346F61" w:rsidDel="002E0B0D">
          <w:rPr>
            <w:rFonts w:eastAsiaTheme="minorEastAsia" w:cstheme="minorHAnsi"/>
            <w:sz w:val="24"/>
            <w:szCs w:val="24"/>
            <w:lang w:val="en-CA"/>
          </w:rPr>
          <w:delText>3</w:delText>
        </w:r>
      </w:del>
      <w:r w:rsidR="00346F61">
        <w:rPr>
          <w:rFonts w:eastAsiaTheme="minorEastAsia" w:cstheme="minorHAnsi"/>
          <w:sz w:val="24"/>
          <w:szCs w:val="24"/>
          <w:lang w:val="en-CA"/>
        </w:rPr>
        <w:t xml:space="preserve"> and</w:t>
      </w:r>
      <w:ins w:id="216" w:author="Bridget Kathleen Murphy" w:date="2020-06-22T17:35:00Z">
        <w:r w:rsidR="002E0B0D">
          <w:rPr>
            <w:rFonts w:eastAsiaTheme="minorEastAsia" w:cstheme="minorHAnsi"/>
            <w:sz w:val="24"/>
            <w:szCs w:val="24"/>
            <w:lang w:val="en-CA"/>
          </w:rPr>
          <w:t xml:space="preserve"> J1942</w:t>
        </w:r>
      </w:ins>
      <w:del w:id="217" w:author="Bridget Kathleen Murphy" w:date="2020-06-22T17:35:00Z">
        <w:r w:rsidR="00346F61" w:rsidDel="002E0B0D">
          <w:rPr>
            <w:rFonts w:eastAsiaTheme="minorEastAsia" w:cstheme="minorHAnsi"/>
            <w:sz w:val="24"/>
            <w:szCs w:val="24"/>
            <w:lang w:val="en-CA"/>
          </w:rPr>
          <w:delText xml:space="preserve"> 10</w:delText>
        </w:r>
      </w:del>
      <w:r w:rsidR="00346F61">
        <w:rPr>
          <w:rFonts w:eastAsiaTheme="minorEastAsia" w:cstheme="minorHAnsi"/>
          <w:sz w:val="24"/>
          <w:szCs w:val="24"/>
          <w:lang w:val="en-CA"/>
        </w:rPr>
        <w:t xml:space="preserve">, respectively, and </w:t>
      </w:r>
      <w:r w:rsidR="008A44B8">
        <w:rPr>
          <w:rFonts w:eastAsiaTheme="minorEastAsia" w:cstheme="minorHAnsi"/>
          <w:sz w:val="24"/>
          <w:szCs w:val="24"/>
          <w:lang w:val="en-CA"/>
        </w:rPr>
        <w:t>241</w:t>
      </w:r>
      <w:r w:rsidR="00346F61">
        <w:rPr>
          <w:rFonts w:eastAsiaTheme="minorEastAsia" w:cstheme="minorHAnsi"/>
          <w:sz w:val="24"/>
          <w:szCs w:val="24"/>
          <w:lang w:val="en-CA"/>
        </w:rPr>
        <w:t xml:space="preserve"> and </w:t>
      </w:r>
      <w:r w:rsidR="008A44B8">
        <w:rPr>
          <w:rFonts w:eastAsiaTheme="minorEastAsia" w:cstheme="minorHAnsi"/>
          <w:sz w:val="24"/>
          <w:szCs w:val="24"/>
          <w:lang w:val="en-CA"/>
        </w:rPr>
        <w:t>242</w:t>
      </w:r>
      <w:r w:rsidR="00346F61">
        <w:rPr>
          <w:rFonts w:eastAsiaTheme="minorEastAsia" w:cstheme="minorHAnsi"/>
          <w:sz w:val="24"/>
          <w:szCs w:val="24"/>
          <w:lang w:val="en-CA"/>
        </w:rPr>
        <w:t xml:space="preserve"> successful </w:t>
      </w:r>
      <w:proofErr w:type="spellStart"/>
      <w:r w:rsidR="00346F61">
        <w:rPr>
          <w:rFonts w:eastAsiaTheme="minorEastAsia" w:cstheme="minorHAnsi"/>
          <w:sz w:val="24"/>
          <w:szCs w:val="24"/>
          <w:lang w:val="en-CA"/>
        </w:rPr>
        <w:t>J</w:t>
      </w:r>
      <w:r w:rsidR="00346F61">
        <w:rPr>
          <w:rFonts w:eastAsiaTheme="minorEastAsia" w:cstheme="minorHAnsi"/>
          <w:sz w:val="24"/>
          <w:szCs w:val="24"/>
          <w:vertAlign w:val="subscript"/>
          <w:lang w:val="en-CA"/>
        </w:rPr>
        <w:t>max</w:t>
      </w:r>
      <w:proofErr w:type="spellEnd"/>
      <w:r w:rsidR="00346F61">
        <w:rPr>
          <w:rFonts w:eastAsiaTheme="minorEastAsia" w:cstheme="minorHAnsi"/>
          <w:sz w:val="24"/>
          <w:szCs w:val="24"/>
          <w:lang w:val="en-CA"/>
        </w:rPr>
        <w:t xml:space="preserve"> temperature response curve fits for </w:t>
      </w:r>
      <w:del w:id="218" w:author="Bridget Kathleen Murphy" w:date="2020-06-22T17:35:00Z">
        <w:r w:rsidR="00346F61" w:rsidDel="002E0B0D">
          <w:rPr>
            <w:rFonts w:eastAsiaTheme="minorEastAsia" w:cstheme="minorHAnsi"/>
            <w:sz w:val="24"/>
            <w:szCs w:val="24"/>
            <w:lang w:val="en-CA"/>
          </w:rPr>
          <w:delText>Equations 3</w:delText>
        </w:r>
      </w:del>
      <w:ins w:id="219" w:author="Bridget Kathleen Murphy" w:date="2020-06-22T17:35:00Z">
        <w:r w:rsidR="002E0B0D">
          <w:rPr>
            <w:rFonts w:eastAsiaTheme="minorEastAsia" w:cstheme="minorHAnsi"/>
            <w:sz w:val="24"/>
            <w:szCs w:val="24"/>
            <w:lang w:val="en-CA"/>
          </w:rPr>
          <w:t>M2002</w:t>
        </w:r>
      </w:ins>
      <w:r w:rsidR="00346F61">
        <w:rPr>
          <w:rFonts w:eastAsiaTheme="minorEastAsia" w:cstheme="minorHAnsi"/>
          <w:sz w:val="24"/>
          <w:szCs w:val="24"/>
          <w:lang w:val="en-CA"/>
        </w:rPr>
        <w:t xml:space="preserve"> and</w:t>
      </w:r>
      <w:ins w:id="220" w:author="Bridget Kathleen Murphy" w:date="2020-06-22T17:35:00Z">
        <w:r w:rsidR="002E0B0D">
          <w:rPr>
            <w:rFonts w:eastAsiaTheme="minorEastAsia" w:cstheme="minorHAnsi"/>
            <w:sz w:val="24"/>
            <w:szCs w:val="24"/>
            <w:lang w:val="en-CA"/>
          </w:rPr>
          <w:t xml:space="preserve"> J1942</w:t>
        </w:r>
      </w:ins>
      <w:del w:id="221" w:author="Bridget Kathleen Murphy" w:date="2020-06-22T17:35:00Z">
        <w:r w:rsidR="00346F61" w:rsidDel="002E0B0D">
          <w:rPr>
            <w:rFonts w:eastAsiaTheme="minorEastAsia" w:cstheme="minorHAnsi"/>
            <w:sz w:val="24"/>
            <w:szCs w:val="24"/>
            <w:lang w:val="en-CA"/>
          </w:rPr>
          <w:delText xml:space="preserve"> 10</w:delText>
        </w:r>
      </w:del>
      <w:r w:rsidR="00346F61">
        <w:rPr>
          <w:rFonts w:eastAsiaTheme="minorEastAsia" w:cstheme="minorHAnsi"/>
          <w:sz w:val="24"/>
          <w:szCs w:val="24"/>
          <w:lang w:val="en-CA"/>
        </w:rPr>
        <w:t xml:space="preserve">, respectively. This resulted in a total of 547 fitted temperature response curves </w:t>
      </w:r>
      <w:r w:rsidR="005A1DB6" w:rsidRPr="004939B4">
        <w:rPr>
          <w:rFonts w:eastAsiaTheme="minorEastAsia" w:cstheme="minorHAnsi"/>
          <w:sz w:val="24"/>
          <w:szCs w:val="24"/>
          <w:lang w:val="en-CA"/>
        </w:rPr>
        <w:lastRenderedPageBreak/>
        <w:t xml:space="preserve">which we filtered further, requiring that </w:t>
      </w:r>
      <w:proofErr w:type="spellStart"/>
      <w:r w:rsidR="005A1DB6" w:rsidRPr="004939B4">
        <w:rPr>
          <w:rFonts w:eastAsiaTheme="minorEastAsia" w:cstheme="minorHAnsi"/>
          <w:sz w:val="24"/>
          <w:szCs w:val="24"/>
          <w:lang w:val="en-CA"/>
        </w:rPr>
        <w:t>E</w:t>
      </w:r>
      <w:r w:rsidR="005A1DB6" w:rsidRPr="004939B4">
        <w:rPr>
          <w:rFonts w:eastAsiaTheme="minorEastAsia" w:cstheme="minorHAnsi"/>
          <w:sz w:val="24"/>
          <w:szCs w:val="24"/>
          <w:vertAlign w:val="subscript"/>
          <w:lang w:val="en-CA"/>
        </w:rPr>
        <w:t>a</w:t>
      </w:r>
      <w:proofErr w:type="spellEnd"/>
      <w:r w:rsidR="005A1DB6" w:rsidRPr="004939B4">
        <w:rPr>
          <w:rFonts w:eastAsiaTheme="minorEastAsia" w:cstheme="minorHAnsi"/>
          <w:sz w:val="24"/>
          <w:szCs w:val="24"/>
          <w:lang w:val="en-CA"/>
        </w:rPr>
        <w:t xml:space="preserve">, ΔS, and </w:t>
      </w:r>
      <w:proofErr w:type="spellStart"/>
      <w:r w:rsidR="005A1DB6" w:rsidRPr="004939B4">
        <w:rPr>
          <w:rFonts w:eastAsiaTheme="minorEastAsia" w:cstheme="minorHAnsi"/>
          <w:sz w:val="24"/>
          <w:szCs w:val="24"/>
          <w:lang w:val="en-CA"/>
        </w:rPr>
        <w:t>H</w:t>
      </w:r>
      <w:r w:rsidR="005A1DB6" w:rsidRPr="004939B4">
        <w:rPr>
          <w:rFonts w:eastAsiaTheme="minorEastAsia" w:cstheme="minorHAnsi"/>
          <w:sz w:val="24"/>
          <w:szCs w:val="24"/>
          <w:vertAlign w:val="subscript"/>
          <w:lang w:val="en-CA"/>
        </w:rPr>
        <w:t>d</w:t>
      </w:r>
      <w:proofErr w:type="spellEnd"/>
      <w:r w:rsidR="005A1DB6" w:rsidRPr="004939B4">
        <w:rPr>
          <w:rFonts w:eastAsiaTheme="minorEastAsia" w:cstheme="minorHAnsi"/>
          <w:sz w:val="24"/>
          <w:szCs w:val="24"/>
          <w:lang w:val="en-CA"/>
        </w:rPr>
        <w:t xml:space="preserve"> were all positive values and that the </w:t>
      </w:r>
      <w:proofErr w:type="spellStart"/>
      <w:r w:rsidR="005A1DB6" w:rsidRPr="004939B4">
        <w:rPr>
          <w:rFonts w:eastAsiaTheme="minorEastAsia" w:cstheme="minorHAnsi"/>
          <w:sz w:val="24"/>
          <w:szCs w:val="24"/>
          <w:lang w:val="en-CA"/>
        </w:rPr>
        <w:t>V</w:t>
      </w:r>
      <w:r w:rsidR="005A1DB6" w:rsidRPr="004939B4">
        <w:rPr>
          <w:rFonts w:eastAsiaTheme="minorEastAsia" w:cstheme="minorHAnsi"/>
          <w:sz w:val="24"/>
          <w:szCs w:val="24"/>
          <w:vertAlign w:val="subscript"/>
          <w:lang w:val="en-CA"/>
        </w:rPr>
        <w:t>cmax</w:t>
      </w:r>
      <w:proofErr w:type="spellEnd"/>
      <w:r w:rsidR="005A1DB6" w:rsidRPr="004939B4">
        <w:rPr>
          <w:rFonts w:eastAsiaTheme="minorEastAsia" w:cstheme="minorHAnsi"/>
          <w:sz w:val="24"/>
          <w:szCs w:val="24"/>
          <w:lang w:val="en-CA"/>
        </w:rPr>
        <w:t xml:space="preserve"> and </w:t>
      </w:r>
      <w:proofErr w:type="spellStart"/>
      <w:r w:rsidR="005A1DB6" w:rsidRPr="004939B4">
        <w:rPr>
          <w:rFonts w:eastAsiaTheme="minorEastAsia" w:cstheme="minorHAnsi"/>
          <w:sz w:val="24"/>
          <w:szCs w:val="24"/>
          <w:lang w:val="en-CA"/>
        </w:rPr>
        <w:t>J</w:t>
      </w:r>
      <w:r w:rsidR="005A1DB6" w:rsidRPr="004939B4">
        <w:rPr>
          <w:rFonts w:eastAsiaTheme="minorEastAsia" w:cstheme="minorHAnsi"/>
          <w:sz w:val="24"/>
          <w:szCs w:val="24"/>
          <w:vertAlign w:val="subscript"/>
          <w:lang w:val="en-CA"/>
        </w:rPr>
        <w:t>max</w:t>
      </w:r>
      <w:proofErr w:type="spellEnd"/>
      <w:r w:rsidR="005A1DB6" w:rsidRPr="00201D37">
        <w:rPr>
          <w:sz w:val="24"/>
          <w:szCs w:val="24"/>
        </w:rPr>
        <w:t xml:space="preserve"> data were paired, resulting in</w:t>
      </w:r>
      <w:r w:rsidR="004F7CDA" w:rsidRPr="004939B4">
        <w:rPr>
          <w:rFonts w:eastAsiaTheme="minorEastAsia" w:cstheme="minorHAnsi"/>
          <w:sz w:val="24"/>
          <w:szCs w:val="24"/>
          <w:lang w:val="en-CA"/>
        </w:rPr>
        <w:t xml:space="preserve"> </w:t>
      </w:r>
      <w:r w:rsidR="0060352C">
        <w:rPr>
          <w:rFonts w:eastAsiaTheme="minorEastAsia" w:cstheme="minorHAnsi"/>
          <w:sz w:val="24"/>
          <w:szCs w:val="24"/>
          <w:lang w:val="en-CA"/>
        </w:rPr>
        <w:t>196</w:t>
      </w:r>
      <w:r w:rsidR="004F7CDA" w:rsidRPr="004939B4">
        <w:rPr>
          <w:rFonts w:eastAsiaTheme="minorEastAsia" w:cstheme="minorHAnsi"/>
          <w:sz w:val="24"/>
          <w:szCs w:val="24"/>
          <w:lang w:val="en-CA"/>
        </w:rPr>
        <w:t xml:space="preserve"> </w:t>
      </w:r>
      <w:r w:rsidR="0025150C" w:rsidRPr="004939B4">
        <w:rPr>
          <w:rFonts w:eastAsiaTheme="minorEastAsia" w:cstheme="minorHAnsi"/>
          <w:sz w:val="24"/>
          <w:szCs w:val="24"/>
          <w:lang w:val="en-CA"/>
        </w:rPr>
        <w:t xml:space="preserve">complete </w:t>
      </w:r>
      <w:r w:rsidR="004F7CDA" w:rsidRPr="004939B4">
        <w:rPr>
          <w:rFonts w:eastAsiaTheme="minorEastAsia" w:cstheme="minorHAnsi"/>
          <w:sz w:val="24"/>
          <w:szCs w:val="24"/>
          <w:lang w:val="en-CA"/>
        </w:rPr>
        <w:t xml:space="preserve">pairs of </w:t>
      </w:r>
      <w:proofErr w:type="spellStart"/>
      <w:r w:rsidR="004F7CDA" w:rsidRPr="004939B4">
        <w:rPr>
          <w:rFonts w:eastAsiaTheme="minorEastAsia" w:cstheme="minorHAnsi"/>
          <w:sz w:val="24"/>
          <w:szCs w:val="24"/>
          <w:lang w:val="en-CA"/>
        </w:rPr>
        <w:t>V</w:t>
      </w:r>
      <w:r w:rsidR="004F7CDA" w:rsidRPr="004939B4">
        <w:rPr>
          <w:rFonts w:eastAsiaTheme="minorEastAsia" w:cstheme="minorHAnsi"/>
          <w:sz w:val="24"/>
          <w:szCs w:val="24"/>
          <w:vertAlign w:val="subscript"/>
          <w:lang w:val="en-CA"/>
        </w:rPr>
        <w:t>cmax</w:t>
      </w:r>
      <w:proofErr w:type="spellEnd"/>
      <w:r w:rsidR="004F7CDA" w:rsidRPr="004939B4">
        <w:rPr>
          <w:rFonts w:eastAsiaTheme="minorEastAsia" w:cstheme="minorHAnsi"/>
          <w:sz w:val="24"/>
          <w:szCs w:val="24"/>
          <w:lang w:val="en-CA"/>
        </w:rPr>
        <w:t xml:space="preserve"> and </w:t>
      </w:r>
      <w:proofErr w:type="spellStart"/>
      <w:r w:rsidR="004F7CDA" w:rsidRPr="004939B4">
        <w:rPr>
          <w:rFonts w:eastAsiaTheme="minorEastAsia" w:cstheme="minorHAnsi"/>
          <w:sz w:val="24"/>
          <w:szCs w:val="24"/>
          <w:lang w:val="en-CA"/>
        </w:rPr>
        <w:t>J</w:t>
      </w:r>
      <w:r w:rsidR="004F7CDA" w:rsidRPr="004939B4">
        <w:rPr>
          <w:rFonts w:eastAsiaTheme="minorEastAsia" w:cstheme="minorHAnsi"/>
          <w:sz w:val="24"/>
          <w:szCs w:val="24"/>
          <w:vertAlign w:val="subscript"/>
          <w:lang w:val="en-CA"/>
        </w:rPr>
        <w:t>max</w:t>
      </w:r>
      <w:proofErr w:type="spellEnd"/>
      <w:r w:rsidR="004F7CDA" w:rsidRPr="004939B4">
        <w:rPr>
          <w:rFonts w:eastAsiaTheme="minorEastAsia" w:cstheme="minorHAnsi"/>
          <w:sz w:val="24"/>
          <w:szCs w:val="24"/>
          <w:lang w:val="en-CA"/>
        </w:rPr>
        <w:t xml:space="preserve"> temperature responses for </w:t>
      </w:r>
      <w:r w:rsidR="005A1DB6" w:rsidRPr="004939B4">
        <w:rPr>
          <w:rFonts w:eastAsiaTheme="minorEastAsia" w:cstheme="minorHAnsi"/>
          <w:sz w:val="24"/>
          <w:szCs w:val="24"/>
          <w:lang w:val="en-CA"/>
        </w:rPr>
        <w:t>analysis</w:t>
      </w:r>
      <w:r w:rsidR="00346F61" w:rsidRPr="004939B4">
        <w:rPr>
          <w:rFonts w:eastAsiaTheme="minorEastAsia" w:cstheme="minorHAnsi"/>
          <w:sz w:val="24"/>
          <w:szCs w:val="24"/>
          <w:lang w:val="en-CA"/>
        </w:rPr>
        <w:t>.</w:t>
      </w:r>
      <w:r w:rsidR="008F7870">
        <w:rPr>
          <w:rFonts w:eastAsiaTheme="minorEastAsia" w:cstheme="minorHAnsi"/>
          <w:sz w:val="24"/>
          <w:szCs w:val="24"/>
          <w:lang w:val="en-CA"/>
        </w:rPr>
        <w:t xml:space="preserve"> The data covered a temperature range from 1</w:t>
      </w:r>
      <w:r w:rsidR="00604E7B">
        <w:rPr>
          <w:rFonts w:eastAsiaTheme="minorEastAsia" w:cstheme="minorHAnsi"/>
          <w:sz w:val="24"/>
          <w:szCs w:val="24"/>
          <w:lang w:val="en-CA"/>
        </w:rPr>
        <w:t xml:space="preserve"> </w:t>
      </w:r>
      <w:r w:rsidR="008F7870">
        <w:rPr>
          <w:rFonts w:eastAsiaTheme="minorEastAsia" w:cstheme="minorHAnsi"/>
          <w:sz w:val="24"/>
          <w:szCs w:val="24"/>
          <w:lang w:val="en-CA"/>
        </w:rPr>
        <w:t>°C to 50</w:t>
      </w:r>
      <w:r w:rsidR="00604E7B">
        <w:rPr>
          <w:rFonts w:eastAsiaTheme="minorEastAsia" w:cstheme="minorHAnsi"/>
          <w:sz w:val="24"/>
          <w:szCs w:val="24"/>
          <w:lang w:val="en-CA"/>
        </w:rPr>
        <w:t xml:space="preserve"> </w:t>
      </w:r>
      <w:r w:rsidR="008F7870">
        <w:rPr>
          <w:rFonts w:eastAsiaTheme="minorEastAsia" w:cstheme="minorHAnsi"/>
          <w:sz w:val="24"/>
          <w:szCs w:val="24"/>
          <w:lang w:val="en-CA"/>
        </w:rPr>
        <w:t>°C across all curves, with a median range of 14 °C</w:t>
      </w:r>
      <w:r w:rsidR="00604E7B">
        <w:rPr>
          <w:rFonts w:eastAsiaTheme="minorEastAsia" w:cstheme="minorHAnsi"/>
          <w:sz w:val="24"/>
          <w:szCs w:val="24"/>
          <w:lang w:val="en-CA"/>
        </w:rPr>
        <w:t xml:space="preserve"> to 42.6 °C</w:t>
      </w:r>
      <w:r w:rsidR="00444F06" w:rsidRPr="005C3801">
        <w:rPr>
          <w:rFonts w:eastAsiaTheme="minorEastAsia" w:cstheme="minorHAnsi"/>
          <w:sz w:val="24"/>
          <w:szCs w:val="24"/>
          <w:lang w:val="en-CA"/>
        </w:rPr>
        <w:t>.</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7661ED84" w:rsidR="00E36D2B" w:rsidRDefault="007D7F9D" w:rsidP="002B0AA8">
      <w:pPr>
        <w:spacing w:after="0" w:line="360" w:lineRule="auto"/>
        <w:rPr>
          <w:rFonts w:eastAsiaTheme="minorEastAsia" w:cstheme="minorHAnsi"/>
          <w:sz w:val="24"/>
          <w:szCs w:val="24"/>
          <w:lang w:val="en-CA"/>
        </w:rPr>
      </w:pPr>
      <w:r>
        <w:rPr>
          <w:rFonts w:eastAsiaTheme="minorEastAsia" w:cstheme="minorHAnsi"/>
          <w:b/>
          <w:sz w:val="24"/>
          <w:szCs w:val="24"/>
          <w:lang w:val="en-CA"/>
        </w:rPr>
        <w:t>Modelling</w:t>
      </w:r>
    </w:p>
    <w:p w14:paraId="20918322" w14:textId="2968763E" w:rsidR="00AB4287" w:rsidRDefault="00E36D2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modelled the impact of the </w:t>
      </w:r>
      <w:del w:id="222" w:author="Bridget Kathleen Murphy" w:date="2020-06-22T17:35:00Z">
        <w:r w:rsidR="00A8138C" w:rsidDel="002E0B0D">
          <w:rPr>
            <w:rFonts w:eastAsiaTheme="minorEastAsia" w:cstheme="minorHAnsi"/>
            <w:sz w:val="24"/>
            <w:szCs w:val="24"/>
            <w:lang w:val="en-CA"/>
          </w:rPr>
          <w:delText xml:space="preserve">Equations </w:delText>
        </w:r>
        <w:r w:rsidR="008545E3" w:rsidDel="002E0B0D">
          <w:rPr>
            <w:rFonts w:eastAsiaTheme="minorEastAsia" w:cstheme="minorHAnsi"/>
            <w:sz w:val="24"/>
            <w:szCs w:val="24"/>
            <w:lang w:val="en-CA"/>
          </w:rPr>
          <w:delText>3</w:delText>
        </w:r>
      </w:del>
      <w:ins w:id="223" w:author="Bridget Kathleen Murphy" w:date="2020-06-22T17:35:00Z">
        <w:r w:rsidR="002E0B0D">
          <w:rPr>
            <w:rFonts w:eastAsiaTheme="minorEastAsia" w:cstheme="minorHAnsi"/>
            <w:sz w:val="24"/>
            <w:szCs w:val="24"/>
            <w:lang w:val="en-CA"/>
          </w:rPr>
          <w:t>M2002</w:t>
        </w:r>
      </w:ins>
      <w:r>
        <w:rPr>
          <w:rFonts w:eastAsiaTheme="minorEastAsia" w:cstheme="minorHAnsi"/>
          <w:sz w:val="24"/>
          <w:szCs w:val="24"/>
          <w:lang w:val="en-CA"/>
        </w:rPr>
        <w:t xml:space="preserve"> and </w:t>
      </w:r>
      <w:ins w:id="224" w:author="Bridget Kathleen Murphy" w:date="2020-06-22T17:35:00Z">
        <w:r w:rsidR="002E0B0D">
          <w:rPr>
            <w:rFonts w:eastAsiaTheme="minorEastAsia" w:cstheme="minorHAnsi"/>
            <w:sz w:val="24"/>
            <w:szCs w:val="24"/>
            <w:lang w:val="en-CA"/>
          </w:rPr>
          <w:t>J1942</w:t>
        </w:r>
      </w:ins>
      <w:del w:id="225" w:author="Bridget Kathleen Murphy" w:date="2020-06-22T17:35:00Z">
        <w:r w:rsidR="008545E3" w:rsidDel="002E0B0D">
          <w:rPr>
            <w:rFonts w:eastAsiaTheme="minorEastAsia" w:cstheme="minorHAnsi"/>
            <w:sz w:val="24"/>
            <w:szCs w:val="24"/>
            <w:lang w:val="en-CA"/>
          </w:rPr>
          <w:delText>10</w:delText>
        </w:r>
      </w:del>
      <w:r>
        <w:rPr>
          <w:rFonts w:eastAsiaTheme="minorEastAsia" w:cstheme="minorHAnsi"/>
          <w:sz w:val="24"/>
          <w:szCs w:val="24"/>
          <w:lang w:val="en-CA"/>
        </w:rPr>
        <w:t xml:space="preserve"> </w:t>
      </w:r>
      <w:ins w:id="226" w:author="Bridget Kathleen Murphy" w:date="2020-06-22T17:37:00Z">
        <w:r w:rsidR="002E0B0D">
          <w:rPr>
            <w:rFonts w:eastAsiaTheme="minorEastAsia" w:cstheme="minorHAnsi"/>
            <w:sz w:val="24"/>
            <w:szCs w:val="24"/>
            <w:lang w:val="en-CA"/>
          </w:rPr>
          <w:t xml:space="preserve">equations </w:t>
        </w:r>
      </w:ins>
      <w:r>
        <w:rPr>
          <w:rFonts w:eastAsiaTheme="minorEastAsia" w:cstheme="minorHAnsi"/>
          <w:sz w:val="24"/>
          <w:szCs w:val="24"/>
          <w:lang w:val="en-CA"/>
        </w:rPr>
        <w:t xml:space="preserve">on daily net plant carbon balance. 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proofErr w:type="spellStart"/>
      <w:r w:rsidR="00C87C44">
        <w:rPr>
          <w:rFonts w:eastAsiaTheme="minorEastAsia" w:cstheme="minorHAnsi"/>
          <w:i/>
          <w:sz w:val="24"/>
          <w:szCs w:val="24"/>
          <w:lang w:val="en-CA"/>
        </w:rPr>
        <w:t>Picea</w:t>
      </w:r>
      <w:proofErr w:type="spellEnd"/>
      <w:r w:rsidR="00C87C44">
        <w:rPr>
          <w:rFonts w:eastAsiaTheme="minorEastAsia" w:cstheme="minorHAnsi"/>
          <w:i/>
          <w:sz w:val="24"/>
          <w:szCs w:val="24"/>
          <w:lang w:val="en-CA"/>
        </w:rPr>
        <w:t xml:space="preserve"> glauca</w:t>
      </w:r>
      <w:r w:rsidR="00C87C44">
        <w:rPr>
          <w:rFonts w:eastAsiaTheme="minorEastAsia" w:cstheme="minorHAnsi"/>
          <w:sz w:val="24"/>
          <w:szCs w:val="24"/>
          <w:lang w:val="en-CA"/>
        </w:rPr>
        <w:t>)</w:t>
      </w:r>
      <w:r>
        <w:rPr>
          <w:rFonts w:eastAsiaTheme="minorEastAsia" w:cstheme="minorHAnsi"/>
          <w:sz w:val="24"/>
          <w:szCs w:val="24"/>
          <w:lang w:val="en-CA"/>
        </w:rPr>
        <w:t xml:space="preserve"> from Stinziano &amp; Way (2017), while stomatal conductance model parameters were calculated with the gas exchange data reported in Stinziano &amp; Way (2017).</w:t>
      </w:r>
      <w:r w:rsidR="00A00407">
        <w:rPr>
          <w:rFonts w:eastAsiaTheme="minorEastAsia" w:cstheme="minorHAnsi"/>
          <w:sz w:val="24"/>
          <w:szCs w:val="24"/>
          <w:lang w:val="en-CA"/>
        </w:rPr>
        <w:t xml:space="preserve"> Briefly, Stinziano and Way (2017) grew white spruce in growth chambers under a simulated autumn treatment based on temperatures and photoperiods from Trenton, ON, with weekly harvesting of </w:t>
      </w:r>
      <w:r w:rsidR="00EB50BD">
        <w:rPr>
          <w:rFonts w:eastAsiaTheme="minorEastAsia" w:cstheme="minorHAnsi"/>
          <w:sz w:val="24"/>
          <w:szCs w:val="24"/>
          <w:lang w:val="en-CA"/>
        </w:rPr>
        <w:t>biomass and gas exchange measurements across 17 weeks as a control treatment, along with a warming treatment where temperatures were +5 °C of the control, a constant summer day/night temperature with declining photoperiod, and a constant summer photoperiod with ambient changes in temperature. Here we only used data from Stinziano &amp; Way (2017) that were from the control treatment.</w:t>
      </w:r>
      <w:r>
        <w:rPr>
          <w:rFonts w:eastAsiaTheme="minorEastAsia" w:cstheme="minorHAnsi"/>
          <w:sz w:val="24"/>
          <w:szCs w:val="24"/>
          <w:lang w:val="en-CA"/>
        </w:rPr>
        <w:t xml:space="preserve"> </w:t>
      </w:r>
      <w:r w:rsidR="00000E9A">
        <w:rPr>
          <w:rFonts w:eastAsiaTheme="minorEastAsia" w:cstheme="minorHAnsi"/>
          <w:sz w:val="24"/>
          <w:szCs w:val="24"/>
          <w:lang w:val="en-CA"/>
        </w:rPr>
        <w:t xml:space="preserve">Mean data were taken from the control treatment at weeks </w:t>
      </w:r>
      <w:r w:rsidR="00AD7D0E">
        <w:rPr>
          <w:rFonts w:eastAsiaTheme="minorEastAsia" w:cstheme="minorHAnsi"/>
          <w:sz w:val="24"/>
          <w:szCs w:val="24"/>
          <w:lang w:val="en-CA"/>
        </w:rPr>
        <w:t xml:space="preserve">0 </w:t>
      </w:r>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r w:rsidR="00AD7D0E">
        <w:rPr>
          <w:rFonts w:eastAsiaTheme="minorEastAsia" w:cstheme="minorHAnsi"/>
          <w:sz w:val="24"/>
          <w:szCs w:val="24"/>
          <w:lang w:val="en-CA"/>
        </w:rPr>
        <w:t xml:space="preserve"> such that week 0 is a low respiration scenario and week 12 is a high respiration scenario</w:t>
      </w:r>
      <w:r w:rsidR="00000E9A">
        <w:rPr>
          <w:rFonts w:eastAsiaTheme="minorEastAsia" w:cstheme="minorHAnsi"/>
          <w:sz w:val="24"/>
          <w:szCs w:val="24"/>
          <w:lang w:val="en-CA"/>
        </w:rPr>
        <w:t>.</w:t>
      </w:r>
      <w:r w:rsidR="00590C14">
        <w:rPr>
          <w:rFonts w:eastAsiaTheme="minorEastAsia" w:cstheme="minorHAnsi"/>
          <w:sz w:val="24"/>
          <w:szCs w:val="24"/>
          <w:lang w:val="en-CA"/>
        </w:rPr>
        <w:t xml:space="preserve"> These different respiration scenarios were used to reduce bias in any conclusions regarding the impact of </w:t>
      </w:r>
      <w:ins w:id="227" w:author="Bridget Kathleen Murphy" w:date="2020-06-22T20:28:00Z">
        <w:r w:rsidR="00F73DF7">
          <w:rPr>
            <w:rFonts w:eastAsiaTheme="minorEastAsia" w:cstheme="minorHAnsi"/>
            <w:sz w:val="24"/>
            <w:szCs w:val="24"/>
            <w:lang w:val="en-CA"/>
          </w:rPr>
          <w:t xml:space="preserve">the M2002 and J1942 </w:t>
        </w:r>
      </w:ins>
      <w:del w:id="228" w:author="Bridget Kathleen Murphy" w:date="2020-06-22T20:28:00Z">
        <w:r w:rsidR="00590C14" w:rsidDel="00F73DF7">
          <w:rPr>
            <w:rFonts w:eastAsiaTheme="minorEastAsia" w:cstheme="minorHAnsi"/>
            <w:sz w:val="24"/>
            <w:szCs w:val="24"/>
            <w:lang w:val="en-CA"/>
          </w:rPr>
          <w:delText xml:space="preserve">Equations 3 and 10 </w:delText>
        </w:r>
      </w:del>
      <w:ins w:id="229" w:author="Bridget Kathleen Murphy" w:date="2020-06-22T20:28:00Z">
        <w:r w:rsidR="00F73DF7">
          <w:rPr>
            <w:rFonts w:eastAsiaTheme="minorEastAsia" w:cstheme="minorHAnsi"/>
            <w:sz w:val="24"/>
            <w:szCs w:val="24"/>
            <w:lang w:val="en-CA"/>
          </w:rPr>
          <w:t xml:space="preserve">equations </w:t>
        </w:r>
      </w:ins>
      <w:r w:rsidR="00590C14">
        <w:rPr>
          <w:rFonts w:eastAsiaTheme="minorEastAsia" w:cstheme="minorHAnsi"/>
          <w:sz w:val="24"/>
          <w:szCs w:val="24"/>
          <w:lang w:val="en-CA"/>
        </w:rPr>
        <w:t xml:space="preserve">on carbon balance, as the ratio of photosynthesis to respiration may alter the sensitivity of </w:t>
      </w:r>
      <w:r w:rsidR="009A7F3A">
        <w:rPr>
          <w:rFonts w:eastAsiaTheme="minorEastAsia" w:cstheme="minorHAnsi"/>
          <w:sz w:val="24"/>
          <w:szCs w:val="24"/>
          <w:lang w:val="en-CA"/>
        </w:rPr>
        <w:t xml:space="preserve">net </w:t>
      </w:r>
      <w:r w:rsidR="00590C14">
        <w:rPr>
          <w:rFonts w:eastAsiaTheme="minorEastAsia" w:cstheme="minorHAnsi"/>
          <w:sz w:val="24"/>
          <w:szCs w:val="24"/>
          <w:lang w:val="en-CA"/>
        </w:rPr>
        <w:t>carbon balance to the Arrhenius equation used.</w:t>
      </w:r>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t>
      </w:r>
      <w:proofErr w:type="spellStart"/>
      <w:r w:rsidR="00A9251D">
        <w:rPr>
          <w:rFonts w:eastAsiaTheme="minorEastAsia" w:cstheme="minorHAnsi"/>
          <w:sz w:val="24"/>
          <w:szCs w:val="24"/>
          <w:lang w:val="en-CA"/>
        </w:rPr>
        <w:t>Weger</w:t>
      </w:r>
      <w:proofErr w:type="spellEnd"/>
      <w:r w:rsidR="00A9251D">
        <w:rPr>
          <w:rFonts w:eastAsiaTheme="minorEastAsia" w:cstheme="minorHAnsi"/>
          <w:sz w:val="24"/>
          <w:szCs w:val="24"/>
          <w:lang w:val="en-CA"/>
        </w:rPr>
        <w:t xml:space="preserve"> </w:t>
      </w:r>
      <w:r w:rsidR="006B3EAC">
        <w:rPr>
          <w:rFonts w:eastAsiaTheme="minorEastAsia" w:cstheme="minorHAnsi"/>
          <w:sz w:val="24"/>
          <w:szCs w:val="24"/>
          <w:lang w:val="en-CA"/>
        </w:rPr>
        <w:t>&amp;</w:t>
      </w:r>
      <w:r w:rsidR="00A9251D">
        <w:rPr>
          <w:rFonts w:eastAsiaTheme="minorEastAsia" w:cstheme="minorHAnsi"/>
          <w:sz w:val="24"/>
          <w:szCs w:val="24"/>
          <w:lang w:val="en-CA"/>
        </w:rPr>
        <w:t xml:space="preserve"> Guy (1991) and we assumed that stem respiration was equal to root respiration</w:t>
      </w:r>
      <w:r w:rsidR="008545E3">
        <w:rPr>
          <w:rFonts w:eastAsiaTheme="minorEastAsia" w:cstheme="minorHAnsi"/>
          <w:sz w:val="24"/>
          <w:szCs w:val="24"/>
          <w:lang w:val="en-CA"/>
        </w:rPr>
        <w:t xml:space="preserve"> (Table </w:t>
      </w:r>
      <w:del w:id="230" w:author="Joseph Stinziano" w:date="2020-07-06T10:14:00Z">
        <w:r w:rsidR="008545E3" w:rsidDel="00E8712C">
          <w:rPr>
            <w:rFonts w:eastAsiaTheme="minorEastAsia" w:cstheme="minorHAnsi"/>
            <w:sz w:val="24"/>
            <w:szCs w:val="24"/>
            <w:lang w:val="en-CA"/>
          </w:rPr>
          <w:delText>1</w:delText>
        </w:r>
      </w:del>
      <w:ins w:id="231" w:author="Joseph Stinziano" w:date="2020-07-06T10:14:00Z">
        <w:r w:rsidR="00E8712C">
          <w:rPr>
            <w:rFonts w:eastAsiaTheme="minorEastAsia" w:cstheme="minorHAnsi"/>
            <w:sz w:val="24"/>
            <w:szCs w:val="24"/>
            <w:lang w:val="en-CA"/>
          </w:rPr>
          <w:t>2</w:t>
        </w:r>
      </w:ins>
      <w:r w:rsidR="008545E3">
        <w:rPr>
          <w:rFonts w:eastAsiaTheme="minorEastAsia" w:cstheme="minorHAnsi"/>
          <w:sz w:val="24"/>
          <w:szCs w:val="24"/>
          <w:lang w:val="en-CA"/>
        </w:rPr>
        <w:t>)</w:t>
      </w:r>
      <w:r w:rsidR="00A9251D">
        <w:rPr>
          <w:rFonts w:eastAsiaTheme="minorEastAsia" w:cstheme="minorHAnsi"/>
          <w:sz w:val="24"/>
          <w:szCs w:val="24"/>
          <w:lang w:val="en-CA"/>
        </w:rPr>
        <w:t>.</w:t>
      </w:r>
    </w:p>
    <w:p w14:paraId="30FE2572" w14:textId="06AD498D" w:rsidR="00CC1403" w:rsidRDefault="00CC1403" w:rsidP="002B0AA8">
      <w:pPr>
        <w:spacing w:after="0" w:line="360" w:lineRule="auto"/>
        <w:rPr>
          <w:rFonts w:eastAsiaTheme="minorEastAsia" w:cstheme="minorHAnsi"/>
          <w:sz w:val="24"/>
          <w:szCs w:val="24"/>
          <w:lang w:val="en-CA"/>
        </w:rPr>
      </w:pPr>
    </w:p>
    <w:p w14:paraId="4A125AA8" w14:textId="1A148492" w:rsidR="00D658A8" w:rsidRDefault="00CC1403" w:rsidP="00CC1403">
      <w:pPr>
        <w:spacing w:after="0" w:line="360" w:lineRule="auto"/>
        <w:rPr>
          <w:rFonts w:eastAsiaTheme="minorEastAsia" w:cstheme="minorHAnsi"/>
          <w:sz w:val="24"/>
          <w:szCs w:val="24"/>
          <w:lang w:val="en-CA"/>
        </w:rPr>
      </w:pPr>
      <w:r>
        <w:rPr>
          <w:rFonts w:eastAsiaTheme="minorEastAsia" w:cstheme="minorHAnsi"/>
          <w:sz w:val="24"/>
          <w:szCs w:val="24"/>
          <w:lang w:val="en-CA"/>
        </w:rPr>
        <w:t>For the full model structure and equations, please see the accompanying R package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xml:space="preserve">} </w:t>
      </w:r>
      <w:commentRangeStart w:id="232"/>
      <w:r>
        <w:rPr>
          <w:rFonts w:eastAsiaTheme="minorEastAsia" w:cstheme="minorHAnsi"/>
          <w:sz w:val="24"/>
          <w:szCs w:val="24"/>
          <w:lang w:val="en-CA"/>
        </w:rPr>
        <w:t>(</w:t>
      </w:r>
      <w:r w:rsidR="001A0869">
        <w:rPr>
          <w:rFonts w:eastAsiaTheme="minorEastAsia" w:cstheme="minorHAnsi"/>
          <w:sz w:val="24"/>
          <w:szCs w:val="24"/>
          <w:lang w:val="en-CA"/>
        </w:rPr>
        <w:t>“arrhenius.comparison_1.0.</w:t>
      </w:r>
      <w:r w:rsidR="00434951">
        <w:rPr>
          <w:rFonts w:eastAsiaTheme="minorEastAsia" w:cstheme="minorHAnsi"/>
          <w:sz w:val="24"/>
          <w:szCs w:val="24"/>
          <w:lang w:val="en-CA"/>
        </w:rPr>
        <w:t>1</w:t>
      </w:r>
      <w:r w:rsidR="001A0869">
        <w:rPr>
          <w:rFonts w:eastAsiaTheme="minorEastAsia" w:cstheme="minorHAnsi"/>
          <w:sz w:val="24"/>
          <w:szCs w:val="24"/>
          <w:lang w:val="en-CA"/>
        </w:rPr>
        <w:t xml:space="preserve">.tar.gz”; </w:t>
      </w:r>
      <w:r>
        <w:rPr>
          <w:rFonts w:eastAsiaTheme="minorEastAsia" w:cstheme="minorHAnsi"/>
          <w:sz w:val="24"/>
          <w:szCs w:val="24"/>
          <w:lang w:val="en-CA"/>
        </w:rPr>
        <w:t xml:space="preserve">Stinziano </w:t>
      </w:r>
      <w:r w:rsidR="007E2768">
        <w:rPr>
          <w:rFonts w:eastAsiaTheme="minorEastAsia" w:cstheme="minorHAnsi"/>
          <w:sz w:val="24"/>
          <w:szCs w:val="24"/>
          <w:lang w:val="en-CA"/>
        </w:rPr>
        <w:t>&amp; Murphy, 2020</w:t>
      </w:r>
      <w:commentRangeEnd w:id="232"/>
      <w:r w:rsidR="00665C14">
        <w:rPr>
          <w:rStyle w:val="CommentReference"/>
        </w:rPr>
        <w:commentReference w:id="232"/>
      </w:r>
      <w:r>
        <w:rPr>
          <w:rFonts w:eastAsiaTheme="minorEastAsia" w:cstheme="minorHAnsi"/>
          <w:sz w:val="24"/>
          <w:szCs w:val="24"/>
          <w:lang w:val="en-CA"/>
        </w:rPr>
        <w:t xml:space="preserve">) (see Table </w:t>
      </w:r>
      <w:del w:id="233" w:author="Joseph Stinziano" w:date="2020-07-06T10:14:00Z">
        <w:r w:rsidDel="00E8712C">
          <w:rPr>
            <w:rFonts w:eastAsiaTheme="minorEastAsia" w:cstheme="minorHAnsi"/>
            <w:sz w:val="24"/>
            <w:szCs w:val="24"/>
            <w:lang w:val="en-CA"/>
          </w:rPr>
          <w:delText xml:space="preserve">2 </w:delText>
        </w:r>
      </w:del>
      <w:ins w:id="234" w:author="Joseph Stinziano" w:date="2020-07-06T10:14:00Z">
        <w:r w:rsidR="00E8712C">
          <w:rPr>
            <w:rFonts w:eastAsiaTheme="minorEastAsia" w:cstheme="minorHAnsi"/>
            <w:sz w:val="24"/>
            <w:szCs w:val="24"/>
            <w:lang w:val="en-CA"/>
          </w:rPr>
          <w:t xml:space="preserve">3 </w:t>
        </w:r>
      </w:ins>
      <w:r>
        <w:rPr>
          <w:rFonts w:eastAsiaTheme="minorEastAsia" w:cstheme="minorHAnsi"/>
          <w:sz w:val="24"/>
          <w:szCs w:val="24"/>
          <w:lang w:val="en-CA"/>
        </w:rPr>
        <w:t xml:space="preserve">for equations). Briefly, we linked the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w:t>
      </w:r>
      <w:r w:rsidRPr="00FB408E">
        <w:rPr>
          <w:rFonts w:eastAsiaTheme="minorEastAsia" w:cstheme="minorHAnsi"/>
          <w:i/>
          <w:sz w:val="24"/>
          <w:szCs w:val="24"/>
          <w:lang w:val="en-CA"/>
        </w:rPr>
        <w:t>et al.</w:t>
      </w:r>
      <w:r>
        <w:rPr>
          <w:rFonts w:eastAsiaTheme="minorEastAsia" w:cstheme="minorHAnsi"/>
          <w:sz w:val="24"/>
          <w:szCs w:val="24"/>
          <w:lang w:val="en-CA"/>
        </w:rPr>
        <w:t xml:space="preserve"> (2011) stomatal conductance model with the Farquhar </w:t>
      </w:r>
      <w:r w:rsidRPr="00FB408E">
        <w:rPr>
          <w:rFonts w:eastAsiaTheme="minorEastAsia" w:cstheme="minorHAnsi"/>
          <w:i/>
          <w:sz w:val="24"/>
          <w:szCs w:val="24"/>
          <w:lang w:val="en-CA"/>
        </w:rPr>
        <w:t>et al.</w:t>
      </w:r>
      <w:r>
        <w:rPr>
          <w:rFonts w:eastAsiaTheme="minorEastAsia" w:cstheme="minorHAnsi"/>
          <w:sz w:val="24"/>
          <w:szCs w:val="24"/>
          <w:lang w:val="en-CA"/>
        </w:rPr>
        <w:t xml:space="preserve">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w:t>
      </w:r>
      <w:ins w:id="235" w:author="Joseph Stinziano" w:date="2020-07-06T14:29:00Z">
        <w:r w:rsidR="00B76B79">
          <w:rPr>
            <w:rFonts w:eastAsiaTheme="minorEastAsia" w:cstheme="minorHAnsi"/>
            <w:sz w:val="24"/>
            <w:szCs w:val="24"/>
            <w:lang w:val="en-CA"/>
          </w:rPr>
          <w:t xml:space="preserve"> same</w:t>
        </w:r>
      </w:ins>
      <w:r>
        <w:rPr>
          <w:rFonts w:eastAsiaTheme="minorEastAsia" w:cstheme="minorHAnsi"/>
          <w:sz w:val="24"/>
          <w:szCs w:val="24"/>
          <w:lang w:val="en-CA"/>
        </w:rPr>
        <w:t xml:space="preserve"> assumptions were used in fitting the data from </w:t>
      </w: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w:t>
      </w:r>
      <w:r w:rsidRPr="00FB408E">
        <w:rPr>
          <w:rFonts w:eastAsiaTheme="minorEastAsia" w:cstheme="minorHAnsi"/>
          <w:i/>
          <w:sz w:val="24"/>
          <w:szCs w:val="24"/>
          <w:lang w:val="en-CA"/>
        </w:rPr>
        <w:t>et al.</w:t>
      </w:r>
      <w:r>
        <w:rPr>
          <w:rFonts w:eastAsiaTheme="minorEastAsia" w:cstheme="minorHAnsi"/>
          <w:sz w:val="24"/>
          <w:szCs w:val="24"/>
          <w:lang w:val="en-CA"/>
        </w:rPr>
        <w:t xml:space="preserve"> (2018). Photosynthetic capacity, both maximum rubisco carboxylation capacity, </w:t>
      </w:r>
      <w:proofErr w:type="spellStart"/>
      <w:r>
        <w:rPr>
          <w:rFonts w:eastAsiaTheme="minorEastAsia" w:cstheme="minorHAnsi"/>
          <w:sz w:val="24"/>
          <w:szCs w:val="24"/>
          <w:lang w:val="en-CA"/>
        </w:rPr>
        <w:t>V</w:t>
      </w:r>
      <w:r>
        <w:rPr>
          <w:rFonts w:eastAsiaTheme="minorEastAsia" w:cstheme="minorHAnsi"/>
          <w:sz w:val="24"/>
          <w:szCs w:val="24"/>
          <w:vertAlign w:val="subscript"/>
          <w:lang w:val="en-CA"/>
        </w:rPr>
        <w:t>cmax</w:t>
      </w:r>
      <w:proofErr w:type="spellEnd"/>
      <w:r>
        <w:rPr>
          <w:rFonts w:eastAsiaTheme="minorEastAsia" w:cstheme="minorHAnsi"/>
          <w:sz w:val="24"/>
          <w:szCs w:val="24"/>
          <w:lang w:val="en-CA"/>
        </w:rPr>
        <w:t xml:space="preserve">, and maximum electron </w:t>
      </w:r>
      <w:r>
        <w:rPr>
          <w:rFonts w:eastAsiaTheme="minorEastAsia" w:cstheme="minorHAnsi"/>
          <w:sz w:val="24"/>
          <w:szCs w:val="24"/>
          <w:lang w:val="en-CA"/>
        </w:rPr>
        <w:lastRenderedPageBreak/>
        <w:t xml:space="preserve">transport rate, </w:t>
      </w:r>
      <w:proofErr w:type="spellStart"/>
      <w:r>
        <w:rPr>
          <w:rFonts w:eastAsiaTheme="minorEastAsia" w:cstheme="minorHAnsi"/>
          <w:sz w:val="24"/>
          <w:szCs w:val="24"/>
          <w:lang w:val="en-CA"/>
        </w:rPr>
        <w:t>J</w:t>
      </w:r>
      <w:r>
        <w:rPr>
          <w:rFonts w:eastAsiaTheme="minorEastAsia" w:cstheme="minorHAnsi"/>
          <w:sz w:val="24"/>
          <w:szCs w:val="24"/>
          <w:vertAlign w:val="subscript"/>
          <w:lang w:val="en-CA"/>
        </w:rPr>
        <w:t>max</w:t>
      </w:r>
      <w:proofErr w:type="spellEnd"/>
      <w:ins w:id="236" w:author="Joseph Stinziano" w:date="2020-07-06T14:30:00Z">
        <w:r w:rsidR="00B76B79">
          <w:rPr>
            <w:rFonts w:eastAsiaTheme="minorEastAsia" w:cstheme="minorHAnsi"/>
            <w:sz w:val="24"/>
            <w:szCs w:val="24"/>
            <w:lang w:val="en-CA"/>
          </w:rPr>
          <w:t>,</w:t>
        </w:r>
      </w:ins>
      <w:r>
        <w:rPr>
          <w:rFonts w:eastAsiaTheme="minorEastAsia" w:cstheme="minorHAnsi"/>
          <w:sz w:val="24"/>
          <w:szCs w:val="24"/>
          <w:lang w:val="en-CA"/>
        </w:rPr>
        <w:t xml:space="preserve"> were scaled to temperature using either </w:t>
      </w:r>
      <w:del w:id="237" w:author="Bridget Kathleen Murphy" w:date="2020-06-22T20:29:00Z">
        <w:r w:rsidDel="00F73DF7">
          <w:rPr>
            <w:rFonts w:eastAsiaTheme="minorEastAsia" w:cstheme="minorHAnsi"/>
            <w:sz w:val="24"/>
            <w:szCs w:val="24"/>
            <w:lang w:val="en-CA"/>
          </w:rPr>
          <w:delText>Equation 3</w:delText>
        </w:r>
      </w:del>
      <w:ins w:id="238" w:author="Bridget Kathleen Murphy" w:date="2020-06-22T20:29:00Z">
        <w:r w:rsidR="00F73DF7">
          <w:rPr>
            <w:rFonts w:eastAsiaTheme="minorEastAsia" w:cstheme="minorHAnsi"/>
            <w:sz w:val="24"/>
            <w:szCs w:val="24"/>
            <w:lang w:val="en-CA"/>
          </w:rPr>
          <w:t>M2002</w:t>
        </w:r>
      </w:ins>
      <w:r>
        <w:rPr>
          <w:rFonts w:eastAsiaTheme="minorEastAsia" w:cstheme="minorHAnsi"/>
          <w:sz w:val="24"/>
          <w:szCs w:val="24"/>
          <w:lang w:val="en-CA"/>
        </w:rPr>
        <w:t xml:space="preserve"> or </w:t>
      </w:r>
      <w:ins w:id="239" w:author="Bridget Kathleen Murphy" w:date="2020-06-22T20:29:00Z">
        <w:r w:rsidR="00F73DF7">
          <w:rPr>
            <w:rFonts w:eastAsiaTheme="minorEastAsia" w:cstheme="minorHAnsi"/>
            <w:sz w:val="24"/>
            <w:szCs w:val="24"/>
            <w:lang w:val="en-CA"/>
          </w:rPr>
          <w:t>J1942</w:t>
        </w:r>
      </w:ins>
      <w:del w:id="240" w:author="Bridget Kathleen Murphy" w:date="2020-06-22T20:29:00Z">
        <w:r w:rsidDel="00F73DF7">
          <w:rPr>
            <w:rFonts w:eastAsiaTheme="minorEastAsia" w:cstheme="minorHAnsi"/>
            <w:sz w:val="24"/>
            <w:szCs w:val="24"/>
            <w:lang w:val="en-CA"/>
          </w:rPr>
          <w:delText>10</w:delText>
        </w:r>
      </w:del>
      <w:r>
        <w:rPr>
          <w:rFonts w:eastAsiaTheme="minorEastAsia" w:cstheme="minorHAnsi"/>
          <w:sz w:val="24"/>
          <w:szCs w:val="24"/>
          <w:lang w:val="en-CA"/>
        </w:rPr>
        <w:t xml:space="preserve">, while respiration was scaled according to (Atkin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2003). </w:t>
      </w:r>
      <w:r w:rsidR="001E4502">
        <w:rPr>
          <w:rFonts w:eastAsiaTheme="minorEastAsia" w:cstheme="minorHAnsi"/>
          <w:sz w:val="24"/>
          <w:szCs w:val="24"/>
          <w:lang w:val="en-CA"/>
        </w:rPr>
        <w:t>Photosynthesis and respiration were summed across each modelled day to calculate daily plant carbon assimilation.</w:t>
      </w:r>
    </w:p>
    <w:p w14:paraId="6D47EB60" w14:textId="3C5A1ECC" w:rsidR="003811C5" w:rsidRDefault="003811C5" w:rsidP="002B0AA8">
      <w:pPr>
        <w:spacing w:after="0" w:line="360" w:lineRule="auto"/>
        <w:rPr>
          <w:rFonts w:eastAsiaTheme="minorEastAsia" w:cstheme="minorHAnsi"/>
          <w:sz w:val="24"/>
          <w:szCs w:val="24"/>
          <w:lang w:val="en-CA"/>
        </w:rPr>
      </w:pPr>
    </w:p>
    <w:p w14:paraId="171255FA" w14:textId="166AEBF9" w:rsidR="00C87C44" w:rsidRDefault="007D7F9D" w:rsidP="002B0AA8">
      <w:pPr>
        <w:spacing w:after="0" w:line="360" w:lineRule="auto"/>
        <w:rPr>
          <w:rFonts w:eastAsiaTheme="minorEastAsia" w:cstheme="minorHAnsi"/>
          <w:sz w:val="24"/>
          <w:szCs w:val="24"/>
          <w:lang w:val="en-CA"/>
        </w:rPr>
      </w:pPr>
      <w:r>
        <w:rPr>
          <w:rFonts w:eastAsiaTheme="minorEastAsia" w:cstheme="minorHAnsi"/>
          <w:sz w:val="24"/>
          <w:szCs w:val="24"/>
          <w:lang w:val="en-CA"/>
        </w:rPr>
        <w:t>Modelling</w:t>
      </w:r>
      <w:r w:rsidR="003811C5">
        <w:rPr>
          <w:rFonts w:eastAsiaTheme="minorEastAsia" w:cstheme="minorHAnsi"/>
          <w:sz w:val="24"/>
          <w:szCs w:val="24"/>
          <w:lang w:val="en-CA"/>
        </w:rPr>
        <w:t xml:space="preserve"> was performed on </w:t>
      </w:r>
      <w:r w:rsidR="001E4502">
        <w:rPr>
          <w:rFonts w:eastAsiaTheme="minorEastAsia" w:cstheme="minorHAnsi"/>
          <w:sz w:val="24"/>
          <w:szCs w:val="24"/>
          <w:lang w:val="en-CA"/>
        </w:rPr>
        <w:t>18</w:t>
      </w:r>
      <w:r w:rsidR="003811C5">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sidR="003811C5">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r w:rsidR="00A10668">
        <w:rPr>
          <w:rFonts w:eastAsiaTheme="minorEastAsia" w:cstheme="minorHAnsi"/>
          <w:sz w:val="24"/>
          <w:szCs w:val="24"/>
          <w:lang w:val="en-CA"/>
        </w:rPr>
        <w:t xml:space="preserve">irradiance </w:t>
      </w:r>
      <w:r w:rsidR="009C07E6">
        <w:rPr>
          <w:rFonts w:eastAsiaTheme="minorEastAsia" w:cstheme="minorHAnsi"/>
          <w:sz w:val="24"/>
          <w:szCs w:val="24"/>
          <w:lang w:val="en-CA"/>
        </w:rPr>
        <w:t>sensors at</w:t>
      </w:r>
      <w:r w:rsidR="003811C5">
        <w:rPr>
          <w:rFonts w:eastAsiaTheme="minorEastAsia" w:cstheme="minorHAnsi"/>
          <w:sz w:val="24"/>
          <w:szCs w:val="24"/>
          <w:lang w:val="en-CA"/>
        </w:rPr>
        <w:t xml:space="preserve"> the </w:t>
      </w:r>
      <w:proofErr w:type="spellStart"/>
      <w:r w:rsidR="00A9251D">
        <w:rPr>
          <w:rFonts w:eastAsiaTheme="minorEastAsia" w:cstheme="minorHAnsi"/>
          <w:sz w:val="24"/>
          <w:szCs w:val="24"/>
          <w:lang w:val="en-CA"/>
        </w:rPr>
        <w:t>Biotron</w:t>
      </w:r>
      <w:proofErr w:type="spellEnd"/>
      <w:r w:rsidR="00A9251D">
        <w:rPr>
          <w:rFonts w:eastAsiaTheme="minorEastAsia" w:cstheme="minorHAnsi"/>
          <w:sz w:val="24"/>
          <w:szCs w:val="24"/>
          <w:lang w:val="en-CA"/>
        </w:rPr>
        <w:t xml:space="preserve"> Experimental Climate Change Research Centre at the University of Western Ontario </w:t>
      </w:r>
      <w:r w:rsidR="00A10668">
        <w:rPr>
          <w:rFonts w:eastAsiaTheme="minorEastAsia" w:cstheme="minorHAnsi"/>
          <w:sz w:val="24"/>
          <w:szCs w:val="24"/>
          <w:lang w:val="en-CA"/>
        </w:rPr>
        <w:t>and the remaining environmental data from</w:t>
      </w:r>
      <w:r w:rsidR="003D1A1F">
        <w:rPr>
          <w:rFonts w:eastAsiaTheme="minorEastAsia" w:cstheme="minorHAnsi"/>
          <w:sz w:val="24"/>
          <w:szCs w:val="24"/>
          <w:lang w:val="en-CA"/>
        </w:rPr>
        <w:t xml:space="preserve"> Environment Canada historical climate data for South London</w:t>
      </w:r>
      <w:r w:rsidR="00A10668">
        <w:rPr>
          <w:rFonts w:eastAsiaTheme="minorEastAsia" w:cstheme="minorHAnsi"/>
          <w:sz w:val="24"/>
          <w:szCs w:val="24"/>
          <w:lang w:val="en-CA"/>
        </w:rPr>
        <w:t xml:space="preserve"> </w:t>
      </w:r>
      <w:r w:rsidR="00A9251D">
        <w:rPr>
          <w:rFonts w:eastAsiaTheme="minorEastAsia" w:cstheme="minorHAnsi"/>
          <w:sz w:val="24"/>
          <w:szCs w:val="24"/>
          <w:lang w:val="en-CA"/>
        </w:rPr>
        <w:t>(43.01°N, 81.27°W, altitude: 251 m</w:t>
      </w:r>
      <w:r w:rsidR="00604E7B">
        <w:rPr>
          <w:rFonts w:eastAsiaTheme="minorEastAsia" w:cstheme="minorHAnsi"/>
          <w:sz w:val="24"/>
          <w:szCs w:val="24"/>
          <w:lang w:val="en-CA"/>
        </w:rPr>
        <w:t>; temperature range: -0.1 – 27.9 °C</w:t>
      </w:r>
      <w:r w:rsidR="00A9251D">
        <w:rPr>
          <w:rFonts w:eastAsiaTheme="minorEastAsia" w:cstheme="minorHAnsi"/>
          <w:sz w:val="24"/>
          <w:szCs w:val="24"/>
          <w:lang w:val="en-CA"/>
        </w:rPr>
        <w:t>)</w:t>
      </w:r>
      <w:r w:rsidR="003811C5">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sidR="003811C5">
        <w:rPr>
          <w:rFonts w:eastAsiaTheme="minorEastAsia" w:cstheme="minorHAnsi"/>
          <w:sz w:val="24"/>
          <w:szCs w:val="24"/>
          <w:lang w:val="en-CA"/>
        </w:rPr>
        <w:t xml:space="preserve"> </w:t>
      </w:r>
      <w:r w:rsidR="00A9251D">
        <w:rPr>
          <w:rFonts w:eastAsiaTheme="minorEastAsia" w:cstheme="minorHAnsi"/>
          <w:sz w:val="24"/>
          <w:szCs w:val="24"/>
          <w:lang w:val="en-CA"/>
        </w:rPr>
        <w:t>rooftop greenhouse at the University of New Mexico (35.08°N, 106.62°W, altitude: 1587 m</w:t>
      </w:r>
      <w:r w:rsidR="00604E7B">
        <w:rPr>
          <w:rFonts w:eastAsiaTheme="minorEastAsia" w:cstheme="minorHAnsi"/>
          <w:sz w:val="24"/>
          <w:szCs w:val="24"/>
          <w:lang w:val="en-CA"/>
        </w:rPr>
        <w:t>; temperature range: 7.2 – 42.2 °C</w:t>
      </w:r>
      <w:r w:rsidR="00A9251D">
        <w:rPr>
          <w:rFonts w:eastAsiaTheme="minorEastAsia" w:cstheme="minorHAnsi"/>
          <w:sz w:val="24"/>
          <w:szCs w:val="24"/>
          <w:lang w:val="en-CA"/>
        </w:rPr>
        <w:t>)</w:t>
      </w:r>
      <w:r w:rsidR="003811C5">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w:t>
      </w:r>
      <w:commentRangeStart w:id="241"/>
      <w:r w:rsidR="00C87C44">
        <w:rPr>
          <w:rFonts w:eastAsiaTheme="minorEastAsia" w:cstheme="minorHAnsi"/>
          <w:sz w:val="24"/>
          <w:szCs w:val="24"/>
          <w:lang w:val="en-CA"/>
        </w:rPr>
        <w:t>(</w:t>
      </w:r>
      <w:del w:id="242" w:author="Joseph Stinziano" w:date="2020-06-25T12:20:00Z">
        <w:r w:rsidR="00C87C44" w:rsidDel="00665C14">
          <w:rPr>
            <w:rFonts w:eastAsiaTheme="minorEastAsia" w:cstheme="minorHAnsi"/>
            <w:sz w:val="24"/>
            <w:szCs w:val="24"/>
            <w:lang w:val="en-CA"/>
          </w:rPr>
          <w:delText xml:space="preserve">Fig. </w:delText>
        </w:r>
        <w:r w:rsidR="00C87C44" w:rsidRPr="00FB408E" w:rsidDel="00665C14">
          <w:rPr>
            <w:rFonts w:eastAsiaTheme="minorEastAsia" w:cstheme="minorHAnsi"/>
            <w:b/>
            <w:sz w:val="24"/>
            <w:szCs w:val="24"/>
            <w:lang w:val="en-CA"/>
          </w:rPr>
          <w:delText>1</w:delText>
        </w:r>
      </w:del>
      <w:bookmarkStart w:id="243" w:name="_Hlk43980139"/>
      <w:ins w:id="244" w:author="Joseph Stinziano" w:date="2020-06-25T12:20:00Z">
        <w:r w:rsidR="00665C14">
          <w:rPr>
            <w:rFonts w:eastAsiaTheme="minorEastAsia" w:cstheme="minorHAnsi"/>
            <w:sz w:val="24"/>
            <w:szCs w:val="24"/>
            <w:lang w:val="en-CA"/>
          </w:rPr>
          <w:t xml:space="preserve">see </w:t>
        </w:r>
        <w:r w:rsidR="00665C14">
          <w:rPr>
            <w:rFonts w:eastAsiaTheme="minorEastAsia" w:cstheme="minorHAnsi"/>
            <w:i/>
            <w:sz w:val="24"/>
            <w:szCs w:val="24"/>
            <w:lang w:val="en-CA"/>
          </w:rPr>
          <w:t>Impacts on modelled net carbon balance</w:t>
        </w:r>
        <w:r w:rsidR="00665C14">
          <w:rPr>
            <w:rFonts w:eastAsiaTheme="minorEastAsia" w:cstheme="minorHAnsi"/>
            <w:sz w:val="24"/>
            <w:szCs w:val="24"/>
            <w:lang w:val="en-CA"/>
          </w:rPr>
          <w:t xml:space="preserve"> for environmental data</w:t>
        </w:r>
      </w:ins>
      <w:bookmarkEnd w:id="243"/>
      <w:r w:rsidR="00C87C44">
        <w:rPr>
          <w:rFonts w:eastAsiaTheme="minorEastAsia" w:cstheme="minorHAnsi"/>
          <w:sz w:val="24"/>
          <w:szCs w:val="24"/>
          <w:lang w:val="en-CA"/>
        </w:rPr>
        <w:t>)</w:t>
      </w:r>
      <w:commentRangeEnd w:id="241"/>
      <w:r w:rsidR="006039D7">
        <w:rPr>
          <w:rStyle w:val="CommentReference"/>
        </w:rPr>
        <w:commentReference w:id="241"/>
      </w:r>
      <w:r w:rsidR="00AF4DB0">
        <w:rPr>
          <w:rFonts w:eastAsiaTheme="minorEastAsia" w:cstheme="minorHAnsi"/>
          <w:sz w:val="24"/>
          <w:szCs w:val="24"/>
          <w:lang w:val="en-CA"/>
        </w:rPr>
        <w:t>.</w:t>
      </w:r>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0E196038" w:rsidR="004A501D" w:rsidRDefault="001E450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Overall, the </w:t>
      </w:r>
      <w:r w:rsidR="007D7F9D">
        <w:rPr>
          <w:rFonts w:eastAsiaTheme="minorEastAsia" w:cstheme="minorHAnsi"/>
          <w:sz w:val="24"/>
          <w:szCs w:val="24"/>
          <w:lang w:val="en-CA"/>
        </w:rPr>
        <w:t>modelling</w:t>
      </w:r>
      <w:r>
        <w:rPr>
          <w:rFonts w:eastAsiaTheme="minorEastAsia" w:cstheme="minorHAnsi"/>
          <w:sz w:val="24"/>
          <w:szCs w:val="24"/>
          <w:lang w:val="en-CA"/>
        </w:rPr>
        <w:t xml:space="preserve"> approach allows us to assess the relative differences </w:t>
      </w:r>
      <w:r w:rsidR="00B12740">
        <w:rPr>
          <w:rFonts w:eastAsiaTheme="minorEastAsia" w:cstheme="minorHAnsi"/>
          <w:sz w:val="24"/>
          <w:szCs w:val="24"/>
          <w:lang w:val="en-CA"/>
        </w:rPr>
        <w:t xml:space="preserve">between </w:t>
      </w:r>
      <w:r>
        <w:rPr>
          <w:rFonts w:eastAsiaTheme="minorEastAsia" w:cstheme="minorHAnsi"/>
          <w:sz w:val="24"/>
          <w:szCs w:val="24"/>
          <w:lang w:val="en-CA"/>
        </w:rPr>
        <w:t>Equations 3 and 10 under a low- and high- respiration scenario across different ranges of seasonal variability.</w:t>
      </w:r>
    </w:p>
    <w:p w14:paraId="53FD6033" w14:textId="71F1F7C1" w:rsidR="00FA3ACE" w:rsidRDefault="00FA3ACE" w:rsidP="002B0AA8">
      <w:pPr>
        <w:spacing w:after="0" w:line="360" w:lineRule="auto"/>
        <w:rPr>
          <w:rFonts w:eastAsiaTheme="minorEastAsia" w:cstheme="minorHAnsi"/>
          <w:sz w:val="24"/>
          <w:szCs w:val="24"/>
          <w:lang w:val="en-CA"/>
        </w:rPr>
      </w:pPr>
    </w:p>
    <w:p w14:paraId="749D9A9D" w14:textId="0D772192" w:rsidR="00FA3ACE" w:rsidRDefault="00FA3ACE" w:rsidP="002B0AA8">
      <w:pPr>
        <w:spacing w:after="0" w:line="360" w:lineRule="auto"/>
        <w:rPr>
          <w:rFonts w:eastAsiaTheme="minorEastAsia" w:cstheme="minorHAnsi"/>
          <w:sz w:val="24"/>
          <w:szCs w:val="24"/>
          <w:lang w:val="en-CA"/>
        </w:rPr>
      </w:pPr>
      <w:r>
        <w:rPr>
          <w:rFonts w:eastAsiaTheme="minorEastAsia" w:cstheme="minorHAnsi"/>
          <w:i/>
          <w:iCs/>
          <w:sz w:val="24"/>
          <w:szCs w:val="24"/>
          <w:lang w:val="en-CA"/>
        </w:rPr>
        <w:t>Statistical analysis</w:t>
      </w:r>
    </w:p>
    <w:p w14:paraId="2E4FA7FF" w14:textId="618536B5" w:rsidR="00FA3ACE" w:rsidRPr="00FA3ACE" w:rsidRDefault="00FA3AC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Data were analyzed using the {</w:t>
      </w:r>
      <w:proofErr w:type="spellStart"/>
      <w:r>
        <w:rPr>
          <w:rFonts w:eastAsiaTheme="minorEastAsia" w:cstheme="minorHAnsi"/>
          <w:sz w:val="24"/>
          <w:szCs w:val="24"/>
          <w:lang w:val="en-CA"/>
        </w:rPr>
        <w:t>lm</w:t>
      </w:r>
      <w:proofErr w:type="spellEnd"/>
      <w:r>
        <w:rPr>
          <w:rFonts w:eastAsiaTheme="minorEastAsia" w:cstheme="minorHAnsi"/>
          <w:sz w:val="24"/>
          <w:szCs w:val="24"/>
          <w:lang w:val="en-CA"/>
        </w:rPr>
        <w:t>} function in R v.3.6.</w:t>
      </w:r>
      <w:r w:rsidR="003871F4">
        <w:rPr>
          <w:rFonts w:eastAsiaTheme="minorEastAsia" w:cstheme="minorHAnsi"/>
          <w:sz w:val="24"/>
          <w:szCs w:val="24"/>
          <w:lang w:val="en-CA"/>
        </w:rPr>
        <w:t xml:space="preserve">2 </w:t>
      </w:r>
      <w:r>
        <w:rPr>
          <w:rFonts w:eastAsiaTheme="minorEastAsia" w:cstheme="minorHAnsi"/>
          <w:sz w:val="24"/>
          <w:szCs w:val="24"/>
          <w:lang w:val="en-CA"/>
        </w:rPr>
        <w:t xml:space="preserve">(R Core Team, 2019), regressing the data obtained from </w:t>
      </w:r>
      <w:del w:id="245" w:author="Bridget Kathleen Murphy" w:date="2020-06-25T10:32:00Z">
        <w:r w:rsidDel="00DE2F24">
          <w:rPr>
            <w:rFonts w:eastAsiaTheme="minorEastAsia" w:cstheme="minorHAnsi"/>
            <w:sz w:val="24"/>
            <w:szCs w:val="24"/>
            <w:lang w:val="en-CA"/>
          </w:rPr>
          <w:delText xml:space="preserve">Equation </w:delText>
        </w:r>
        <w:r w:rsidR="001F038E" w:rsidDel="00DE2F24">
          <w:rPr>
            <w:rFonts w:eastAsiaTheme="minorEastAsia" w:cstheme="minorHAnsi"/>
            <w:sz w:val="24"/>
            <w:szCs w:val="24"/>
            <w:lang w:val="en-CA"/>
          </w:rPr>
          <w:delText>3</w:delText>
        </w:r>
      </w:del>
      <w:ins w:id="246" w:author="Bridget Kathleen Murphy" w:date="2020-06-25T10:32:00Z">
        <w:r w:rsidR="00DE2F24">
          <w:rPr>
            <w:rFonts w:eastAsiaTheme="minorEastAsia" w:cstheme="minorHAnsi"/>
            <w:sz w:val="24"/>
            <w:szCs w:val="24"/>
            <w:lang w:val="en-CA"/>
          </w:rPr>
          <w:t>M2002</w:t>
        </w:r>
      </w:ins>
      <w:r w:rsidR="001F038E">
        <w:rPr>
          <w:rFonts w:eastAsiaTheme="minorEastAsia" w:cstheme="minorHAnsi"/>
          <w:sz w:val="24"/>
          <w:szCs w:val="24"/>
          <w:lang w:val="en-CA"/>
        </w:rPr>
        <w:t xml:space="preserve"> </w:t>
      </w:r>
      <w:r>
        <w:rPr>
          <w:rFonts w:eastAsiaTheme="minorEastAsia" w:cstheme="minorHAnsi"/>
          <w:sz w:val="24"/>
          <w:szCs w:val="24"/>
          <w:lang w:val="en-CA"/>
        </w:rPr>
        <w:t xml:space="preserve">against the data obtained from </w:t>
      </w:r>
      <w:del w:id="247" w:author="Bridget Kathleen Murphy" w:date="2020-06-25T10:33:00Z">
        <w:r w:rsidDel="00DE2F24">
          <w:rPr>
            <w:rFonts w:eastAsiaTheme="minorEastAsia" w:cstheme="minorHAnsi"/>
            <w:sz w:val="24"/>
            <w:szCs w:val="24"/>
            <w:lang w:val="en-CA"/>
          </w:rPr>
          <w:delText xml:space="preserve">Equation </w:delText>
        </w:r>
        <w:r w:rsidR="001F038E" w:rsidDel="00DE2F24">
          <w:rPr>
            <w:rFonts w:eastAsiaTheme="minorEastAsia" w:cstheme="minorHAnsi"/>
            <w:sz w:val="24"/>
            <w:szCs w:val="24"/>
            <w:lang w:val="en-CA"/>
          </w:rPr>
          <w:delText>10</w:delText>
        </w:r>
      </w:del>
      <w:ins w:id="248" w:author="Bridget Kathleen Murphy" w:date="2020-06-25T10:33:00Z">
        <w:r w:rsidR="00DE2F24">
          <w:rPr>
            <w:rFonts w:eastAsiaTheme="minorEastAsia" w:cstheme="minorHAnsi"/>
            <w:sz w:val="24"/>
            <w:szCs w:val="24"/>
            <w:lang w:val="en-CA"/>
          </w:rPr>
          <w:t>J1942</w:t>
        </w:r>
      </w:ins>
      <w:r w:rsidR="001F038E">
        <w:rPr>
          <w:rFonts w:eastAsiaTheme="minorEastAsia" w:cstheme="minorHAnsi"/>
          <w:sz w:val="24"/>
          <w:szCs w:val="24"/>
          <w:lang w:val="en-CA"/>
        </w:rPr>
        <w:t xml:space="preserve"> for each of V</w:t>
      </w:r>
      <w:r w:rsidR="001F038E">
        <w:rPr>
          <w:rFonts w:eastAsiaTheme="minorEastAsia" w:cstheme="minorHAnsi"/>
          <w:sz w:val="24"/>
          <w:szCs w:val="24"/>
          <w:vertAlign w:val="subscript"/>
          <w:lang w:val="en-CA"/>
        </w:rPr>
        <w:t>cmax,25</w:t>
      </w:r>
      <w:r w:rsidR="001F038E">
        <w:rPr>
          <w:rFonts w:eastAsiaTheme="minorEastAsia" w:cstheme="minorHAnsi"/>
          <w:sz w:val="24"/>
          <w:szCs w:val="24"/>
          <w:lang w:val="en-CA"/>
        </w:rPr>
        <w:t>, J</w:t>
      </w:r>
      <w:r w:rsidR="001F038E">
        <w:rPr>
          <w:rFonts w:eastAsiaTheme="minorEastAsia" w:cstheme="minorHAnsi"/>
          <w:sz w:val="24"/>
          <w:szCs w:val="24"/>
          <w:vertAlign w:val="subscript"/>
          <w:lang w:val="en-CA"/>
        </w:rPr>
        <w:t>max,25</w:t>
      </w:r>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E</w:t>
      </w:r>
      <w:r w:rsidR="001F038E">
        <w:rPr>
          <w:rFonts w:eastAsiaTheme="minorEastAsia" w:cstheme="minorHAnsi"/>
          <w:sz w:val="24"/>
          <w:szCs w:val="24"/>
          <w:vertAlign w:val="subscript"/>
          <w:lang w:val="en-CA"/>
        </w:rPr>
        <w:t>a,Vcmax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E</w:t>
      </w:r>
      <w:r w:rsidR="001F038E">
        <w:rPr>
          <w:rFonts w:eastAsiaTheme="minorEastAsia" w:cstheme="minorHAnsi"/>
          <w:sz w:val="24"/>
          <w:szCs w:val="24"/>
          <w:vertAlign w:val="subscript"/>
          <w:lang w:val="en-CA"/>
        </w:rPr>
        <w:t>a,Jmax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ΔS</w:t>
      </w:r>
      <w:r w:rsidR="001F038E">
        <w:rPr>
          <w:rFonts w:eastAsiaTheme="minorEastAsia" w:cstheme="minorHAnsi"/>
          <w:sz w:val="24"/>
          <w:szCs w:val="24"/>
          <w:vertAlign w:val="subscript"/>
          <w:lang w:val="en-CA"/>
        </w:rPr>
        <w:t>Vcmax</w:t>
      </w:r>
      <w:proofErr w:type="spellEnd"/>
      <w:r w:rsidR="001F038E">
        <w:rPr>
          <w:rFonts w:eastAsiaTheme="minorEastAsia" w:cstheme="minorHAnsi"/>
          <w:sz w:val="24"/>
          <w:szCs w:val="24"/>
          <w:vertAlign w:val="subscript"/>
          <w:lang w:val="en-CA"/>
        </w:rPr>
        <w:softHyphen/>
      </w:r>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ΔS</w:t>
      </w:r>
      <w:r w:rsidR="001F038E">
        <w:rPr>
          <w:rFonts w:eastAsiaTheme="minorEastAsia" w:cstheme="minorHAnsi"/>
          <w:sz w:val="24"/>
          <w:szCs w:val="24"/>
          <w:vertAlign w:val="subscript"/>
          <w:lang w:val="en-CA"/>
        </w:rPr>
        <w:t>Jmax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H</w:t>
      </w:r>
      <w:r w:rsidR="001F038E">
        <w:rPr>
          <w:rFonts w:eastAsiaTheme="minorEastAsia" w:cstheme="minorHAnsi"/>
          <w:sz w:val="24"/>
          <w:szCs w:val="24"/>
          <w:vertAlign w:val="subscript"/>
          <w:lang w:val="en-CA"/>
        </w:rPr>
        <w:t>d,Vcmax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H</w:t>
      </w:r>
      <w:r w:rsidR="001F038E">
        <w:rPr>
          <w:rFonts w:eastAsiaTheme="minorEastAsia" w:cstheme="minorHAnsi"/>
          <w:sz w:val="24"/>
          <w:szCs w:val="24"/>
          <w:vertAlign w:val="subscript"/>
          <w:lang w:val="en-CA"/>
        </w:rPr>
        <w:t>d,Jmax</w:t>
      </w:r>
      <w:proofErr w:type="spellEnd"/>
      <w:r w:rsidR="001F038E">
        <w:rPr>
          <w:rFonts w:eastAsiaTheme="minorEastAsia" w:cstheme="minorHAnsi"/>
          <w:sz w:val="24"/>
          <w:szCs w:val="24"/>
          <w:lang w:val="en-CA"/>
        </w:rPr>
        <w:t xml:space="preserve">, BIC values for the fits of Equations 3 and 10, daily photosynthesis, daily net carbon balance, and daily photosynthesis : daily respiration ratios. Intercepts in the regression, when significant, were interpreted as a bias in the parameter, while deviations in slope from a 1:1 relationship where interpreted as percentage over- or under- estimation of the parameter (i.e. [parameter slope – 1] ∙ 100 = % estimation error). All p-values were corrected for multiple testing using the </w:t>
      </w:r>
      <w:proofErr w:type="spellStart"/>
      <w:proofErr w:type="gramStart"/>
      <w:r w:rsidR="001F038E">
        <w:rPr>
          <w:rFonts w:eastAsiaTheme="minorEastAsia" w:cstheme="minorHAnsi"/>
          <w:sz w:val="24"/>
          <w:szCs w:val="24"/>
          <w:lang w:val="en-CA"/>
        </w:rPr>
        <w:t>p.adjust</w:t>
      </w:r>
      <w:proofErr w:type="spellEnd"/>
      <w:proofErr w:type="gramEnd"/>
      <w:r w:rsidR="001F038E">
        <w:rPr>
          <w:rFonts w:eastAsiaTheme="minorEastAsia" w:cstheme="minorHAnsi"/>
          <w:sz w:val="24"/>
          <w:szCs w:val="24"/>
          <w:lang w:val="en-CA"/>
        </w:rPr>
        <w:t>() function in R with Holm’s method.</w:t>
      </w:r>
      <w:r>
        <w:rPr>
          <w:rFonts w:eastAsiaTheme="minorEastAsia" w:cstheme="minorHAnsi"/>
          <w:sz w:val="24"/>
          <w:szCs w:val="24"/>
          <w:lang w:val="en-CA"/>
        </w:rPr>
        <w:t xml:space="preserve"> All code and data will be made freely available on GitHub upon publication</w:t>
      </w:r>
      <w:r w:rsidR="001A0869">
        <w:rPr>
          <w:rFonts w:eastAsiaTheme="minorEastAsia" w:cstheme="minorHAnsi"/>
          <w:sz w:val="24"/>
          <w:szCs w:val="24"/>
          <w:lang w:val="en-CA"/>
        </w:rPr>
        <w:t xml:space="preserve"> in the {</w:t>
      </w:r>
      <w:proofErr w:type="spellStart"/>
      <w:proofErr w:type="gramStart"/>
      <w:r w:rsidR="001A0869">
        <w:rPr>
          <w:rFonts w:eastAsiaTheme="minorEastAsia" w:cstheme="minorHAnsi"/>
          <w:sz w:val="24"/>
          <w:szCs w:val="24"/>
          <w:lang w:val="en-CA"/>
        </w:rPr>
        <w:t>arrhenius.comparison</w:t>
      </w:r>
      <w:proofErr w:type="spellEnd"/>
      <w:proofErr w:type="gramEnd"/>
      <w:r w:rsidR="001A0869">
        <w:rPr>
          <w:rFonts w:eastAsiaTheme="minorEastAsia" w:cstheme="minorHAnsi"/>
          <w:sz w:val="24"/>
          <w:szCs w:val="24"/>
          <w:lang w:val="en-CA"/>
        </w:rPr>
        <w:t>} R package (Stinziano &amp; Murphy, 2020)</w:t>
      </w:r>
      <w:r>
        <w:rPr>
          <w:rFonts w:eastAsiaTheme="minorEastAsia" w:cstheme="minorHAnsi"/>
          <w:sz w:val="24"/>
          <w:szCs w:val="24"/>
          <w:lang w:val="en-CA"/>
        </w:rPr>
        <w:t>.</w:t>
      </w:r>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commentRangeStart w:id="249"/>
      <w:r w:rsidRPr="00615D1B">
        <w:rPr>
          <w:rFonts w:eastAsiaTheme="minorEastAsia" w:cstheme="minorHAnsi"/>
          <w:b/>
          <w:sz w:val="24"/>
          <w:szCs w:val="24"/>
          <w:u w:val="single"/>
          <w:lang w:val="en-CA"/>
        </w:rPr>
        <w:t>Results</w:t>
      </w:r>
      <w:commentRangeEnd w:id="249"/>
      <w:r w:rsidR="003668EA">
        <w:rPr>
          <w:rStyle w:val="CommentReference"/>
        </w:rPr>
        <w:commentReference w:id="249"/>
      </w:r>
    </w:p>
    <w:p w14:paraId="1A4EF118" w14:textId="6BB62170" w:rsidR="00B74F23" w:rsidRPr="00201D37" w:rsidRDefault="00B85CBF" w:rsidP="002B0AA8">
      <w:pPr>
        <w:spacing w:after="0" w:line="360" w:lineRule="auto"/>
        <w:rPr>
          <w:rFonts w:eastAsiaTheme="minorEastAsia" w:cstheme="minorHAnsi"/>
          <w:i/>
          <w:sz w:val="24"/>
          <w:szCs w:val="24"/>
        </w:rPr>
      </w:pPr>
      <w:r>
        <w:rPr>
          <w:rFonts w:eastAsiaTheme="minorEastAsia" w:cstheme="minorHAnsi"/>
          <w:i/>
          <w:sz w:val="24"/>
          <w:szCs w:val="24"/>
        </w:rPr>
        <w:t xml:space="preserve">Equations </w:t>
      </w:r>
      <w:ins w:id="250" w:author="Bridget Kathleen Murphy" w:date="2020-06-23T21:35:00Z">
        <w:r w:rsidR="00F97DDC">
          <w:rPr>
            <w:rFonts w:eastAsiaTheme="minorEastAsia" w:cstheme="minorHAnsi"/>
            <w:i/>
            <w:sz w:val="24"/>
            <w:szCs w:val="24"/>
          </w:rPr>
          <w:t>M2002</w:t>
        </w:r>
      </w:ins>
      <w:del w:id="251" w:author="Bridget Kathleen Murphy" w:date="2020-06-23T21:35:00Z">
        <w:r w:rsidDel="00F97DDC">
          <w:rPr>
            <w:rFonts w:eastAsiaTheme="minorEastAsia" w:cstheme="minorHAnsi"/>
            <w:i/>
            <w:sz w:val="24"/>
            <w:szCs w:val="24"/>
          </w:rPr>
          <w:delText>3</w:delText>
        </w:r>
      </w:del>
      <w:r>
        <w:rPr>
          <w:rFonts w:eastAsiaTheme="minorEastAsia" w:cstheme="minorHAnsi"/>
          <w:i/>
          <w:sz w:val="24"/>
          <w:szCs w:val="24"/>
        </w:rPr>
        <w:t xml:space="preserve"> and </w:t>
      </w:r>
      <w:ins w:id="252" w:author="Bridget Kathleen Murphy" w:date="2020-06-23T21:35:00Z">
        <w:r w:rsidR="00F97DDC">
          <w:rPr>
            <w:rFonts w:eastAsiaTheme="minorEastAsia" w:cstheme="minorHAnsi"/>
            <w:i/>
            <w:sz w:val="24"/>
            <w:szCs w:val="24"/>
          </w:rPr>
          <w:t>J1942</w:t>
        </w:r>
      </w:ins>
      <w:del w:id="253" w:author="Bridget Kathleen Murphy" w:date="2020-06-23T21:35:00Z">
        <w:r w:rsidDel="00F97DDC">
          <w:rPr>
            <w:rFonts w:eastAsiaTheme="minorEastAsia" w:cstheme="minorHAnsi"/>
            <w:i/>
            <w:sz w:val="24"/>
            <w:szCs w:val="24"/>
          </w:rPr>
          <w:delText>10</w:delText>
        </w:r>
      </w:del>
      <w:r>
        <w:rPr>
          <w:rFonts w:eastAsiaTheme="minorEastAsia" w:cstheme="minorHAnsi"/>
          <w:i/>
          <w:sz w:val="24"/>
          <w:szCs w:val="24"/>
        </w:rPr>
        <w:t xml:space="preserve"> exhibited similar performance</w:t>
      </w:r>
    </w:p>
    <w:p w14:paraId="2948E6BC" w14:textId="1124F869" w:rsidR="00B85CBF" w:rsidRDefault="00EC4DCA" w:rsidP="002B0AA8">
      <w:pPr>
        <w:spacing w:after="0" w:line="360" w:lineRule="auto"/>
        <w:rPr>
          <w:rFonts w:eastAsiaTheme="minorEastAsia" w:cstheme="minorHAnsi"/>
          <w:iCs/>
          <w:sz w:val="24"/>
          <w:szCs w:val="24"/>
        </w:rPr>
      </w:pPr>
      <w:r>
        <w:rPr>
          <w:rFonts w:eastAsiaTheme="minorEastAsia" w:cstheme="minorHAnsi"/>
          <w:iCs/>
          <w:sz w:val="24"/>
          <w:szCs w:val="24"/>
        </w:rPr>
        <w:lastRenderedPageBreak/>
        <w:t xml:space="preserve">The performance between </w:t>
      </w:r>
      <w:del w:id="254" w:author="Bridget Kathleen Murphy" w:date="2020-06-23T21:35:00Z">
        <w:r w:rsidDel="00F97DDC">
          <w:rPr>
            <w:rFonts w:eastAsiaTheme="minorEastAsia" w:cstheme="minorHAnsi"/>
            <w:iCs/>
            <w:sz w:val="24"/>
            <w:szCs w:val="24"/>
          </w:rPr>
          <w:delText>Equations 3</w:delText>
        </w:r>
      </w:del>
      <w:ins w:id="255" w:author="Bridget Kathleen Murphy" w:date="2020-06-23T21:35:00Z">
        <w:r w:rsidR="00F97DDC">
          <w:rPr>
            <w:rFonts w:eastAsiaTheme="minorEastAsia" w:cstheme="minorHAnsi"/>
            <w:iCs/>
            <w:sz w:val="24"/>
            <w:szCs w:val="24"/>
          </w:rPr>
          <w:t>M2002</w:t>
        </w:r>
      </w:ins>
      <w:r>
        <w:rPr>
          <w:rFonts w:eastAsiaTheme="minorEastAsia" w:cstheme="minorHAnsi"/>
          <w:iCs/>
          <w:sz w:val="24"/>
          <w:szCs w:val="24"/>
        </w:rPr>
        <w:t xml:space="preserve"> and </w:t>
      </w:r>
      <w:ins w:id="256" w:author="Bridget Kathleen Murphy" w:date="2020-06-23T21:35:00Z">
        <w:r w:rsidR="00F97DDC">
          <w:rPr>
            <w:rFonts w:eastAsiaTheme="minorEastAsia" w:cstheme="minorHAnsi"/>
            <w:iCs/>
            <w:sz w:val="24"/>
            <w:szCs w:val="24"/>
          </w:rPr>
          <w:t>J1942</w:t>
        </w:r>
      </w:ins>
      <w:del w:id="257" w:author="Bridget Kathleen Murphy" w:date="2020-06-23T21:35:00Z">
        <w:r w:rsidDel="00F97DDC">
          <w:rPr>
            <w:rFonts w:eastAsiaTheme="minorEastAsia" w:cstheme="minorHAnsi"/>
            <w:iCs/>
            <w:sz w:val="24"/>
            <w:szCs w:val="24"/>
          </w:rPr>
          <w:delText>10</w:delText>
        </w:r>
      </w:del>
      <w:r w:rsidR="005868C8">
        <w:rPr>
          <w:rFonts w:eastAsiaTheme="minorEastAsia" w:cstheme="minorHAnsi"/>
          <w:iCs/>
          <w:sz w:val="24"/>
          <w:szCs w:val="24"/>
        </w:rPr>
        <w:t xml:space="preserve"> for fitting V</w:t>
      </w:r>
      <w:r w:rsidR="005868C8">
        <w:rPr>
          <w:rFonts w:eastAsiaTheme="minorEastAsia" w:cstheme="minorHAnsi"/>
          <w:iCs/>
          <w:sz w:val="24"/>
          <w:szCs w:val="24"/>
          <w:vertAlign w:val="subscript"/>
        </w:rPr>
        <w:t>cmax</w:t>
      </w:r>
      <w:ins w:id="258" w:author="Bridget Kathleen Murphy" w:date="2020-06-22T20:35:00Z">
        <w:r w:rsidR="00F73DF7">
          <w:rPr>
            <w:rFonts w:eastAsiaTheme="minorEastAsia" w:cstheme="minorHAnsi"/>
            <w:iCs/>
            <w:sz w:val="24"/>
            <w:szCs w:val="24"/>
            <w:vertAlign w:val="subscript"/>
          </w:rPr>
          <w:t>,25</w:t>
        </w:r>
      </w:ins>
      <w:r>
        <w:rPr>
          <w:rFonts w:eastAsiaTheme="minorEastAsia" w:cstheme="minorHAnsi"/>
          <w:iCs/>
          <w:sz w:val="24"/>
          <w:szCs w:val="24"/>
        </w:rPr>
        <w:t xml:space="preserve"> </w:t>
      </w:r>
      <w:r w:rsidR="005868C8">
        <w:rPr>
          <w:rFonts w:eastAsiaTheme="minorEastAsia" w:cstheme="minorHAnsi"/>
          <w:iCs/>
          <w:sz w:val="24"/>
          <w:szCs w:val="24"/>
        </w:rPr>
        <w:t xml:space="preserve">temperature responses </w:t>
      </w:r>
      <w:r>
        <w:rPr>
          <w:rFonts w:eastAsiaTheme="minorEastAsia" w:cstheme="minorHAnsi"/>
          <w:iCs/>
          <w:sz w:val="24"/>
          <w:szCs w:val="24"/>
        </w:rPr>
        <w:t xml:space="preserve">were </w:t>
      </w:r>
      <w:r w:rsidR="005868C8">
        <w:rPr>
          <w:rFonts w:eastAsiaTheme="minorEastAsia" w:cstheme="minorHAnsi"/>
          <w:iCs/>
          <w:sz w:val="24"/>
          <w:szCs w:val="24"/>
        </w:rPr>
        <w:t>essentially identical when assessed based on BIC,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5.52 </w:t>
      </w:r>
      <w:r w:rsidR="005868C8" w:rsidRPr="005C3801">
        <w:rPr>
          <w:rFonts w:eastAsiaTheme="minorEastAsia" w:cstheme="minorHAnsi"/>
          <w:sz w:val="24"/>
          <w:szCs w:val="24"/>
        </w:rPr>
        <w:t>∙ 10</w:t>
      </w:r>
      <w:r w:rsidR="005868C8">
        <w:rPr>
          <w:rFonts w:eastAsiaTheme="minorEastAsia" w:cstheme="minorHAnsi"/>
          <w:sz w:val="24"/>
          <w:szCs w:val="24"/>
          <w:vertAlign w:val="superscript"/>
        </w:rPr>
        <w:t>5</w:t>
      </w:r>
      <w:r w:rsidR="005868C8">
        <w:rPr>
          <w:rFonts w:eastAsiaTheme="minorEastAsia" w:cstheme="minorHAnsi"/>
          <w:iCs/>
          <w:sz w:val="24"/>
          <w:szCs w:val="24"/>
        </w:rPr>
        <w:t xml:space="preserve">, </w:t>
      </w:r>
      <w:r w:rsidR="005868C8">
        <w:rPr>
          <w:rFonts w:eastAsiaTheme="minorEastAsia" w:cstheme="minorHAnsi"/>
          <w:i/>
          <w:sz w:val="24"/>
          <w:szCs w:val="24"/>
        </w:rPr>
        <w:t>R</w:t>
      </w:r>
      <w:r w:rsidR="005868C8">
        <w:rPr>
          <w:rFonts w:eastAsiaTheme="minorEastAsia" w:cstheme="minorHAnsi"/>
          <w:i/>
          <w:sz w:val="24"/>
          <w:szCs w:val="24"/>
          <w:vertAlign w:val="superscript"/>
        </w:rPr>
        <w:t>2</w:t>
      </w:r>
      <w:r w:rsidR="005868C8">
        <w:rPr>
          <w:rFonts w:eastAsiaTheme="minorEastAsia" w:cstheme="minorHAnsi"/>
          <w:iCs/>
          <w:sz w:val="24"/>
          <w:szCs w:val="24"/>
        </w:rPr>
        <w:t xml:space="preserve"> = 0.9996,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w:t>
      </w:r>
      <w:r w:rsidR="00A92B5E">
        <w:rPr>
          <w:rFonts w:eastAsiaTheme="minorEastAsia" w:cstheme="minorHAnsi"/>
          <w:iCs/>
          <w:sz w:val="24"/>
          <w:szCs w:val="24"/>
        </w:rPr>
        <w:t>.</w:t>
      </w:r>
      <w:r w:rsidR="005868C8">
        <w:rPr>
          <w:rFonts w:eastAsiaTheme="minorEastAsia" w:cstheme="minorHAnsi"/>
          <w:iCs/>
          <w:sz w:val="24"/>
          <w:szCs w:val="24"/>
        </w:rPr>
        <w:t xml:space="preserve"> </w:t>
      </w:r>
      <w:del w:id="259" w:author="Joseph Stinziano" w:date="2020-06-25T12:23:00Z">
        <w:r w:rsidR="000476DF" w:rsidRPr="00FB408E" w:rsidDel="00C63498">
          <w:rPr>
            <w:rFonts w:eastAsiaTheme="minorEastAsia" w:cstheme="minorHAnsi"/>
            <w:b/>
            <w:iCs/>
            <w:sz w:val="24"/>
            <w:szCs w:val="24"/>
          </w:rPr>
          <w:delText>2</w:delText>
        </w:r>
        <w:r w:rsidR="00B85CBF" w:rsidRPr="00FB408E" w:rsidDel="00C63498">
          <w:rPr>
            <w:rFonts w:eastAsiaTheme="minorEastAsia" w:cstheme="minorHAnsi"/>
            <w:b/>
            <w:iCs/>
            <w:sz w:val="24"/>
            <w:szCs w:val="24"/>
          </w:rPr>
          <w:delText>a</w:delText>
        </w:r>
      </w:del>
      <w:ins w:id="260" w:author="Joseph Stinziano" w:date="2020-06-25T12:23:00Z">
        <w:r w:rsidR="00C63498">
          <w:rPr>
            <w:rFonts w:eastAsiaTheme="minorEastAsia" w:cstheme="minorHAnsi"/>
            <w:b/>
            <w:iCs/>
            <w:sz w:val="24"/>
            <w:szCs w:val="24"/>
          </w:rPr>
          <w:t>1</w:t>
        </w:r>
        <w:r w:rsidR="00C63498" w:rsidRPr="00FB408E">
          <w:rPr>
            <w:rFonts w:eastAsiaTheme="minorEastAsia" w:cstheme="minorHAnsi"/>
            <w:b/>
            <w:iCs/>
            <w:sz w:val="24"/>
            <w:szCs w:val="24"/>
          </w:rPr>
          <w:t>a</w:t>
        </w:r>
      </w:ins>
      <w:r w:rsidR="005868C8">
        <w:rPr>
          <w:rFonts w:eastAsiaTheme="minorEastAsia" w:cstheme="minorHAnsi"/>
          <w:iCs/>
          <w:sz w:val="24"/>
          <w:szCs w:val="24"/>
        </w:rPr>
        <w:t>), as was the case for J</w:t>
      </w:r>
      <w:r w:rsidR="005868C8">
        <w:rPr>
          <w:rFonts w:eastAsiaTheme="minorEastAsia" w:cstheme="minorHAnsi"/>
          <w:iCs/>
          <w:sz w:val="24"/>
          <w:szCs w:val="24"/>
          <w:vertAlign w:val="subscript"/>
        </w:rPr>
        <w:t>max</w:t>
      </w:r>
      <w:ins w:id="261" w:author="Bridget Kathleen Murphy" w:date="2020-06-22T20:35:00Z">
        <w:r w:rsidR="00F73DF7">
          <w:rPr>
            <w:rFonts w:eastAsiaTheme="minorEastAsia" w:cstheme="minorHAnsi"/>
            <w:iCs/>
            <w:sz w:val="24"/>
            <w:szCs w:val="24"/>
            <w:vertAlign w:val="subscript"/>
          </w:rPr>
          <w:t>,25</w:t>
        </w:r>
      </w:ins>
      <w:r w:rsidR="005868C8">
        <w:rPr>
          <w:rFonts w:eastAsiaTheme="minorEastAsia" w:cstheme="minorHAnsi"/>
          <w:iCs/>
          <w:sz w:val="24"/>
          <w:szCs w:val="24"/>
        </w:rPr>
        <w:t xml:space="preserve">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2.43 </w:t>
      </w:r>
      <w:r w:rsidR="005868C8" w:rsidRPr="005C3801">
        <w:rPr>
          <w:rFonts w:eastAsiaTheme="minorEastAsia" w:cstheme="minorHAnsi"/>
          <w:sz w:val="24"/>
          <w:szCs w:val="24"/>
        </w:rPr>
        <w:t>∙ 10</w:t>
      </w:r>
      <w:r w:rsidR="005868C8">
        <w:rPr>
          <w:rFonts w:eastAsiaTheme="minorEastAsia" w:cstheme="minorHAnsi"/>
          <w:sz w:val="24"/>
          <w:szCs w:val="24"/>
          <w:vertAlign w:val="superscript"/>
        </w:rPr>
        <w:t>6</w:t>
      </w:r>
      <w:r w:rsidR="005868C8">
        <w:rPr>
          <w:rFonts w:eastAsiaTheme="minorEastAsia" w:cstheme="minorHAnsi"/>
          <w:sz w:val="24"/>
          <w:szCs w:val="24"/>
        </w:rPr>
        <w:t xml:space="preserve">, </w:t>
      </w:r>
      <w:r w:rsidR="005868C8">
        <w:rPr>
          <w:rFonts w:eastAsiaTheme="minorEastAsia" w:cstheme="minorHAnsi"/>
          <w:i/>
          <w:iCs/>
          <w:sz w:val="24"/>
          <w:szCs w:val="24"/>
        </w:rPr>
        <w:t>R</w:t>
      </w:r>
      <w:r w:rsidR="005868C8">
        <w:rPr>
          <w:rFonts w:eastAsiaTheme="minorEastAsia" w:cstheme="minorHAnsi"/>
          <w:i/>
          <w:iCs/>
          <w:sz w:val="24"/>
          <w:szCs w:val="24"/>
          <w:vertAlign w:val="superscript"/>
        </w:rPr>
        <w:t>2</w:t>
      </w:r>
      <w:r w:rsidR="005868C8">
        <w:rPr>
          <w:rFonts w:eastAsiaTheme="minorEastAsia" w:cstheme="minorHAnsi"/>
          <w:sz w:val="24"/>
          <w:szCs w:val="24"/>
        </w:rPr>
        <w:t xml:space="preserve"> = 0.9999,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w:t>
      </w:r>
      <w:r w:rsidR="000476DF">
        <w:rPr>
          <w:rFonts w:eastAsiaTheme="minorEastAsia" w:cstheme="minorHAnsi"/>
          <w:iCs/>
          <w:sz w:val="24"/>
          <w:szCs w:val="24"/>
        </w:rPr>
        <w:t xml:space="preserve">. </w:t>
      </w:r>
      <w:del w:id="262" w:author="Joseph Stinziano" w:date="2020-06-25T12:23:00Z">
        <w:r w:rsidR="000476DF" w:rsidRPr="00FB408E" w:rsidDel="00C63498">
          <w:rPr>
            <w:rFonts w:eastAsiaTheme="minorEastAsia" w:cstheme="minorHAnsi"/>
            <w:b/>
            <w:iCs/>
            <w:sz w:val="24"/>
            <w:szCs w:val="24"/>
          </w:rPr>
          <w:delText>2b</w:delText>
        </w:r>
      </w:del>
      <w:ins w:id="263" w:author="Joseph Stinziano" w:date="2020-06-25T12:23:00Z">
        <w:r w:rsidR="00C63498">
          <w:rPr>
            <w:rFonts w:eastAsiaTheme="minorEastAsia" w:cstheme="minorHAnsi"/>
            <w:b/>
            <w:iCs/>
            <w:sz w:val="24"/>
            <w:szCs w:val="24"/>
          </w:rPr>
          <w:t>1</w:t>
        </w:r>
        <w:r w:rsidR="00C63498" w:rsidRPr="00FB408E">
          <w:rPr>
            <w:rFonts w:eastAsiaTheme="minorEastAsia" w:cstheme="minorHAnsi"/>
            <w:b/>
            <w:iCs/>
            <w:sz w:val="24"/>
            <w:szCs w:val="24"/>
          </w:rPr>
          <w:t>b</w:t>
        </w:r>
      </w:ins>
      <w:r w:rsidR="005868C8">
        <w:rPr>
          <w:rFonts w:eastAsiaTheme="minorEastAsia" w:cstheme="minorHAnsi"/>
          <w:iCs/>
          <w:sz w:val="24"/>
          <w:szCs w:val="24"/>
        </w:rPr>
        <w:t>).</w:t>
      </w:r>
      <w:r w:rsidR="00B85CBF">
        <w:rPr>
          <w:rFonts w:eastAsiaTheme="minorEastAsia" w:cstheme="minorHAnsi"/>
          <w:iCs/>
          <w:sz w:val="24"/>
          <w:szCs w:val="24"/>
        </w:rPr>
        <w:t xml:space="preserve"> </w:t>
      </w:r>
      <w:bookmarkStart w:id="264" w:name="_Hlk43978736"/>
      <w:commentRangeStart w:id="265"/>
      <w:r w:rsidR="00B85CBF">
        <w:rPr>
          <w:rFonts w:eastAsiaTheme="minorEastAsia" w:cstheme="minorHAnsi"/>
          <w:iCs/>
          <w:sz w:val="24"/>
          <w:szCs w:val="24"/>
        </w:rPr>
        <w:t>However</w:t>
      </w:r>
      <w:commentRangeEnd w:id="265"/>
      <w:r w:rsidR="00E3559E">
        <w:rPr>
          <w:rStyle w:val="CommentReference"/>
        </w:rPr>
        <w:commentReference w:id="265"/>
      </w:r>
      <w:r w:rsidR="00B85CBF">
        <w:rPr>
          <w:rFonts w:eastAsiaTheme="minorEastAsia" w:cstheme="minorHAnsi"/>
          <w:iCs/>
          <w:sz w:val="24"/>
          <w:szCs w:val="24"/>
        </w:rPr>
        <w:t xml:space="preserve">, </w:t>
      </w:r>
      <w:commentRangeStart w:id="266"/>
      <w:commentRangeStart w:id="267"/>
      <w:commentRangeStart w:id="268"/>
      <w:r w:rsidR="00B85CBF">
        <w:rPr>
          <w:rFonts w:eastAsiaTheme="minorEastAsia" w:cstheme="minorHAnsi"/>
          <w:iCs/>
          <w:sz w:val="24"/>
          <w:szCs w:val="24"/>
        </w:rPr>
        <w:t xml:space="preserve">while </w:t>
      </w:r>
      <w:del w:id="269" w:author="Bridget Kathleen Murphy" w:date="2020-06-23T21:35:00Z">
        <w:r w:rsidR="00B85CBF" w:rsidDel="00F97DDC">
          <w:rPr>
            <w:rFonts w:eastAsiaTheme="minorEastAsia" w:cstheme="minorHAnsi"/>
            <w:iCs/>
            <w:sz w:val="24"/>
            <w:szCs w:val="24"/>
          </w:rPr>
          <w:delText xml:space="preserve">some </w:delText>
        </w:r>
      </w:del>
      <w:r w:rsidR="00B85CBF">
        <w:rPr>
          <w:rFonts w:eastAsiaTheme="minorEastAsia" w:cstheme="minorHAnsi"/>
          <w:iCs/>
          <w:sz w:val="24"/>
          <w:szCs w:val="24"/>
        </w:rPr>
        <w:t>fitted temperature responses</w:t>
      </w:r>
      <w:ins w:id="270" w:author="Bridget Kathleen Murphy" w:date="2020-06-23T21:35:00Z">
        <w:r w:rsidR="00F97DDC">
          <w:rPr>
            <w:rFonts w:eastAsiaTheme="minorEastAsia" w:cstheme="minorHAnsi"/>
            <w:iCs/>
            <w:sz w:val="24"/>
            <w:szCs w:val="24"/>
          </w:rPr>
          <w:t xml:space="preserve"> based on BIC</w:t>
        </w:r>
      </w:ins>
      <w:r w:rsidR="00B85CBF">
        <w:rPr>
          <w:rFonts w:eastAsiaTheme="minorEastAsia" w:cstheme="minorHAnsi"/>
          <w:iCs/>
          <w:sz w:val="24"/>
          <w:szCs w:val="24"/>
        </w:rPr>
        <w:t xml:space="preserve"> appeared identical, </w:t>
      </w:r>
      <w:del w:id="271" w:author="Bridget Kathleen Murphy" w:date="2020-06-23T21:36:00Z">
        <w:r w:rsidR="00B85CBF" w:rsidDel="00F97DDC">
          <w:rPr>
            <w:rFonts w:eastAsiaTheme="minorEastAsia" w:cstheme="minorHAnsi"/>
            <w:iCs/>
            <w:sz w:val="24"/>
            <w:szCs w:val="24"/>
          </w:rPr>
          <w:delText>there were some cases where the fitted shape differed</w:delText>
        </w:r>
        <w:commentRangeEnd w:id="266"/>
        <w:r w:rsidR="00E3559E" w:rsidDel="00F97DDC">
          <w:rPr>
            <w:rStyle w:val="CommentReference"/>
          </w:rPr>
          <w:commentReference w:id="266"/>
        </w:r>
        <w:commentRangeEnd w:id="267"/>
        <w:r w:rsidR="00F97DDC" w:rsidDel="00F97DDC">
          <w:rPr>
            <w:rStyle w:val="CommentReference"/>
          </w:rPr>
          <w:commentReference w:id="267"/>
        </w:r>
      </w:del>
      <w:commentRangeEnd w:id="268"/>
      <w:r w:rsidR="00067667">
        <w:rPr>
          <w:rStyle w:val="CommentReference"/>
        </w:rPr>
        <w:commentReference w:id="268"/>
      </w:r>
      <w:ins w:id="272" w:author="Bridget Kathleen Murphy" w:date="2020-06-23T21:36:00Z">
        <w:r w:rsidR="00F97DDC">
          <w:rPr>
            <w:rFonts w:eastAsiaTheme="minorEastAsia" w:cstheme="minorHAnsi"/>
            <w:iCs/>
            <w:sz w:val="24"/>
            <w:szCs w:val="24"/>
          </w:rPr>
          <w:t xml:space="preserve">the largest discrepancy between fitted </w:t>
        </w:r>
      </w:ins>
      <w:ins w:id="273" w:author="Bridget Kathleen Murphy" w:date="2020-06-23T21:38:00Z">
        <w:r w:rsidR="00F97DDC">
          <w:rPr>
            <w:rFonts w:eastAsiaTheme="minorEastAsia" w:cstheme="minorHAnsi"/>
            <w:iCs/>
            <w:sz w:val="24"/>
            <w:szCs w:val="24"/>
          </w:rPr>
          <w:t>responses</w:t>
        </w:r>
      </w:ins>
      <w:ins w:id="274" w:author="Bridget Kathleen Murphy" w:date="2020-06-23T21:36:00Z">
        <w:r w:rsidR="00F97DDC">
          <w:rPr>
            <w:rFonts w:eastAsiaTheme="minorEastAsia" w:cstheme="minorHAnsi"/>
            <w:iCs/>
            <w:sz w:val="24"/>
            <w:szCs w:val="24"/>
          </w:rPr>
          <w:t xml:space="preserve"> </w:t>
        </w:r>
      </w:ins>
      <w:ins w:id="275" w:author="Bridget Kathleen Murphy" w:date="2020-06-23T21:39:00Z">
        <w:r w:rsidR="00F71507">
          <w:rPr>
            <w:rFonts w:eastAsiaTheme="minorEastAsia" w:cstheme="minorHAnsi"/>
            <w:iCs/>
            <w:sz w:val="24"/>
            <w:szCs w:val="24"/>
          </w:rPr>
          <w:t>was observed</w:t>
        </w:r>
      </w:ins>
      <w:ins w:id="276" w:author="Bridget Kathleen Murphy" w:date="2020-06-23T21:36:00Z">
        <w:r w:rsidR="00F97DDC">
          <w:rPr>
            <w:rFonts w:eastAsiaTheme="minorEastAsia" w:cstheme="minorHAnsi"/>
            <w:iCs/>
            <w:sz w:val="24"/>
            <w:szCs w:val="24"/>
          </w:rPr>
          <w:t xml:space="preserve"> when </w:t>
        </w:r>
      </w:ins>
      <w:ins w:id="277" w:author="Bridget Kathleen Murphy" w:date="2020-06-23T21:37:00Z">
        <w:r w:rsidR="00F97DDC">
          <w:rPr>
            <w:rFonts w:eastAsiaTheme="minorEastAsia" w:cstheme="minorHAnsi"/>
            <w:iCs/>
            <w:sz w:val="24"/>
            <w:szCs w:val="24"/>
          </w:rPr>
          <w:t>comparing J</w:t>
        </w:r>
        <w:r w:rsidR="00F97DDC">
          <w:rPr>
            <w:rFonts w:eastAsiaTheme="minorEastAsia" w:cstheme="minorHAnsi"/>
            <w:iCs/>
            <w:sz w:val="24"/>
            <w:szCs w:val="24"/>
            <w:vertAlign w:val="subscript"/>
          </w:rPr>
          <w:t>max,25</w:t>
        </w:r>
        <w:r w:rsidR="00F97DDC">
          <w:rPr>
            <w:rFonts w:eastAsiaTheme="minorEastAsia" w:cstheme="minorHAnsi"/>
            <w:iCs/>
            <w:sz w:val="24"/>
            <w:szCs w:val="24"/>
          </w:rPr>
          <w:t xml:space="preserve"> </w:t>
        </w:r>
      </w:ins>
      <w:ins w:id="278" w:author="Bridget Kathleen Murphy" w:date="2020-06-23T21:38:00Z">
        <w:r w:rsidR="00F97DDC">
          <w:rPr>
            <w:rFonts w:eastAsiaTheme="minorEastAsia" w:cstheme="minorHAnsi"/>
            <w:iCs/>
            <w:sz w:val="24"/>
            <w:szCs w:val="24"/>
          </w:rPr>
          <w:t>of</w:t>
        </w:r>
      </w:ins>
      <w:ins w:id="279" w:author="Bridget Kathleen Murphy" w:date="2020-06-23T21:37:00Z">
        <w:r w:rsidR="00F97DDC">
          <w:rPr>
            <w:rFonts w:eastAsiaTheme="minorEastAsia" w:cstheme="minorHAnsi"/>
            <w:iCs/>
            <w:sz w:val="24"/>
            <w:szCs w:val="24"/>
          </w:rPr>
          <w:t xml:space="preserve"> both plant species</w:t>
        </w:r>
      </w:ins>
      <w:ins w:id="280" w:author="Bridget Kathleen Murphy" w:date="2020-06-23T21:36:00Z">
        <w:r w:rsidR="00F97DDC">
          <w:rPr>
            <w:rFonts w:eastAsiaTheme="minorEastAsia" w:cstheme="minorHAnsi"/>
            <w:iCs/>
            <w:sz w:val="24"/>
            <w:szCs w:val="24"/>
          </w:rPr>
          <w:t xml:space="preserve"> </w:t>
        </w:r>
      </w:ins>
      <w:ins w:id="281" w:author="Bridget Kathleen Murphy" w:date="2020-06-23T21:39:00Z">
        <w:r w:rsidR="00F71507">
          <w:rPr>
            <w:rFonts w:eastAsiaTheme="minorEastAsia" w:cstheme="minorHAnsi"/>
            <w:iCs/>
            <w:sz w:val="24"/>
            <w:szCs w:val="24"/>
          </w:rPr>
          <w:t xml:space="preserve">scaled </w:t>
        </w:r>
      </w:ins>
      <w:ins w:id="282" w:author="Bridget Kathleen Murphy" w:date="2020-06-23T21:40:00Z">
        <w:r w:rsidR="00F71507">
          <w:rPr>
            <w:rFonts w:eastAsiaTheme="minorEastAsia" w:cstheme="minorHAnsi"/>
            <w:iCs/>
            <w:sz w:val="24"/>
            <w:szCs w:val="24"/>
          </w:rPr>
          <w:t>across</w:t>
        </w:r>
      </w:ins>
      <w:ins w:id="283" w:author="Bridget Kathleen Murphy" w:date="2020-06-23T21:39:00Z">
        <w:r w:rsidR="00F71507">
          <w:rPr>
            <w:rFonts w:eastAsiaTheme="minorEastAsia" w:cstheme="minorHAnsi"/>
            <w:iCs/>
            <w:sz w:val="24"/>
            <w:szCs w:val="24"/>
          </w:rPr>
          <w:t xml:space="preserve"> 10 ˚C and 50 ˚C </w:t>
        </w:r>
      </w:ins>
      <w:del w:id="284" w:author="Bridget Kathleen Murphy" w:date="2020-06-23T21:37:00Z">
        <w:r w:rsidR="00B85CBF" w:rsidDel="00F97DDC">
          <w:rPr>
            <w:rFonts w:eastAsiaTheme="minorEastAsia" w:cstheme="minorHAnsi"/>
            <w:iCs/>
            <w:sz w:val="24"/>
            <w:szCs w:val="24"/>
          </w:rPr>
          <w:delText xml:space="preserve"> </w:delText>
        </w:r>
      </w:del>
      <w:r w:rsidR="00B85CBF">
        <w:rPr>
          <w:rFonts w:eastAsiaTheme="minorEastAsia" w:cstheme="minorHAnsi"/>
          <w:iCs/>
          <w:sz w:val="24"/>
          <w:szCs w:val="24"/>
        </w:rPr>
        <w:t xml:space="preserve">(Figs. </w:t>
      </w:r>
      <w:del w:id="285" w:author="Joseph Stinziano" w:date="2020-06-25T12:23:00Z">
        <w:r w:rsidR="000476DF" w:rsidRPr="00FB408E" w:rsidDel="00C63498">
          <w:rPr>
            <w:rFonts w:eastAsiaTheme="minorEastAsia" w:cstheme="minorHAnsi"/>
            <w:b/>
            <w:iCs/>
            <w:sz w:val="24"/>
            <w:szCs w:val="24"/>
          </w:rPr>
          <w:delText>2</w:delText>
        </w:r>
        <w:r w:rsidR="00B85CBF" w:rsidRPr="00FB408E" w:rsidDel="00C63498">
          <w:rPr>
            <w:rFonts w:eastAsiaTheme="minorEastAsia" w:cstheme="minorHAnsi"/>
            <w:b/>
            <w:iCs/>
            <w:sz w:val="24"/>
            <w:szCs w:val="24"/>
          </w:rPr>
          <w:delText>c</w:delText>
        </w:r>
      </w:del>
      <w:ins w:id="286" w:author="Joseph Stinziano" w:date="2020-06-25T12:23:00Z">
        <w:r w:rsidR="00C63498">
          <w:rPr>
            <w:rFonts w:eastAsiaTheme="minorEastAsia" w:cstheme="minorHAnsi"/>
            <w:b/>
            <w:iCs/>
            <w:sz w:val="24"/>
            <w:szCs w:val="24"/>
          </w:rPr>
          <w:t>1</w:t>
        </w:r>
        <w:r w:rsidR="00C63498" w:rsidRPr="00FB408E">
          <w:rPr>
            <w:rFonts w:eastAsiaTheme="minorEastAsia" w:cstheme="minorHAnsi"/>
            <w:b/>
            <w:iCs/>
            <w:sz w:val="24"/>
            <w:szCs w:val="24"/>
          </w:rPr>
          <w:t>c</w:t>
        </w:r>
      </w:ins>
      <w:r w:rsidR="00B85CBF" w:rsidRPr="00FB408E">
        <w:rPr>
          <w:rFonts w:eastAsiaTheme="minorEastAsia" w:cstheme="minorHAnsi"/>
          <w:b/>
          <w:iCs/>
          <w:sz w:val="24"/>
          <w:szCs w:val="24"/>
        </w:rPr>
        <w:t>-f</w:t>
      </w:r>
      <w:bookmarkStart w:id="287" w:name="_Hlk43978794"/>
      <w:ins w:id="288" w:author="Joseph Stinziano" w:date="2020-06-25T11:59:00Z">
        <w:r w:rsidR="00F20245">
          <w:rPr>
            <w:rFonts w:eastAsiaTheme="minorEastAsia" w:cstheme="minorHAnsi"/>
            <w:bCs/>
            <w:iCs/>
            <w:sz w:val="24"/>
            <w:szCs w:val="24"/>
          </w:rPr>
          <w:t>; note the differences between the blue and red hatched lines</w:t>
        </w:r>
      </w:ins>
      <w:bookmarkEnd w:id="287"/>
      <w:r w:rsidR="00B85CBF">
        <w:rPr>
          <w:rFonts w:eastAsiaTheme="minorEastAsia" w:cstheme="minorHAnsi"/>
          <w:iCs/>
          <w:sz w:val="24"/>
          <w:szCs w:val="24"/>
        </w:rPr>
        <w:t>)</w:t>
      </w:r>
      <w:bookmarkEnd w:id="264"/>
      <w:r w:rsidR="00B85CBF">
        <w:rPr>
          <w:rFonts w:eastAsiaTheme="minorEastAsia" w:cstheme="minorHAnsi"/>
          <w:iCs/>
          <w:sz w:val="24"/>
          <w:szCs w:val="24"/>
        </w:rPr>
        <w:t>.</w:t>
      </w:r>
    </w:p>
    <w:p w14:paraId="2A970A03" w14:textId="4E8DD86B" w:rsidR="005868C8" w:rsidRPr="00201D37" w:rsidRDefault="005868C8" w:rsidP="002B0AA8">
      <w:pPr>
        <w:spacing w:after="0" w:line="360" w:lineRule="auto"/>
        <w:rPr>
          <w:rFonts w:eastAsiaTheme="minorEastAsia" w:cstheme="minorHAnsi"/>
          <w:sz w:val="24"/>
          <w:szCs w:val="24"/>
          <w:lang w:val="en-CA"/>
        </w:rPr>
      </w:pPr>
    </w:p>
    <w:p w14:paraId="4216A15F" w14:textId="23CFFC95" w:rsidR="00615D1B" w:rsidRPr="00615D1B" w:rsidRDefault="00B74F23" w:rsidP="008F7870">
      <w:pPr>
        <w:spacing w:after="0" w:line="360" w:lineRule="auto"/>
        <w:rPr>
          <w:rFonts w:eastAsiaTheme="minorEastAsia" w:cstheme="minorHAnsi"/>
          <w:b/>
          <w:sz w:val="24"/>
          <w:szCs w:val="24"/>
          <w:lang w:val="en-CA"/>
        </w:rPr>
      </w:pPr>
      <w:r>
        <w:rPr>
          <w:rFonts w:eastAsiaTheme="minorEastAsia" w:cstheme="minorHAnsi"/>
          <w:iCs/>
          <w:sz w:val="24"/>
          <w:szCs w:val="24"/>
        </w:rPr>
        <w:t>Estimates of V</w:t>
      </w:r>
      <w:r>
        <w:rPr>
          <w:rFonts w:eastAsiaTheme="minorEastAsia" w:cstheme="minorHAnsi"/>
          <w:iCs/>
          <w:sz w:val="24"/>
          <w:szCs w:val="24"/>
          <w:vertAlign w:val="subscript"/>
        </w:rPr>
        <w:t>cmax,25</w:t>
      </w:r>
      <w:r>
        <w:rPr>
          <w:rFonts w:eastAsiaTheme="minorEastAsia" w:cstheme="minorHAnsi"/>
          <w:iCs/>
          <w:sz w:val="24"/>
          <w:szCs w:val="24"/>
        </w:rPr>
        <w:t xml:space="preserve"> were essentially identical between the </w:t>
      </w:r>
      <w:del w:id="289" w:author="Bridget Kathleen Murphy" w:date="2020-06-23T21:38:00Z">
        <w:r w:rsidDel="00F97DDC">
          <w:rPr>
            <w:rFonts w:eastAsiaTheme="minorEastAsia" w:cstheme="minorHAnsi"/>
            <w:iCs/>
            <w:sz w:val="24"/>
            <w:szCs w:val="24"/>
          </w:rPr>
          <w:delText xml:space="preserve">Equation </w:delText>
        </w:r>
        <w:r w:rsidR="00C5142C" w:rsidDel="00F97DDC">
          <w:rPr>
            <w:rFonts w:eastAsiaTheme="minorEastAsia" w:cstheme="minorHAnsi"/>
            <w:iCs/>
            <w:sz w:val="24"/>
            <w:szCs w:val="24"/>
          </w:rPr>
          <w:delText>3</w:delText>
        </w:r>
      </w:del>
      <w:ins w:id="290" w:author="Bridget Kathleen Murphy" w:date="2020-06-23T21:38:00Z">
        <w:r w:rsidR="00F97DDC">
          <w:rPr>
            <w:rFonts w:eastAsiaTheme="minorEastAsia" w:cstheme="minorHAnsi"/>
            <w:iCs/>
            <w:sz w:val="24"/>
            <w:szCs w:val="24"/>
          </w:rPr>
          <w:t>M2002</w:t>
        </w:r>
      </w:ins>
      <w:r>
        <w:rPr>
          <w:rFonts w:eastAsiaTheme="minorEastAsia" w:cstheme="minorHAnsi"/>
          <w:iCs/>
          <w:sz w:val="24"/>
          <w:szCs w:val="24"/>
        </w:rPr>
        <w:t xml:space="preserve"> fitting (y-axis) and the </w:t>
      </w:r>
      <w:del w:id="291" w:author="Bridget Kathleen Murphy" w:date="2020-06-23T21:38:00Z">
        <w:r w:rsidDel="00F97DDC">
          <w:rPr>
            <w:rFonts w:eastAsiaTheme="minorEastAsia" w:cstheme="minorHAnsi"/>
            <w:iCs/>
            <w:sz w:val="24"/>
            <w:szCs w:val="24"/>
          </w:rPr>
          <w:delText xml:space="preserve">Equation </w:delText>
        </w:r>
        <w:r w:rsidR="00C5142C" w:rsidDel="00F97DDC">
          <w:rPr>
            <w:rFonts w:eastAsiaTheme="minorEastAsia" w:cstheme="minorHAnsi"/>
            <w:iCs/>
            <w:sz w:val="24"/>
            <w:szCs w:val="24"/>
          </w:rPr>
          <w:delText>10</w:delText>
        </w:r>
      </w:del>
      <w:ins w:id="292" w:author="Bridget Kathleen Murphy" w:date="2020-06-23T21:38:00Z">
        <w:r w:rsidR="00F97DDC">
          <w:rPr>
            <w:rFonts w:eastAsiaTheme="minorEastAsia" w:cstheme="minorHAnsi"/>
            <w:iCs/>
            <w:sz w:val="24"/>
            <w:szCs w:val="24"/>
          </w:rPr>
          <w:t>J1942</w:t>
        </w:r>
      </w:ins>
      <w:r>
        <w:rPr>
          <w:rFonts w:eastAsiaTheme="minorEastAsia" w:cstheme="minorHAnsi"/>
          <w:iCs/>
          <w:sz w:val="24"/>
          <w:szCs w:val="24"/>
        </w:rPr>
        <w:t xml:space="preserve"> fitting (x-axis) with a slope of 1.00</w:t>
      </w:r>
      <w:r w:rsidR="00F775A8">
        <w:rPr>
          <w:rFonts w:eastAsiaTheme="minorEastAsia" w:cstheme="minorHAnsi"/>
          <w:iCs/>
          <w:sz w:val="24"/>
          <w:szCs w:val="24"/>
        </w:rPr>
        <w:t>2</w:t>
      </w:r>
      <w:r>
        <w:rPr>
          <w:rFonts w:eastAsiaTheme="minorEastAsia" w:cstheme="minorHAnsi"/>
          <w:iCs/>
          <w:sz w:val="24"/>
          <w:szCs w:val="24"/>
        </w:rPr>
        <w:t xml:space="preserve"> ± 0.00</w:t>
      </w:r>
      <w:r w:rsidR="00F775A8">
        <w:rPr>
          <w:rFonts w:eastAsiaTheme="minorEastAsia" w:cstheme="minorHAnsi"/>
          <w:iCs/>
          <w:sz w:val="24"/>
          <w:szCs w:val="24"/>
        </w:rPr>
        <w:t>4</w:t>
      </w:r>
      <w:r>
        <w:rPr>
          <w:rFonts w:eastAsiaTheme="minorEastAsia" w:cstheme="minorHAnsi"/>
          <w:iCs/>
          <w:sz w:val="24"/>
          <w:szCs w:val="24"/>
        </w:rPr>
        <w:t xml:space="preserve"> (</w:t>
      </w:r>
      <w:r>
        <w:rPr>
          <w:rFonts w:eastAsiaTheme="minorEastAsia" w:cstheme="minorHAnsi"/>
          <w:i/>
          <w:sz w:val="24"/>
          <w:szCs w:val="24"/>
        </w:rPr>
        <w:t>F</w:t>
      </w:r>
      <w:r>
        <w:rPr>
          <w:rFonts w:eastAsiaTheme="minorEastAsia" w:cstheme="minorHAnsi"/>
          <w:i/>
          <w:sz w:val="24"/>
          <w:szCs w:val="24"/>
          <w:vertAlign w:val="subscript"/>
        </w:rPr>
        <w:t>1,</w:t>
      </w:r>
      <w:r w:rsidR="00F775A8">
        <w:rPr>
          <w:rFonts w:eastAsiaTheme="minorEastAsia" w:cstheme="minorHAnsi"/>
          <w:i/>
          <w:sz w:val="24"/>
          <w:szCs w:val="24"/>
          <w:vertAlign w:val="subscript"/>
        </w:rPr>
        <w:t>195</w:t>
      </w:r>
      <w:r w:rsidR="008D6D39">
        <w:rPr>
          <w:rFonts w:eastAsiaTheme="minorEastAsia" w:cstheme="minorHAnsi"/>
          <w:i/>
          <w:sz w:val="24"/>
          <w:szCs w:val="24"/>
        </w:rPr>
        <w:t xml:space="preserve"> </w:t>
      </w:r>
      <w:r w:rsidR="008D6D39">
        <w:rPr>
          <w:rFonts w:eastAsiaTheme="minorEastAsia" w:cstheme="minorHAnsi"/>
          <w:iCs/>
          <w:sz w:val="24"/>
          <w:szCs w:val="24"/>
        </w:rPr>
        <w:t xml:space="preserve">= </w:t>
      </w:r>
      <w:r w:rsidR="00F775A8">
        <w:rPr>
          <w:rFonts w:eastAsiaTheme="minorEastAsia" w:cstheme="minorHAnsi"/>
          <w:iCs/>
          <w:sz w:val="24"/>
          <w:szCs w:val="24"/>
        </w:rPr>
        <w:t>5.84</w:t>
      </w:r>
      <w:r w:rsidR="008D6D39">
        <w:rPr>
          <w:rFonts w:eastAsiaTheme="minorEastAsia" w:cstheme="minorHAnsi"/>
          <w:iCs/>
          <w:sz w:val="24"/>
          <w:szCs w:val="24"/>
        </w:rPr>
        <w:t xml:space="preserve"> </w:t>
      </w:r>
      <w:r w:rsidR="008D6D39" w:rsidRPr="005C3801">
        <w:rPr>
          <w:rFonts w:eastAsiaTheme="minorEastAsia" w:cstheme="minorHAnsi"/>
          <w:sz w:val="24"/>
          <w:szCs w:val="24"/>
        </w:rPr>
        <w:t>∙ 10</w:t>
      </w:r>
      <w:r w:rsidR="00F775A8">
        <w:rPr>
          <w:rFonts w:eastAsiaTheme="minorEastAsia" w:cstheme="minorHAnsi"/>
          <w:sz w:val="24"/>
          <w:szCs w:val="24"/>
          <w:vertAlign w:val="superscript"/>
        </w:rPr>
        <w:t>4</w:t>
      </w:r>
      <w:r>
        <w:rPr>
          <w:rFonts w:eastAsiaTheme="minorEastAsia" w:cstheme="minorHAnsi"/>
          <w:iCs/>
          <w:sz w:val="24"/>
          <w:szCs w:val="24"/>
        </w:rPr>
        <w:t xml:space="preserve">, </w:t>
      </w:r>
      <w:r w:rsidRPr="00201D37">
        <w:rPr>
          <w:rFonts w:eastAsiaTheme="minorEastAsia" w:cstheme="minorHAnsi"/>
          <w:i/>
          <w:sz w:val="24"/>
          <w:szCs w:val="24"/>
        </w:rPr>
        <w:t>R</w:t>
      </w:r>
      <w:r w:rsidRPr="00201D37">
        <w:rPr>
          <w:rFonts w:eastAsiaTheme="minorEastAsia" w:cstheme="minorHAnsi"/>
          <w:i/>
          <w:sz w:val="24"/>
          <w:szCs w:val="24"/>
          <w:vertAlign w:val="superscript"/>
        </w:rPr>
        <w:t>2</w:t>
      </w:r>
      <w:r>
        <w:rPr>
          <w:rFonts w:eastAsiaTheme="minorEastAsia" w:cstheme="minorHAnsi"/>
          <w:iCs/>
          <w:sz w:val="24"/>
          <w:szCs w:val="24"/>
        </w:rPr>
        <w:t xml:space="preserve"> = 0.99</w:t>
      </w:r>
      <w:r w:rsidR="00F775A8">
        <w:rPr>
          <w:rFonts w:eastAsiaTheme="minorEastAsia" w:cstheme="minorHAnsi"/>
          <w:iCs/>
          <w:sz w:val="24"/>
          <w:szCs w:val="24"/>
        </w:rPr>
        <w:t>6</w:t>
      </w:r>
      <w:r w:rsidR="008D6D39">
        <w:rPr>
          <w:rFonts w:eastAsiaTheme="minorEastAsia" w:cstheme="minorHAnsi"/>
          <w:iCs/>
          <w:sz w:val="24"/>
          <w:szCs w:val="24"/>
        </w:rPr>
        <w:t>7</w:t>
      </w:r>
      <w:r>
        <w:rPr>
          <w:rFonts w:eastAsiaTheme="minorEastAsia" w:cstheme="minorHAnsi"/>
          <w:iCs/>
          <w:sz w:val="24"/>
          <w:szCs w:val="24"/>
        </w:rPr>
        <w:t xml:space="preserve">, </w:t>
      </w:r>
      <w:r>
        <w:rPr>
          <w:rFonts w:eastAsiaTheme="minorEastAsia" w:cstheme="minorHAnsi"/>
          <w:i/>
          <w:sz w:val="24"/>
          <w:szCs w:val="24"/>
        </w:rPr>
        <w:t>P</w:t>
      </w:r>
      <w:r>
        <w:rPr>
          <w:rFonts w:eastAsiaTheme="minorEastAsia" w:cstheme="minorHAnsi"/>
          <w:iCs/>
          <w:sz w:val="24"/>
          <w:szCs w:val="24"/>
        </w:rPr>
        <w:t xml:space="preserve"> &lt; 2.2 </w:t>
      </w:r>
      <w:r w:rsidRPr="005C3801">
        <w:rPr>
          <w:rFonts w:eastAsiaTheme="minorEastAsia" w:cstheme="minorHAnsi"/>
          <w:sz w:val="24"/>
          <w:szCs w:val="24"/>
        </w:rPr>
        <w:t>∙ 10</w:t>
      </w:r>
      <w:r w:rsidRPr="005C3801">
        <w:rPr>
          <w:rFonts w:eastAsiaTheme="minorEastAsia" w:cstheme="minorHAnsi"/>
          <w:sz w:val="24"/>
          <w:szCs w:val="24"/>
          <w:vertAlign w:val="superscript"/>
        </w:rPr>
        <w:t>-16</w:t>
      </w:r>
      <w:r>
        <w:rPr>
          <w:rFonts w:eastAsiaTheme="minorEastAsia" w:cstheme="minorHAnsi"/>
          <w:iCs/>
          <w:sz w:val="24"/>
          <w:szCs w:val="24"/>
        </w:rPr>
        <w:t>; Fig</w:t>
      </w:r>
      <w:r w:rsidR="00A92B5E">
        <w:rPr>
          <w:rFonts w:eastAsiaTheme="minorEastAsia" w:cstheme="minorHAnsi"/>
          <w:iCs/>
          <w:sz w:val="24"/>
          <w:szCs w:val="24"/>
        </w:rPr>
        <w:t>.</w:t>
      </w:r>
      <w:r>
        <w:rPr>
          <w:rFonts w:eastAsiaTheme="minorEastAsia" w:cstheme="minorHAnsi"/>
          <w:iCs/>
          <w:sz w:val="24"/>
          <w:szCs w:val="24"/>
        </w:rPr>
        <w:t xml:space="preserve"> </w:t>
      </w:r>
      <w:del w:id="293" w:author="Joseph Stinziano" w:date="2020-06-25T12:23:00Z">
        <w:r w:rsidR="003F4559" w:rsidRPr="00FB408E" w:rsidDel="00C63498">
          <w:rPr>
            <w:rFonts w:eastAsiaTheme="minorEastAsia" w:cstheme="minorHAnsi"/>
            <w:b/>
            <w:iCs/>
            <w:sz w:val="24"/>
            <w:szCs w:val="24"/>
          </w:rPr>
          <w:delText>3</w:delText>
        </w:r>
        <w:r w:rsidR="001F038E" w:rsidRPr="00FB408E" w:rsidDel="00C63498">
          <w:rPr>
            <w:rFonts w:eastAsiaTheme="minorEastAsia" w:cstheme="minorHAnsi"/>
            <w:b/>
            <w:iCs/>
            <w:sz w:val="24"/>
            <w:szCs w:val="24"/>
          </w:rPr>
          <w:delText>e</w:delText>
        </w:r>
      </w:del>
      <w:ins w:id="294" w:author="Joseph Stinziano" w:date="2020-06-25T12:23:00Z">
        <w:r w:rsidR="00C63498">
          <w:rPr>
            <w:rFonts w:eastAsiaTheme="minorEastAsia" w:cstheme="minorHAnsi"/>
            <w:b/>
            <w:iCs/>
            <w:sz w:val="24"/>
            <w:szCs w:val="24"/>
          </w:rPr>
          <w:t>2</w:t>
        </w:r>
        <w:r w:rsidR="00C63498" w:rsidRPr="00FB408E">
          <w:rPr>
            <w:rFonts w:eastAsiaTheme="minorEastAsia" w:cstheme="minorHAnsi"/>
            <w:b/>
            <w:iCs/>
            <w:sz w:val="24"/>
            <w:szCs w:val="24"/>
          </w:rPr>
          <w:t>e</w:t>
        </w:r>
      </w:ins>
      <w:r>
        <w:rPr>
          <w:rFonts w:eastAsiaTheme="minorEastAsia" w:cstheme="minorHAnsi"/>
          <w:iCs/>
          <w:sz w:val="24"/>
          <w:szCs w:val="24"/>
        </w:rPr>
        <w:t>)</w:t>
      </w:r>
      <w:r w:rsidR="008D6D39">
        <w:rPr>
          <w:rFonts w:eastAsiaTheme="minorEastAsia" w:cstheme="minorHAnsi"/>
          <w:iCs/>
          <w:sz w:val="24"/>
          <w:szCs w:val="24"/>
        </w:rPr>
        <w:t>, as was the case for J</w:t>
      </w:r>
      <w:r w:rsidR="008D6D39">
        <w:rPr>
          <w:rFonts w:eastAsiaTheme="minorEastAsia" w:cstheme="minorHAnsi"/>
          <w:iCs/>
          <w:sz w:val="24"/>
          <w:szCs w:val="24"/>
          <w:vertAlign w:val="subscript"/>
        </w:rPr>
        <w:t>max,25</w:t>
      </w:r>
      <w:r w:rsidR="008D6D39">
        <w:rPr>
          <w:rFonts w:eastAsiaTheme="minorEastAsia" w:cstheme="minorHAnsi"/>
          <w:iCs/>
          <w:sz w:val="24"/>
          <w:szCs w:val="24"/>
        </w:rPr>
        <w:t xml:space="preserve"> with a slope of 1.001 ± 0.001 (</w:t>
      </w:r>
      <w:r w:rsidR="008D6D39">
        <w:rPr>
          <w:rFonts w:eastAsiaTheme="minorEastAsia" w:cstheme="minorHAnsi"/>
          <w:i/>
          <w:sz w:val="24"/>
          <w:szCs w:val="24"/>
        </w:rPr>
        <w:t>F</w:t>
      </w:r>
      <w:r w:rsidR="008D6D39">
        <w:rPr>
          <w:rFonts w:eastAsiaTheme="minorEastAsia" w:cstheme="minorHAnsi"/>
          <w:i/>
          <w:sz w:val="24"/>
          <w:szCs w:val="24"/>
          <w:vertAlign w:val="subscript"/>
        </w:rPr>
        <w:t>1,</w:t>
      </w:r>
      <w:r w:rsidR="005747B1">
        <w:rPr>
          <w:rFonts w:eastAsiaTheme="minorEastAsia" w:cstheme="minorHAnsi"/>
          <w:i/>
          <w:sz w:val="24"/>
          <w:szCs w:val="24"/>
          <w:vertAlign w:val="subscript"/>
        </w:rPr>
        <w:t>195</w:t>
      </w:r>
      <w:r w:rsidR="008D6D39">
        <w:t xml:space="preserve"> = </w:t>
      </w:r>
      <w:r w:rsidR="005747B1">
        <w:t>6.56</w:t>
      </w:r>
      <w:r w:rsidR="008D6D39">
        <w:t xml:space="preserve">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5</w:t>
      </w:r>
      <w:r w:rsidR="008D6D39">
        <w:rPr>
          <w:rFonts w:eastAsiaTheme="minorEastAsia" w:cstheme="minorHAnsi"/>
          <w:iCs/>
          <w:sz w:val="24"/>
          <w:szCs w:val="24"/>
        </w:rPr>
        <w:t xml:space="preserve">, </w:t>
      </w:r>
      <w:r w:rsidR="008D6D39" w:rsidRPr="00F91525">
        <w:rPr>
          <w:rFonts w:eastAsiaTheme="minorEastAsia" w:cstheme="minorHAnsi"/>
          <w:i/>
          <w:sz w:val="24"/>
          <w:szCs w:val="24"/>
        </w:rPr>
        <w:t>R</w:t>
      </w:r>
      <w:r w:rsidR="008D6D39" w:rsidRPr="00F91525">
        <w:rPr>
          <w:rFonts w:eastAsiaTheme="minorEastAsia" w:cstheme="minorHAnsi"/>
          <w:i/>
          <w:sz w:val="24"/>
          <w:szCs w:val="24"/>
          <w:vertAlign w:val="superscript"/>
        </w:rPr>
        <w:t>2</w:t>
      </w:r>
      <w:r w:rsidR="008D6D39">
        <w:rPr>
          <w:rFonts w:eastAsiaTheme="minorEastAsia" w:cstheme="minorHAnsi"/>
          <w:iCs/>
          <w:sz w:val="24"/>
          <w:szCs w:val="24"/>
        </w:rPr>
        <w:t xml:space="preserve"> = 0.999</w:t>
      </w:r>
      <w:r w:rsidR="005747B1">
        <w:rPr>
          <w:rFonts w:eastAsiaTheme="minorEastAsia" w:cstheme="minorHAnsi"/>
          <w:iCs/>
          <w:sz w:val="24"/>
          <w:szCs w:val="24"/>
        </w:rPr>
        <w:t>7</w:t>
      </w:r>
      <w:r w:rsidR="008D6D39">
        <w:rPr>
          <w:rFonts w:eastAsiaTheme="minorEastAsia" w:cstheme="minorHAnsi"/>
          <w:iCs/>
          <w:sz w:val="24"/>
          <w:szCs w:val="24"/>
        </w:rPr>
        <w:t xml:space="preserve">, </w:t>
      </w:r>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r w:rsidR="008D6D39">
        <w:rPr>
          <w:rFonts w:eastAsiaTheme="minorEastAsia" w:cstheme="minorHAnsi"/>
          <w:iCs/>
          <w:sz w:val="24"/>
          <w:szCs w:val="24"/>
        </w:rPr>
        <w:t>; Fig</w:t>
      </w:r>
      <w:r w:rsidR="00A92B5E">
        <w:rPr>
          <w:rFonts w:eastAsiaTheme="minorEastAsia" w:cstheme="minorHAnsi"/>
          <w:iCs/>
          <w:sz w:val="24"/>
          <w:szCs w:val="24"/>
        </w:rPr>
        <w:t>.</w:t>
      </w:r>
      <w:r w:rsidR="008D6D39">
        <w:rPr>
          <w:rFonts w:eastAsiaTheme="minorEastAsia" w:cstheme="minorHAnsi"/>
          <w:iCs/>
          <w:sz w:val="24"/>
          <w:szCs w:val="24"/>
        </w:rPr>
        <w:t xml:space="preserve"> </w:t>
      </w:r>
      <w:del w:id="295" w:author="Joseph Stinziano" w:date="2020-06-25T12:23:00Z">
        <w:r w:rsidR="003F4559" w:rsidRPr="00FB408E" w:rsidDel="00C63498">
          <w:rPr>
            <w:rFonts w:eastAsiaTheme="minorEastAsia" w:cstheme="minorHAnsi"/>
            <w:b/>
            <w:iCs/>
            <w:sz w:val="24"/>
            <w:szCs w:val="24"/>
          </w:rPr>
          <w:delText>3</w:delText>
        </w:r>
        <w:r w:rsidR="001F038E" w:rsidRPr="00FB408E" w:rsidDel="00C63498">
          <w:rPr>
            <w:rFonts w:eastAsiaTheme="minorEastAsia" w:cstheme="minorHAnsi"/>
            <w:b/>
            <w:iCs/>
            <w:sz w:val="24"/>
            <w:szCs w:val="24"/>
          </w:rPr>
          <w:delText>f</w:delText>
        </w:r>
      </w:del>
      <w:ins w:id="296" w:author="Joseph Stinziano" w:date="2020-06-25T12:23:00Z">
        <w:r w:rsidR="00C63498">
          <w:rPr>
            <w:rFonts w:eastAsiaTheme="minorEastAsia" w:cstheme="minorHAnsi"/>
            <w:b/>
            <w:iCs/>
            <w:sz w:val="24"/>
            <w:szCs w:val="24"/>
          </w:rPr>
          <w:t>2</w:t>
        </w:r>
        <w:r w:rsidR="00C63498" w:rsidRPr="00FB408E">
          <w:rPr>
            <w:rFonts w:eastAsiaTheme="minorEastAsia" w:cstheme="minorHAnsi"/>
            <w:b/>
            <w:iCs/>
            <w:sz w:val="24"/>
            <w:szCs w:val="24"/>
          </w:rPr>
          <w:t>f</w:t>
        </w:r>
      </w:ins>
      <w:r w:rsidR="008D6D39">
        <w:rPr>
          <w:rFonts w:eastAsiaTheme="minorEastAsia" w:cstheme="minorHAnsi"/>
          <w:iCs/>
          <w:sz w:val="24"/>
          <w:szCs w:val="24"/>
        </w:rPr>
        <w:t xml:space="preserve">). </w:t>
      </w:r>
      <w:proofErr w:type="spellStart"/>
      <w:r w:rsidR="008D6D39">
        <w:rPr>
          <w:rFonts w:eastAsiaTheme="minorEastAsia" w:cstheme="minorHAnsi"/>
          <w:iCs/>
          <w:sz w:val="24"/>
          <w:szCs w:val="24"/>
        </w:rPr>
        <w:t>E</w:t>
      </w:r>
      <w:r w:rsidR="008D6D39">
        <w:rPr>
          <w:rFonts w:eastAsiaTheme="minorEastAsia" w:cstheme="minorHAnsi"/>
          <w:iCs/>
          <w:sz w:val="24"/>
          <w:szCs w:val="24"/>
          <w:vertAlign w:val="subscript"/>
        </w:rPr>
        <w:t>a,Vcmax</w:t>
      </w:r>
      <w:proofErr w:type="spellEnd"/>
      <w:r w:rsidR="008D6D39">
        <w:rPr>
          <w:rFonts w:eastAsiaTheme="minorEastAsia" w:cstheme="minorHAnsi"/>
          <w:iCs/>
          <w:sz w:val="24"/>
          <w:szCs w:val="24"/>
        </w:rPr>
        <w:t xml:space="preserve"> was generally underestimated with</w:t>
      </w:r>
      <w:r w:rsidR="00C2466A">
        <w:rPr>
          <w:rFonts w:eastAsiaTheme="minorEastAsia" w:cstheme="minorHAnsi"/>
          <w:iCs/>
          <w:sz w:val="24"/>
          <w:szCs w:val="24"/>
        </w:rPr>
        <w:t xml:space="preserve"> a slope of 0.847 ± 0.024 and</w:t>
      </w:r>
      <w:r w:rsidR="008D6D39">
        <w:rPr>
          <w:rFonts w:eastAsiaTheme="minorEastAsia" w:cstheme="minorHAnsi"/>
          <w:iCs/>
          <w:sz w:val="24"/>
          <w:szCs w:val="24"/>
        </w:rPr>
        <w:t xml:space="preserve"> a</w:t>
      </w:r>
      <w:r w:rsidR="00C2466A">
        <w:rPr>
          <w:rFonts w:eastAsiaTheme="minorEastAsia" w:cstheme="minorHAnsi"/>
          <w:iCs/>
          <w:sz w:val="24"/>
          <w:szCs w:val="24"/>
        </w:rPr>
        <w:t xml:space="preserve"> positive</w:t>
      </w:r>
      <w:r w:rsidR="008D6D39">
        <w:rPr>
          <w:rFonts w:eastAsiaTheme="minorEastAsia" w:cstheme="minorHAnsi"/>
          <w:iCs/>
          <w:sz w:val="24"/>
          <w:szCs w:val="24"/>
        </w:rPr>
        <w:t xml:space="preserve"> bias of </w:t>
      </w:r>
      <w:r w:rsidR="00523EE1">
        <w:rPr>
          <w:rFonts w:eastAsiaTheme="minorEastAsia" w:cstheme="minorHAnsi"/>
          <w:iCs/>
          <w:sz w:val="24"/>
          <w:szCs w:val="24"/>
        </w:rPr>
        <w:t>9.73</w:t>
      </w:r>
      <w:r w:rsidR="00C5142C">
        <w:rPr>
          <w:rFonts w:eastAsiaTheme="minorEastAsia" w:cstheme="minorHAnsi"/>
          <w:iCs/>
          <w:sz w:val="24"/>
          <w:szCs w:val="24"/>
        </w:rPr>
        <w:t xml:space="preserve"> ± 2.59</w:t>
      </w:r>
      <w:r w:rsidR="008D6D39">
        <w:rPr>
          <w:rFonts w:eastAsiaTheme="minorEastAsia" w:cstheme="minorHAnsi"/>
          <w:iCs/>
          <w:sz w:val="24"/>
          <w:szCs w:val="24"/>
        </w:rPr>
        <w:t xml:space="preserve"> kJ mol</w:t>
      </w:r>
      <w:r w:rsidR="008D6D39">
        <w:rPr>
          <w:rFonts w:eastAsiaTheme="minorEastAsia" w:cstheme="minorHAnsi"/>
          <w:iCs/>
          <w:sz w:val="24"/>
          <w:szCs w:val="24"/>
          <w:vertAlign w:val="superscript"/>
        </w:rPr>
        <w:t>-1</w:t>
      </w:r>
      <w:r w:rsidR="008D6D39">
        <w:rPr>
          <w:rFonts w:eastAsiaTheme="minorEastAsia" w:cstheme="minorHAnsi"/>
          <w:iCs/>
          <w:sz w:val="24"/>
          <w:szCs w:val="24"/>
        </w:rPr>
        <w:t xml:space="preserve"> when using </w:t>
      </w:r>
      <w:del w:id="297" w:author="Bridget Kathleen Murphy" w:date="2020-06-25T10:32:00Z">
        <w:r w:rsidR="008D6D39" w:rsidDel="00DE2F24">
          <w:rPr>
            <w:rFonts w:eastAsiaTheme="minorEastAsia" w:cstheme="minorHAnsi"/>
            <w:iCs/>
            <w:sz w:val="24"/>
            <w:szCs w:val="24"/>
          </w:rPr>
          <w:delText>Equation 3</w:delText>
        </w:r>
      </w:del>
      <w:ins w:id="298" w:author="Bridget Kathleen Murphy" w:date="2020-06-25T10:32:00Z">
        <w:r w:rsidR="00DE2F24">
          <w:rPr>
            <w:rFonts w:eastAsiaTheme="minorEastAsia" w:cstheme="minorHAnsi"/>
            <w:iCs/>
            <w:sz w:val="24"/>
            <w:szCs w:val="24"/>
          </w:rPr>
          <w:t>M2002</w:t>
        </w:r>
      </w:ins>
      <w:r w:rsidR="008D6D39">
        <w:rPr>
          <w:rFonts w:eastAsiaTheme="minorEastAsia" w:cstheme="minorHAnsi"/>
          <w:iCs/>
          <w:sz w:val="24"/>
          <w:szCs w:val="24"/>
        </w:rPr>
        <w:t xml:space="preserve"> (</w:t>
      </w:r>
      <w:r w:rsidR="008D6D39">
        <w:rPr>
          <w:rFonts w:eastAsiaTheme="minorEastAsia" w:cstheme="minorHAnsi"/>
          <w:i/>
          <w:sz w:val="24"/>
          <w:szCs w:val="24"/>
        </w:rPr>
        <w:t>F</w:t>
      </w:r>
      <w:r w:rsidR="008D6D39">
        <w:rPr>
          <w:rFonts w:eastAsiaTheme="minorEastAsia" w:cstheme="minorHAnsi"/>
          <w:i/>
          <w:sz w:val="24"/>
          <w:szCs w:val="24"/>
          <w:vertAlign w:val="subscript"/>
        </w:rPr>
        <w:t>1,</w:t>
      </w:r>
      <w:r w:rsidR="00523EE1">
        <w:rPr>
          <w:rFonts w:eastAsiaTheme="minorEastAsia" w:cstheme="minorHAnsi"/>
          <w:i/>
          <w:sz w:val="24"/>
          <w:szCs w:val="24"/>
          <w:vertAlign w:val="subscript"/>
        </w:rPr>
        <w:t>194</w:t>
      </w:r>
      <w:r w:rsidR="008D6D39">
        <w:rPr>
          <w:rFonts w:eastAsiaTheme="minorEastAsia" w:cstheme="minorHAnsi"/>
          <w:iCs/>
          <w:sz w:val="24"/>
          <w:szCs w:val="24"/>
        </w:rPr>
        <w:t xml:space="preserve"> = </w:t>
      </w:r>
      <w:r w:rsidR="00523EE1">
        <w:rPr>
          <w:rFonts w:eastAsiaTheme="minorEastAsia" w:cstheme="minorHAnsi"/>
          <w:iCs/>
          <w:sz w:val="24"/>
          <w:szCs w:val="24"/>
        </w:rPr>
        <w:t>1202</w:t>
      </w:r>
      <w:r w:rsidR="008D6D39">
        <w:rPr>
          <w:rFonts w:eastAsiaTheme="minorEastAsia" w:cstheme="minorHAnsi"/>
          <w:iCs/>
          <w:sz w:val="24"/>
          <w:szCs w:val="24"/>
        </w:rPr>
        <w:t xml:space="preserve">, </w:t>
      </w:r>
      <w:r w:rsidR="008D6D39">
        <w:rPr>
          <w:rFonts w:eastAsiaTheme="minorEastAsia" w:cstheme="minorHAnsi"/>
          <w:i/>
          <w:sz w:val="24"/>
          <w:szCs w:val="24"/>
        </w:rPr>
        <w:t>R</w:t>
      </w:r>
      <w:r w:rsidR="008D6D39">
        <w:rPr>
          <w:rFonts w:eastAsiaTheme="minorEastAsia" w:cstheme="minorHAnsi"/>
          <w:i/>
          <w:sz w:val="24"/>
          <w:szCs w:val="24"/>
          <w:vertAlign w:val="superscript"/>
        </w:rPr>
        <w:t>2</w:t>
      </w:r>
      <w:r w:rsidR="008D6D39">
        <w:rPr>
          <w:rFonts w:eastAsiaTheme="minorEastAsia" w:cstheme="minorHAnsi"/>
          <w:i/>
          <w:sz w:val="24"/>
          <w:szCs w:val="24"/>
        </w:rPr>
        <w:t xml:space="preserve"> </w:t>
      </w:r>
      <w:r w:rsidR="008D6D39">
        <w:rPr>
          <w:rFonts w:eastAsiaTheme="minorEastAsia" w:cstheme="minorHAnsi"/>
          <w:iCs/>
          <w:sz w:val="24"/>
          <w:szCs w:val="24"/>
        </w:rPr>
        <w:t>= 0.8</w:t>
      </w:r>
      <w:r w:rsidR="00523EE1">
        <w:rPr>
          <w:rFonts w:eastAsiaTheme="minorEastAsia" w:cstheme="minorHAnsi"/>
          <w:iCs/>
          <w:sz w:val="24"/>
          <w:szCs w:val="24"/>
        </w:rPr>
        <w:t>610</w:t>
      </w:r>
      <w:r w:rsidR="008D6D39">
        <w:rPr>
          <w:rFonts w:eastAsiaTheme="minorEastAsia" w:cstheme="minorHAnsi"/>
          <w:iCs/>
          <w:sz w:val="24"/>
          <w:szCs w:val="24"/>
        </w:rPr>
        <w:t xml:space="preserve">, </w:t>
      </w:r>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r w:rsidR="008D6D39" w:rsidRPr="00FB408E">
        <w:rPr>
          <w:rFonts w:eastAsiaTheme="minorEastAsia" w:cstheme="minorHAnsi"/>
          <w:iCs/>
          <w:sz w:val="24"/>
          <w:szCs w:val="24"/>
        </w:rPr>
        <w:t>; Fig</w:t>
      </w:r>
      <w:r w:rsidR="008D6D39" w:rsidRPr="00610DC0">
        <w:rPr>
          <w:rFonts w:eastAsiaTheme="minorEastAsia" w:cstheme="minorHAnsi"/>
          <w:iCs/>
          <w:sz w:val="24"/>
          <w:szCs w:val="24"/>
        </w:rPr>
        <w:t xml:space="preserve">. </w:t>
      </w:r>
      <w:del w:id="299" w:author="Joseph Stinziano" w:date="2020-06-25T12:23:00Z">
        <w:r w:rsidR="003F4559" w:rsidRPr="00FB408E" w:rsidDel="00C63498">
          <w:rPr>
            <w:rFonts w:eastAsiaTheme="minorEastAsia" w:cstheme="minorHAnsi"/>
            <w:b/>
            <w:iCs/>
            <w:sz w:val="24"/>
            <w:szCs w:val="24"/>
          </w:rPr>
          <w:delText>3</w:delText>
        </w:r>
        <w:r w:rsidR="001F038E" w:rsidRPr="00FB408E" w:rsidDel="00C63498">
          <w:rPr>
            <w:rFonts w:eastAsiaTheme="minorEastAsia" w:cstheme="minorHAnsi"/>
            <w:b/>
            <w:iCs/>
            <w:sz w:val="24"/>
            <w:szCs w:val="24"/>
          </w:rPr>
          <w:delText>a</w:delText>
        </w:r>
      </w:del>
      <w:ins w:id="300" w:author="Joseph Stinziano" w:date="2020-06-25T12:23:00Z">
        <w:r w:rsidR="00C63498">
          <w:rPr>
            <w:rFonts w:eastAsiaTheme="minorEastAsia" w:cstheme="minorHAnsi"/>
            <w:b/>
            <w:iCs/>
            <w:sz w:val="24"/>
            <w:szCs w:val="24"/>
          </w:rPr>
          <w:t>2</w:t>
        </w:r>
        <w:r w:rsidR="00C63498" w:rsidRPr="00FB408E">
          <w:rPr>
            <w:rFonts w:eastAsiaTheme="minorEastAsia" w:cstheme="minorHAnsi"/>
            <w:b/>
            <w:iCs/>
            <w:sz w:val="24"/>
            <w:szCs w:val="24"/>
          </w:rPr>
          <w:t>a</w:t>
        </w:r>
      </w:ins>
      <w:r w:rsidR="008D6D39" w:rsidRPr="00610DC0">
        <w:rPr>
          <w:rFonts w:eastAsiaTheme="minorEastAsia" w:cstheme="minorHAnsi"/>
          <w:iCs/>
          <w:sz w:val="24"/>
          <w:szCs w:val="24"/>
        </w:rPr>
        <w:t>)</w:t>
      </w:r>
      <w:r w:rsidR="00A669F0" w:rsidRPr="00610DC0">
        <w:rPr>
          <w:rFonts w:eastAsiaTheme="minorEastAsia" w:cstheme="minorHAnsi"/>
          <w:iCs/>
          <w:sz w:val="24"/>
          <w:szCs w:val="24"/>
        </w:rPr>
        <w:t xml:space="preserve">, while </w:t>
      </w:r>
      <w:proofErr w:type="spellStart"/>
      <w:r w:rsidR="00A669F0" w:rsidRPr="00610DC0">
        <w:rPr>
          <w:rFonts w:eastAsiaTheme="minorEastAsia" w:cstheme="minorHAnsi"/>
          <w:iCs/>
          <w:sz w:val="24"/>
          <w:szCs w:val="24"/>
        </w:rPr>
        <w:t>E</w:t>
      </w:r>
      <w:r w:rsidR="00A669F0" w:rsidRPr="00610DC0">
        <w:rPr>
          <w:rFonts w:eastAsiaTheme="minorEastAsia" w:cstheme="minorHAnsi"/>
          <w:iCs/>
          <w:sz w:val="24"/>
          <w:szCs w:val="24"/>
          <w:vertAlign w:val="subscript"/>
        </w:rPr>
        <w:t>a,Jmax</w:t>
      </w:r>
      <w:proofErr w:type="spellEnd"/>
      <w:r w:rsidR="00A669F0" w:rsidRPr="00610DC0">
        <w:rPr>
          <w:rFonts w:eastAsiaTheme="minorEastAsia" w:cstheme="minorHAnsi"/>
          <w:iCs/>
          <w:sz w:val="24"/>
          <w:szCs w:val="24"/>
        </w:rPr>
        <w:t xml:space="preserve"> was underestimated with</w:t>
      </w:r>
      <w:r w:rsidR="00C2466A" w:rsidRPr="00610DC0">
        <w:rPr>
          <w:rFonts w:eastAsiaTheme="minorEastAsia" w:cstheme="minorHAnsi"/>
          <w:iCs/>
          <w:sz w:val="24"/>
          <w:szCs w:val="24"/>
        </w:rPr>
        <w:t xml:space="preserve"> a slope of 0.832 </w:t>
      </w:r>
      <w:r w:rsidR="00C2466A" w:rsidRPr="001F038E">
        <w:rPr>
          <w:rFonts w:eastAsiaTheme="minorEastAsia" w:cstheme="minorHAnsi"/>
          <w:iCs/>
          <w:sz w:val="24"/>
          <w:szCs w:val="24"/>
        </w:rPr>
        <w:t>± 0.013 and</w:t>
      </w:r>
      <w:r w:rsidR="00A669F0" w:rsidRPr="00610DC0">
        <w:rPr>
          <w:rFonts w:eastAsiaTheme="minorEastAsia" w:cstheme="minorHAnsi"/>
          <w:iCs/>
          <w:sz w:val="24"/>
          <w:szCs w:val="24"/>
        </w:rPr>
        <w:t xml:space="preserve"> a</w:t>
      </w:r>
      <w:r w:rsidR="00C2466A" w:rsidRPr="00610DC0">
        <w:rPr>
          <w:rFonts w:eastAsiaTheme="minorEastAsia" w:cstheme="minorHAnsi"/>
          <w:iCs/>
          <w:sz w:val="24"/>
          <w:szCs w:val="24"/>
        </w:rPr>
        <w:t xml:space="preserve"> positive</w:t>
      </w:r>
      <w:r w:rsidR="00A669F0" w:rsidRPr="00610DC0">
        <w:rPr>
          <w:rFonts w:eastAsiaTheme="minorEastAsia" w:cstheme="minorHAnsi"/>
          <w:iCs/>
          <w:sz w:val="24"/>
          <w:szCs w:val="24"/>
        </w:rPr>
        <w:t xml:space="preserve"> bias of 5</w:t>
      </w:r>
      <w:r w:rsidR="000C2423" w:rsidRPr="00610DC0">
        <w:rPr>
          <w:rFonts w:eastAsiaTheme="minorEastAsia" w:cstheme="minorHAnsi"/>
          <w:iCs/>
          <w:sz w:val="24"/>
          <w:szCs w:val="24"/>
        </w:rPr>
        <w:t>.98</w:t>
      </w:r>
      <w:r w:rsidR="00C5142C" w:rsidRPr="00610DC0">
        <w:rPr>
          <w:rFonts w:eastAsiaTheme="minorEastAsia" w:cstheme="minorHAnsi"/>
          <w:iCs/>
          <w:sz w:val="24"/>
          <w:szCs w:val="24"/>
        </w:rPr>
        <w:t xml:space="preserve"> </w:t>
      </w:r>
      <w:r w:rsidR="00C5142C" w:rsidRPr="001F038E">
        <w:rPr>
          <w:rFonts w:eastAsiaTheme="minorEastAsia" w:cstheme="minorHAnsi"/>
          <w:iCs/>
          <w:sz w:val="24"/>
          <w:szCs w:val="24"/>
        </w:rPr>
        <w:t>± 1.06</w:t>
      </w:r>
      <w:r w:rsidR="00A669F0" w:rsidRPr="00610DC0">
        <w:rPr>
          <w:rFonts w:eastAsiaTheme="minorEastAsia" w:cstheme="minorHAnsi"/>
          <w:iCs/>
          <w:sz w:val="24"/>
          <w:szCs w:val="24"/>
        </w:rPr>
        <w:t xml:space="preserve"> kJ mol</w:t>
      </w:r>
      <w:r w:rsidR="00A669F0" w:rsidRPr="00610DC0">
        <w:rPr>
          <w:rFonts w:eastAsiaTheme="minorEastAsia" w:cstheme="minorHAnsi"/>
          <w:iCs/>
          <w:sz w:val="24"/>
          <w:szCs w:val="24"/>
          <w:vertAlign w:val="superscript"/>
        </w:rPr>
        <w:t>-1</w:t>
      </w:r>
      <w:r w:rsidR="00A669F0" w:rsidRPr="00610DC0">
        <w:rPr>
          <w:rFonts w:eastAsiaTheme="minorEastAsia" w:cstheme="minorHAnsi"/>
          <w:iCs/>
          <w:sz w:val="24"/>
          <w:szCs w:val="24"/>
        </w:rPr>
        <w:t xml:space="preserve"> (</w:t>
      </w:r>
      <w:r w:rsidR="00A669F0" w:rsidRPr="00610DC0">
        <w:rPr>
          <w:rFonts w:eastAsiaTheme="minorEastAsia" w:cstheme="minorHAnsi"/>
          <w:i/>
          <w:sz w:val="24"/>
          <w:szCs w:val="24"/>
        </w:rPr>
        <w:t>F</w:t>
      </w:r>
      <w:r w:rsidR="00A669F0" w:rsidRPr="00610DC0">
        <w:rPr>
          <w:rFonts w:eastAsiaTheme="minorEastAsia" w:cstheme="minorHAnsi"/>
          <w:i/>
          <w:sz w:val="24"/>
          <w:szCs w:val="24"/>
          <w:vertAlign w:val="subscript"/>
        </w:rPr>
        <w:t>1,</w:t>
      </w:r>
      <w:r w:rsidR="000C2423" w:rsidRPr="00610DC0">
        <w:rPr>
          <w:rFonts w:eastAsiaTheme="minorEastAsia" w:cstheme="minorHAnsi"/>
          <w:i/>
          <w:sz w:val="24"/>
          <w:szCs w:val="24"/>
          <w:vertAlign w:val="subscript"/>
        </w:rPr>
        <w:t>194</w:t>
      </w:r>
      <w:r w:rsidR="00A669F0" w:rsidRPr="00610DC0">
        <w:rPr>
          <w:rFonts w:eastAsiaTheme="minorEastAsia" w:cstheme="minorHAnsi"/>
          <w:iCs/>
          <w:sz w:val="24"/>
          <w:szCs w:val="24"/>
        </w:rPr>
        <w:t xml:space="preserve"> = </w:t>
      </w:r>
      <w:r w:rsidR="000C2423" w:rsidRPr="00610DC0">
        <w:rPr>
          <w:rFonts w:eastAsiaTheme="minorEastAsia" w:cstheme="minorHAnsi"/>
          <w:iCs/>
          <w:sz w:val="24"/>
          <w:szCs w:val="24"/>
        </w:rPr>
        <w:t>3834</w:t>
      </w:r>
      <w:r w:rsidR="00A669F0" w:rsidRPr="00610DC0">
        <w:rPr>
          <w:rFonts w:eastAsiaTheme="minorEastAsia" w:cstheme="minorHAnsi"/>
          <w:iCs/>
          <w:sz w:val="24"/>
          <w:szCs w:val="24"/>
        </w:rPr>
        <w:t xml:space="preserve">, </w:t>
      </w:r>
      <w:r w:rsidR="000C2423" w:rsidRPr="00610DC0">
        <w:rPr>
          <w:rFonts w:eastAsiaTheme="minorEastAsia" w:cstheme="minorHAnsi"/>
          <w:i/>
          <w:sz w:val="24"/>
          <w:szCs w:val="24"/>
        </w:rPr>
        <w:t>R</w:t>
      </w:r>
      <w:r w:rsidR="000C2423" w:rsidRPr="00610DC0">
        <w:rPr>
          <w:rFonts w:eastAsiaTheme="minorEastAsia" w:cstheme="minorHAnsi"/>
          <w:i/>
          <w:sz w:val="24"/>
          <w:szCs w:val="24"/>
          <w:vertAlign w:val="superscript"/>
        </w:rPr>
        <w:t>2</w:t>
      </w:r>
      <w:r w:rsidR="000C2423" w:rsidRPr="00610DC0">
        <w:rPr>
          <w:rFonts w:eastAsiaTheme="minorEastAsia" w:cstheme="minorHAnsi"/>
          <w:i/>
          <w:sz w:val="24"/>
          <w:szCs w:val="24"/>
        </w:rPr>
        <w:t xml:space="preserve"> </w:t>
      </w:r>
      <w:r w:rsidR="000C2423" w:rsidRPr="00610DC0">
        <w:rPr>
          <w:rFonts w:eastAsiaTheme="minorEastAsia" w:cstheme="minorHAnsi"/>
          <w:iCs/>
          <w:sz w:val="24"/>
          <w:szCs w:val="24"/>
        </w:rPr>
        <w:t xml:space="preserve">= 0.9518, </w:t>
      </w:r>
      <w:r w:rsidR="00A669F0" w:rsidRPr="001F038E">
        <w:rPr>
          <w:rFonts w:eastAsiaTheme="minorEastAsia" w:cstheme="minorHAnsi"/>
          <w:i/>
          <w:sz w:val="24"/>
          <w:szCs w:val="24"/>
        </w:rPr>
        <w:t>P</w:t>
      </w:r>
      <w:r w:rsidR="00A669F0" w:rsidRPr="001F038E">
        <w:rPr>
          <w:rFonts w:eastAsiaTheme="minorEastAsia" w:cstheme="minorHAnsi"/>
          <w:iCs/>
          <w:sz w:val="24"/>
          <w:szCs w:val="24"/>
        </w:rPr>
        <w:t xml:space="preserve"> &lt; 2.2 </w:t>
      </w:r>
      <w:r w:rsidR="00A669F0" w:rsidRPr="001F038E">
        <w:rPr>
          <w:rFonts w:eastAsiaTheme="minorEastAsia" w:cstheme="minorHAnsi"/>
          <w:sz w:val="24"/>
          <w:szCs w:val="24"/>
        </w:rPr>
        <w:t>∙ 10</w:t>
      </w:r>
      <w:r w:rsidR="00A669F0" w:rsidRPr="001F038E">
        <w:rPr>
          <w:rFonts w:eastAsiaTheme="minorEastAsia" w:cstheme="minorHAnsi"/>
          <w:sz w:val="24"/>
          <w:szCs w:val="24"/>
          <w:vertAlign w:val="superscript"/>
        </w:rPr>
        <w:t>-16</w:t>
      </w:r>
      <w:r w:rsidR="008A44B8" w:rsidRPr="001F038E">
        <w:rPr>
          <w:rFonts w:eastAsiaTheme="minorEastAsia" w:cstheme="minorHAnsi"/>
          <w:sz w:val="24"/>
          <w:szCs w:val="24"/>
        </w:rPr>
        <w:t>; Fi</w:t>
      </w:r>
      <w:r w:rsidR="000C2423" w:rsidRPr="001F038E">
        <w:rPr>
          <w:rFonts w:eastAsiaTheme="minorEastAsia" w:cstheme="minorHAnsi"/>
          <w:sz w:val="24"/>
          <w:szCs w:val="24"/>
        </w:rPr>
        <w:t>g</w:t>
      </w:r>
      <w:r w:rsidR="001F038E" w:rsidRPr="001F038E">
        <w:rPr>
          <w:rFonts w:eastAsiaTheme="minorEastAsia" w:cstheme="minorHAnsi"/>
          <w:sz w:val="24"/>
          <w:szCs w:val="24"/>
        </w:rPr>
        <w:t>.</w:t>
      </w:r>
      <w:r w:rsidR="000C2423" w:rsidRPr="001F038E">
        <w:rPr>
          <w:rFonts w:eastAsiaTheme="minorEastAsia" w:cstheme="minorHAnsi"/>
          <w:sz w:val="24"/>
          <w:szCs w:val="24"/>
        </w:rPr>
        <w:t xml:space="preserve"> </w:t>
      </w:r>
      <w:del w:id="301" w:author="Joseph Stinziano" w:date="2020-06-25T12:23:00Z">
        <w:r w:rsidR="003F4559" w:rsidRPr="00FB408E" w:rsidDel="00C63498">
          <w:rPr>
            <w:rFonts w:eastAsiaTheme="minorEastAsia" w:cstheme="minorHAnsi"/>
            <w:b/>
            <w:sz w:val="24"/>
            <w:szCs w:val="24"/>
          </w:rPr>
          <w:delText>3</w:delText>
        </w:r>
        <w:r w:rsidR="001F038E" w:rsidRPr="00FB408E" w:rsidDel="00C63498">
          <w:rPr>
            <w:rFonts w:eastAsiaTheme="minorEastAsia" w:cstheme="minorHAnsi"/>
            <w:b/>
            <w:sz w:val="24"/>
            <w:szCs w:val="24"/>
          </w:rPr>
          <w:delText>b</w:delText>
        </w:r>
      </w:del>
      <w:ins w:id="302" w:author="Joseph Stinziano" w:date="2020-06-25T12:23:00Z">
        <w:r w:rsidR="00C63498">
          <w:rPr>
            <w:rFonts w:eastAsiaTheme="minorEastAsia" w:cstheme="minorHAnsi"/>
            <w:b/>
            <w:sz w:val="24"/>
            <w:szCs w:val="24"/>
          </w:rPr>
          <w:t>2</w:t>
        </w:r>
        <w:r w:rsidR="00C63498" w:rsidRPr="00FB408E">
          <w:rPr>
            <w:rFonts w:eastAsiaTheme="minorEastAsia" w:cstheme="minorHAnsi"/>
            <w:b/>
            <w:sz w:val="24"/>
            <w:szCs w:val="24"/>
          </w:rPr>
          <w:t>b</w:t>
        </w:r>
      </w:ins>
      <w:r w:rsidR="000C2423" w:rsidRPr="001F038E">
        <w:rPr>
          <w:rFonts w:eastAsiaTheme="minorEastAsia" w:cstheme="minorHAnsi"/>
          <w:sz w:val="24"/>
          <w:szCs w:val="24"/>
        </w:rPr>
        <w:t>)</w:t>
      </w:r>
      <w:r w:rsidR="008A44B8" w:rsidRPr="001F038E">
        <w:rPr>
          <w:rFonts w:eastAsiaTheme="minorEastAsia" w:cstheme="minorHAnsi"/>
          <w:sz w:val="24"/>
          <w:szCs w:val="24"/>
        </w:rPr>
        <w:t>.</w:t>
      </w:r>
      <w:r w:rsidR="00297CA3" w:rsidRPr="001F038E">
        <w:rPr>
          <w:rFonts w:eastAsiaTheme="minorEastAsia" w:cstheme="minorHAnsi"/>
          <w:sz w:val="24"/>
          <w:szCs w:val="24"/>
        </w:rPr>
        <w:t xml:space="preserve"> </w:t>
      </w:r>
      <w:proofErr w:type="spellStart"/>
      <w:r w:rsidR="00297CA3" w:rsidRPr="001F038E">
        <w:rPr>
          <w:rFonts w:eastAsiaTheme="minorEastAsia" w:cstheme="minorHAnsi"/>
          <w:sz w:val="24"/>
          <w:szCs w:val="24"/>
        </w:rPr>
        <w:t>ΔS</w:t>
      </w:r>
      <w:r w:rsidR="00297CA3" w:rsidRPr="001F038E">
        <w:rPr>
          <w:rFonts w:eastAsiaTheme="minorEastAsia" w:cstheme="minorHAnsi"/>
          <w:sz w:val="24"/>
          <w:szCs w:val="24"/>
          <w:vertAlign w:val="subscript"/>
        </w:rPr>
        <w:t>Vcmax</w:t>
      </w:r>
      <w:proofErr w:type="spellEnd"/>
      <w:r w:rsidR="00297CA3" w:rsidRPr="001F038E">
        <w:rPr>
          <w:rFonts w:eastAsiaTheme="minorEastAsia" w:cstheme="minorHAnsi"/>
          <w:sz w:val="24"/>
          <w:szCs w:val="24"/>
        </w:rPr>
        <w:t xml:space="preserve"> was </w:t>
      </w:r>
      <w:r w:rsidR="00C5142C" w:rsidRPr="001F038E">
        <w:rPr>
          <w:rFonts w:eastAsiaTheme="minorEastAsia" w:cstheme="minorHAnsi"/>
          <w:sz w:val="24"/>
          <w:szCs w:val="24"/>
        </w:rPr>
        <w:t xml:space="preserve">essentially identical between </w:t>
      </w:r>
      <w:del w:id="303" w:author="Bridget Kathleen Murphy" w:date="2020-06-23T21:41:00Z">
        <w:r w:rsidR="00C5142C" w:rsidRPr="001F038E" w:rsidDel="00F71507">
          <w:rPr>
            <w:rFonts w:eastAsiaTheme="minorEastAsia" w:cstheme="minorHAnsi"/>
            <w:sz w:val="24"/>
            <w:szCs w:val="24"/>
          </w:rPr>
          <w:delText>Equation 3</w:delText>
        </w:r>
      </w:del>
      <w:ins w:id="304" w:author="Bridget Kathleen Murphy" w:date="2020-06-23T21:41:00Z">
        <w:r w:rsidR="00F71507">
          <w:rPr>
            <w:rFonts w:eastAsiaTheme="minorEastAsia" w:cstheme="minorHAnsi"/>
            <w:sz w:val="24"/>
            <w:szCs w:val="24"/>
          </w:rPr>
          <w:t>M2002</w:t>
        </w:r>
      </w:ins>
      <w:r w:rsidR="00C5142C">
        <w:rPr>
          <w:rFonts w:eastAsiaTheme="minorEastAsia" w:cstheme="minorHAnsi"/>
          <w:sz w:val="24"/>
          <w:szCs w:val="24"/>
        </w:rPr>
        <w:t xml:space="preserve"> and </w:t>
      </w:r>
      <w:ins w:id="305" w:author="Bridget Kathleen Murphy" w:date="2020-06-23T21:41:00Z">
        <w:r w:rsidR="00F71507">
          <w:rPr>
            <w:rFonts w:eastAsiaTheme="minorEastAsia" w:cstheme="minorHAnsi"/>
            <w:sz w:val="24"/>
            <w:szCs w:val="24"/>
          </w:rPr>
          <w:t>J1942</w:t>
        </w:r>
      </w:ins>
      <w:del w:id="306" w:author="Bridget Kathleen Murphy" w:date="2020-06-23T21:41:00Z">
        <w:r w:rsidR="00C5142C" w:rsidDel="00F71507">
          <w:rPr>
            <w:rFonts w:eastAsiaTheme="minorEastAsia" w:cstheme="minorHAnsi"/>
            <w:sz w:val="24"/>
            <w:szCs w:val="24"/>
          </w:rPr>
          <w:delText>10</w:delText>
        </w:r>
      </w:del>
      <w:r w:rsidR="00C5142C">
        <w:rPr>
          <w:rFonts w:eastAsiaTheme="minorEastAsia" w:cstheme="minorHAnsi"/>
          <w:sz w:val="24"/>
          <w:szCs w:val="24"/>
        </w:rPr>
        <w:t xml:space="preserve"> with a slope of 1.000 </w:t>
      </w:r>
      <w:r w:rsidR="00C5142C">
        <w:rPr>
          <w:rFonts w:eastAsiaTheme="minorEastAsia" w:cstheme="minorHAnsi"/>
          <w:iCs/>
          <w:sz w:val="24"/>
          <w:szCs w:val="24"/>
        </w:rPr>
        <w:t>± 0.0233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1849, </w:t>
      </w:r>
      <w:r w:rsidR="00C5142C">
        <w:rPr>
          <w:rFonts w:eastAsiaTheme="minorEastAsia" w:cstheme="minorHAnsi"/>
          <w:i/>
          <w:sz w:val="24"/>
          <w:szCs w:val="24"/>
        </w:rPr>
        <w:t>R</w:t>
      </w:r>
      <w:r w:rsidR="00C5142C">
        <w:rPr>
          <w:rFonts w:eastAsiaTheme="minorEastAsia" w:cstheme="minorHAnsi"/>
          <w:i/>
          <w:sz w:val="24"/>
          <w:szCs w:val="24"/>
          <w:vertAlign w:val="superscript"/>
        </w:rPr>
        <w:t>2</w:t>
      </w:r>
      <w:r w:rsidR="00C5142C">
        <w:rPr>
          <w:rFonts w:eastAsiaTheme="minorEastAsia" w:cstheme="minorHAnsi"/>
          <w:iCs/>
          <w:sz w:val="24"/>
          <w:szCs w:val="24"/>
        </w:rPr>
        <w:t xml:space="preserve"> = 0.9046,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del w:id="307" w:author="Joseph Stinziano" w:date="2020-06-25T12:23:00Z">
        <w:r w:rsidR="003F4559" w:rsidRPr="00FB408E" w:rsidDel="00C63498">
          <w:rPr>
            <w:rFonts w:eastAsiaTheme="minorEastAsia" w:cstheme="minorHAnsi"/>
            <w:b/>
            <w:sz w:val="24"/>
            <w:szCs w:val="24"/>
          </w:rPr>
          <w:delText>3</w:delText>
        </w:r>
        <w:r w:rsidR="001F038E" w:rsidRPr="00FB408E" w:rsidDel="00C63498">
          <w:rPr>
            <w:rFonts w:eastAsiaTheme="minorEastAsia" w:cstheme="minorHAnsi"/>
            <w:b/>
            <w:sz w:val="24"/>
            <w:szCs w:val="24"/>
          </w:rPr>
          <w:delText>c</w:delText>
        </w:r>
      </w:del>
      <w:ins w:id="308" w:author="Joseph Stinziano" w:date="2020-06-25T12:23:00Z">
        <w:r w:rsidR="00C63498">
          <w:rPr>
            <w:rFonts w:eastAsiaTheme="minorEastAsia" w:cstheme="minorHAnsi"/>
            <w:b/>
            <w:sz w:val="24"/>
            <w:szCs w:val="24"/>
          </w:rPr>
          <w:t>2</w:t>
        </w:r>
        <w:r w:rsidR="00C63498" w:rsidRPr="00FB408E">
          <w:rPr>
            <w:rFonts w:eastAsiaTheme="minorEastAsia" w:cstheme="minorHAnsi"/>
            <w:b/>
            <w:sz w:val="24"/>
            <w:szCs w:val="24"/>
          </w:rPr>
          <w:t>c</w:t>
        </w:r>
      </w:ins>
      <w:r w:rsidR="00C5142C">
        <w:rPr>
          <w:rFonts w:eastAsiaTheme="minorEastAsia" w:cstheme="minorHAnsi"/>
          <w:sz w:val="24"/>
          <w:szCs w:val="24"/>
        </w:rPr>
        <w:t xml:space="preserve">), as was the case with </w:t>
      </w:r>
      <w:proofErr w:type="spellStart"/>
      <w:r w:rsidR="00C5142C" w:rsidRPr="005C3801">
        <w:rPr>
          <w:rFonts w:eastAsiaTheme="minorEastAsia" w:cstheme="minorHAnsi"/>
          <w:sz w:val="24"/>
          <w:szCs w:val="24"/>
        </w:rPr>
        <w:t>ΔS</w:t>
      </w:r>
      <w:r w:rsidR="00C5142C">
        <w:rPr>
          <w:rFonts w:eastAsiaTheme="minorEastAsia" w:cstheme="minorHAnsi"/>
          <w:sz w:val="24"/>
          <w:szCs w:val="24"/>
          <w:vertAlign w:val="subscript"/>
        </w:rPr>
        <w:t>Jmax</w:t>
      </w:r>
      <w:proofErr w:type="spellEnd"/>
      <w:r w:rsidR="00C5142C">
        <w:rPr>
          <w:rFonts w:eastAsiaTheme="minorEastAsia" w:cstheme="minorHAnsi"/>
          <w:sz w:val="24"/>
          <w:szCs w:val="24"/>
        </w:rPr>
        <w:t xml:space="preserve"> with a slope of 0.988 </w:t>
      </w:r>
      <w:r w:rsidR="00C5142C">
        <w:rPr>
          <w:rFonts w:eastAsiaTheme="minorEastAsia" w:cstheme="minorHAnsi"/>
          <w:iCs/>
          <w:sz w:val="24"/>
          <w:szCs w:val="24"/>
        </w:rPr>
        <w:t>± 0.033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
          <w:sz w:val="24"/>
          <w:szCs w:val="24"/>
        </w:rPr>
        <w:t xml:space="preserve"> </w:t>
      </w:r>
      <w:r w:rsidR="00C5142C">
        <w:rPr>
          <w:rFonts w:eastAsiaTheme="minorEastAsia" w:cstheme="minorHAnsi"/>
          <w:iCs/>
          <w:sz w:val="24"/>
          <w:szCs w:val="24"/>
        </w:rPr>
        <w:t xml:space="preserve">= 904, </w:t>
      </w:r>
      <w:r w:rsidR="00C5142C">
        <w:rPr>
          <w:rFonts w:eastAsiaTheme="minorEastAsia" w:cstheme="minorHAnsi"/>
          <w:i/>
          <w:sz w:val="24"/>
          <w:szCs w:val="24"/>
          <w:lang w:val="en-CA"/>
        </w:rPr>
        <w:t>R</w:t>
      </w:r>
      <w:r w:rsidR="00C5142C">
        <w:rPr>
          <w:rFonts w:eastAsiaTheme="minorEastAsia" w:cstheme="minorHAnsi"/>
          <w:i/>
          <w:sz w:val="24"/>
          <w:szCs w:val="24"/>
          <w:vertAlign w:val="superscript"/>
          <w:lang w:val="en-CA"/>
        </w:rPr>
        <w:t>2</w:t>
      </w:r>
      <w:r w:rsidR="00C5142C">
        <w:rPr>
          <w:rFonts w:eastAsiaTheme="minorEastAsia" w:cstheme="minorHAnsi"/>
          <w:iCs/>
          <w:sz w:val="24"/>
          <w:szCs w:val="24"/>
          <w:lang w:val="en-CA"/>
        </w:rPr>
        <w:t xml:space="preserve"> = 0.8226,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del w:id="309" w:author="Joseph Stinziano" w:date="2020-06-25T12:23:00Z">
        <w:r w:rsidR="003F4559" w:rsidRPr="00FB408E" w:rsidDel="00C63498">
          <w:rPr>
            <w:rFonts w:eastAsiaTheme="minorEastAsia" w:cstheme="minorHAnsi"/>
            <w:b/>
            <w:sz w:val="24"/>
            <w:szCs w:val="24"/>
          </w:rPr>
          <w:delText>3</w:delText>
        </w:r>
        <w:r w:rsidR="001F038E" w:rsidRPr="00FB408E" w:rsidDel="00C63498">
          <w:rPr>
            <w:rFonts w:eastAsiaTheme="minorEastAsia" w:cstheme="minorHAnsi"/>
            <w:b/>
            <w:sz w:val="24"/>
            <w:szCs w:val="24"/>
          </w:rPr>
          <w:delText>d</w:delText>
        </w:r>
      </w:del>
      <w:ins w:id="310" w:author="Joseph Stinziano" w:date="2020-06-25T12:23:00Z">
        <w:r w:rsidR="00C63498">
          <w:rPr>
            <w:rFonts w:eastAsiaTheme="minorEastAsia" w:cstheme="minorHAnsi"/>
            <w:b/>
            <w:sz w:val="24"/>
            <w:szCs w:val="24"/>
          </w:rPr>
          <w:t>2</w:t>
        </w:r>
        <w:r w:rsidR="00C63498" w:rsidRPr="00FB408E">
          <w:rPr>
            <w:rFonts w:eastAsiaTheme="minorEastAsia" w:cstheme="minorHAnsi"/>
            <w:b/>
            <w:sz w:val="24"/>
            <w:szCs w:val="24"/>
          </w:rPr>
          <w:t>d</w:t>
        </w:r>
      </w:ins>
      <w:r w:rsidR="00C5142C">
        <w:rPr>
          <w:rFonts w:eastAsiaTheme="minorEastAsia" w:cstheme="minorHAnsi"/>
          <w:sz w:val="24"/>
          <w:szCs w:val="24"/>
        </w:rPr>
        <w:t>)</w:t>
      </w:r>
      <w:r w:rsidR="001053B0">
        <w:rPr>
          <w:rFonts w:eastAsiaTheme="minorEastAsia" w:cstheme="minorHAnsi"/>
          <w:sz w:val="24"/>
          <w:szCs w:val="24"/>
        </w:rPr>
        <w:t>, and</w:t>
      </w:r>
      <w:r w:rsidR="00C5142C">
        <w:rPr>
          <w:rFonts w:eastAsiaTheme="minorEastAsia" w:cstheme="minorHAnsi"/>
          <w:sz w:val="24"/>
          <w:szCs w:val="24"/>
        </w:rPr>
        <w:t xml:space="preserve"> </w:t>
      </w:r>
      <w:proofErr w:type="spellStart"/>
      <w:r w:rsidR="00C5142C">
        <w:rPr>
          <w:rFonts w:eastAsiaTheme="minorEastAsia" w:cstheme="minorHAnsi"/>
          <w:sz w:val="24"/>
          <w:szCs w:val="24"/>
        </w:rPr>
        <w:t>H</w:t>
      </w:r>
      <w:r w:rsidR="00C5142C">
        <w:rPr>
          <w:rFonts w:eastAsiaTheme="minorEastAsia" w:cstheme="minorHAnsi"/>
          <w:sz w:val="24"/>
          <w:szCs w:val="24"/>
          <w:vertAlign w:val="subscript"/>
        </w:rPr>
        <w:t>d,Vcmax</w:t>
      </w:r>
      <w:proofErr w:type="spellEnd"/>
      <w:r w:rsidR="00C5142C">
        <w:rPr>
          <w:rFonts w:eastAsiaTheme="minorEastAsia" w:cstheme="minorHAnsi"/>
          <w:sz w:val="24"/>
          <w:szCs w:val="24"/>
        </w:rPr>
        <w:t xml:space="preserve"> with a slope of 1.002 </w:t>
      </w:r>
      <w:r w:rsidR="00C5142C">
        <w:rPr>
          <w:rFonts w:eastAsiaTheme="minorEastAsia" w:cstheme="minorHAnsi"/>
          <w:iCs/>
          <w:sz w:val="24"/>
          <w:szCs w:val="24"/>
        </w:rPr>
        <w:t>± 0.005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4.12 </w:t>
      </w:r>
      <w:r w:rsidR="00C5142C" w:rsidRPr="005C3801">
        <w:rPr>
          <w:rFonts w:eastAsiaTheme="minorEastAsia" w:cstheme="minorHAnsi"/>
          <w:sz w:val="24"/>
          <w:szCs w:val="24"/>
        </w:rPr>
        <w:t>∙ 10</w:t>
      </w:r>
      <w:r w:rsidR="00C5142C">
        <w:rPr>
          <w:rFonts w:eastAsiaTheme="minorEastAsia" w:cstheme="minorHAnsi"/>
          <w:sz w:val="24"/>
          <w:szCs w:val="24"/>
          <w:vertAlign w:val="superscript"/>
        </w:rPr>
        <w:t>4</w:t>
      </w:r>
      <w:r w:rsidR="00C5142C">
        <w:rPr>
          <w:rFonts w:eastAsiaTheme="minorEastAsia" w:cstheme="minorHAnsi"/>
          <w:sz w:val="24"/>
          <w:szCs w:val="24"/>
        </w:rPr>
        <w:t xml:space="preserve">, </w:t>
      </w:r>
      <w:r w:rsidR="00C5142C">
        <w:rPr>
          <w:rFonts w:eastAsiaTheme="minorEastAsia" w:cstheme="minorHAnsi"/>
          <w:i/>
          <w:iCs/>
          <w:sz w:val="24"/>
          <w:szCs w:val="24"/>
        </w:rPr>
        <w:t>R</w:t>
      </w:r>
      <w:r w:rsidR="00C5142C">
        <w:rPr>
          <w:rFonts w:eastAsiaTheme="minorEastAsia" w:cstheme="minorHAnsi"/>
          <w:i/>
          <w:iCs/>
          <w:sz w:val="24"/>
          <w:szCs w:val="24"/>
          <w:vertAlign w:val="superscript"/>
        </w:rPr>
        <w:t>2</w:t>
      </w:r>
      <w:r w:rsidR="00C5142C">
        <w:rPr>
          <w:rFonts w:eastAsiaTheme="minorEastAsia" w:cstheme="minorHAnsi"/>
          <w:sz w:val="24"/>
          <w:szCs w:val="24"/>
        </w:rPr>
        <w:t xml:space="preserve"> = 0.9953,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del w:id="311" w:author="Joseph Stinziano" w:date="2020-06-25T12:23:00Z">
        <w:r w:rsidR="003F4559" w:rsidRPr="00FB408E" w:rsidDel="00C63498">
          <w:rPr>
            <w:rFonts w:eastAsiaTheme="minorEastAsia" w:cstheme="minorHAnsi"/>
            <w:b/>
            <w:sz w:val="24"/>
            <w:szCs w:val="24"/>
          </w:rPr>
          <w:delText>3</w:delText>
        </w:r>
        <w:r w:rsidR="001F038E" w:rsidRPr="00FB408E" w:rsidDel="00C63498">
          <w:rPr>
            <w:rFonts w:eastAsiaTheme="minorEastAsia" w:cstheme="minorHAnsi"/>
            <w:b/>
            <w:sz w:val="24"/>
            <w:szCs w:val="24"/>
          </w:rPr>
          <w:delText>g</w:delText>
        </w:r>
      </w:del>
      <w:ins w:id="312" w:author="Joseph Stinziano" w:date="2020-06-25T12:23:00Z">
        <w:r w:rsidR="00C63498">
          <w:rPr>
            <w:rFonts w:eastAsiaTheme="minorEastAsia" w:cstheme="minorHAnsi"/>
            <w:b/>
            <w:sz w:val="24"/>
            <w:szCs w:val="24"/>
          </w:rPr>
          <w:t>2</w:t>
        </w:r>
        <w:r w:rsidR="00C63498" w:rsidRPr="00FB408E">
          <w:rPr>
            <w:rFonts w:eastAsiaTheme="minorEastAsia" w:cstheme="minorHAnsi"/>
            <w:b/>
            <w:sz w:val="24"/>
            <w:szCs w:val="24"/>
          </w:rPr>
          <w:t>g</w:t>
        </w:r>
      </w:ins>
      <w:r w:rsidR="00C5142C">
        <w:rPr>
          <w:rFonts w:eastAsiaTheme="minorEastAsia" w:cstheme="minorHAnsi"/>
          <w:sz w:val="24"/>
          <w:szCs w:val="24"/>
        </w:rPr>
        <w:t>)</w:t>
      </w:r>
      <w:r w:rsidR="001053B0">
        <w:rPr>
          <w:rFonts w:eastAsiaTheme="minorEastAsia" w:cstheme="minorHAnsi"/>
          <w:sz w:val="24"/>
          <w:szCs w:val="24"/>
        </w:rPr>
        <w:t>.</w:t>
      </w:r>
      <w:r w:rsidR="00C5142C">
        <w:rPr>
          <w:rFonts w:eastAsiaTheme="minorEastAsia" w:cstheme="minorHAnsi"/>
          <w:sz w:val="24"/>
          <w:szCs w:val="24"/>
        </w:rPr>
        <w:t xml:space="preserve"> </w:t>
      </w:r>
      <w:r w:rsidR="001053B0">
        <w:rPr>
          <w:rFonts w:eastAsiaTheme="minorEastAsia" w:cstheme="minorHAnsi"/>
          <w:sz w:val="24"/>
          <w:szCs w:val="24"/>
        </w:rPr>
        <w:t>However,</w:t>
      </w:r>
      <w:r w:rsidR="00C5142C">
        <w:rPr>
          <w:rFonts w:eastAsiaTheme="minorEastAsia" w:cstheme="minorHAnsi"/>
          <w:sz w:val="24"/>
          <w:szCs w:val="24"/>
        </w:rPr>
        <w:t xml:space="preserve"> </w:t>
      </w:r>
      <w:proofErr w:type="spellStart"/>
      <w:proofErr w:type="gramStart"/>
      <w:r w:rsidR="00F912B2">
        <w:rPr>
          <w:rFonts w:eastAsiaTheme="minorEastAsia" w:cstheme="minorHAnsi"/>
          <w:sz w:val="24"/>
          <w:szCs w:val="24"/>
        </w:rPr>
        <w:t>H</w:t>
      </w:r>
      <w:r w:rsidR="00F912B2">
        <w:rPr>
          <w:rFonts w:eastAsiaTheme="minorEastAsia" w:cstheme="minorHAnsi"/>
          <w:sz w:val="24"/>
          <w:szCs w:val="24"/>
          <w:vertAlign w:val="subscript"/>
        </w:rPr>
        <w:t>d,Jmax</w:t>
      </w:r>
      <w:proofErr w:type="spellEnd"/>
      <w:proofErr w:type="gramEnd"/>
      <w:r w:rsidR="00F912B2">
        <w:rPr>
          <w:rFonts w:eastAsiaTheme="minorEastAsia" w:cstheme="minorHAnsi"/>
          <w:sz w:val="24"/>
          <w:szCs w:val="24"/>
        </w:rPr>
        <w:t xml:space="preserve"> was </w:t>
      </w:r>
      <w:r w:rsidR="00F912B2" w:rsidRPr="001F038E">
        <w:rPr>
          <w:rFonts w:eastAsiaTheme="minorEastAsia" w:cstheme="minorHAnsi"/>
          <w:sz w:val="24"/>
          <w:szCs w:val="24"/>
        </w:rPr>
        <w:t>underestimated with</w:t>
      </w:r>
      <w:r w:rsidR="00C2466A" w:rsidRPr="001F038E">
        <w:rPr>
          <w:rFonts w:eastAsiaTheme="minorEastAsia" w:cstheme="minorHAnsi"/>
          <w:sz w:val="24"/>
          <w:szCs w:val="24"/>
        </w:rPr>
        <w:t xml:space="preserve"> a slope of </w:t>
      </w:r>
      <w:r w:rsidR="00C2466A" w:rsidRPr="001F038E">
        <w:rPr>
          <w:rFonts w:eastAsiaTheme="minorEastAsia" w:cstheme="minorHAnsi"/>
          <w:iCs/>
          <w:sz w:val="24"/>
          <w:szCs w:val="24"/>
        </w:rPr>
        <w:t>0.952 ± 0.024 and</w:t>
      </w:r>
      <w:r w:rsidR="00F912B2" w:rsidRPr="001F038E">
        <w:rPr>
          <w:rFonts w:eastAsiaTheme="minorEastAsia" w:cstheme="minorHAnsi"/>
          <w:sz w:val="24"/>
          <w:szCs w:val="24"/>
        </w:rPr>
        <w:t xml:space="preserve"> a</w:t>
      </w:r>
      <w:r w:rsidR="00C2466A" w:rsidRPr="001F038E">
        <w:rPr>
          <w:rFonts w:eastAsiaTheme="minorEastAsia" w:cstheme="minorHAnsi"/>
          <w:sz w:val="24"/>
          <w:szCs w:val="24"/>
        </w:rPr>
        <w:t xml:space="preserve"> positive</w:t>
      </w:r>
      <w:r w:rsidR="00F912B2" w:rsidRPr="001F038E">
        <w:rPr>
          <w:rFonts w:eastAsiaTheme="minorEastAsia" w:cstheme="minorHAnsi"/>
          <w:sz w:val="24"/>
          <w:szCs w:val="24"/>
        </w:rPr>
        <w:t xml:space="preserve"> bias of 31.48 </w:t>
      </w:r>
      <w:r w:rsidR="00F912B2" w:rsidRPr="001F038E">
        <w:rPr>
          <w:rFonts w:eastAsiaTheme="minorEastAsia" w:cstheme="minorHAnsi"/>
          <w:iCs/>
          <w:sz w:val="24"/>
          <w:szCs w:val="24"/>
        </w:rPr>
        <w:t>± 8.93 kJ mol</w:t>
      </w:r>
      <w:r w:rsidR="00F912B2" w:rsidRPr="001F038E">
        <w:rPr>
          <w:rFonts w:eastAsiaTheme="minorEastAsia" w:cstheme="minorHAnsi"/>
          <w:iCs/>
          <w:sz w:val="24"/>
          <w:szCs w:val="24"/>
          <w:vertAlign w:val="superscript"/>
        </w:rPr>
        <w:t>-1</w:t>
      </w:r>
      <w:r w:rsidR="00F912B2" w:rsidRPr="001F038E">
        <w:rPr>
          <w:rFonts w:eastAsiaTheme="minorEastAsia" w:cstheme="minorHAnsi"/>
          <w:iCs/>
          <w:sz w:val="24"/>
          <w:szCs w:val="24"/>
        </w:rPr>
        <w:t xml:space="preserve"> (</w:t>
      </w:r>
      <w:r w:rsidR="00F912B2" w:rsidRPr="001F038E">
        <w:rPr>
          <w:rFonts w:eastAsiaTheme="minorEastAsia" w:cstheme="minorHAnsi"/>
          <w:i/>
          <w:sz w:val="24"/>
          <w:szCs w:val="24"/>
        </w:rPr>
        <w:t>F</w:t>
      </w:r>
      <w:r w:rsidR="00F912B2" w:rsidRPr="001F038E">
        <w:rPr>
          <w:rFonts w:eastAsiaTheme="minorEastAsia" w:cstheme="minorHAnsi"/>
          <w:i/>
          <w:sz w:val="24"/>
          <w:szCs w:val="24"/>
          <w:vertAlign w:val="subscript"/>
        </w:rPr>
        <w:t>1,194</w:t>
      </w:r>
      <w:r w:rsidR="00F912B2" w:rsidRPr="001F038E">
        <w:rPr>
          <w:rFonts w:eastAsiaTheme="minorEastAsia" w:cstheme="minorHAnsi"/>
          <w:iCs/>
          <w:sz w:val="24"/>
          <w:szCs w:val="24"/>
        </w:rPr>
        <w:t xml:space="preserve"> = 1592, </w:t>
      </w:r>
      <w:r w:rsidR="00F912B2" w:rsidRPr="001F038E">
        <w:rPr>
          <w:rFonts w:eastAsiaTheme="minorEastAsia" w:cstheme="minorHAnsi"/>
          <w:i/>
          <w:sz w:val="24"/>
          <w:szCs w:val="24"/>
        </w:rPr>
        <w:t>R</w:t>
      </w:r>
      <w:r w:rsidR="00F912B2" w:rsidRPr="001F038E">
        <w:rPr>
          <w:rFonts w:eastAsiaTheme="minorEastAsia" w:cstheme="minorHAnsi"/>
          <w:i/>
          <w:sz w:val="24"/>
          <w:szCs w:val="24"/>
          <w:vertAlign w:val="superscript"/>
        </w:rPr>
        <w:t>2</w:t>
      </w:r>
      <w:r w:rsidR="00F912B2" w:rsidRPr="001F038E">
        <w:rPr>
          <w:rFonts w:eastAsiaTheme="minorEastAsia" w:cstheme="minorHAnsi"/>
          <w:iCs/>
          <w:sz w:val="24"/>
          <w:szCs w:val="24"/>
        </w:rPr>
        <w:t xml:space="preserve"> = 0.8914, </w:t>
      </w:r>
      <w:r w:rsidR="00F912B2" w:rsidRPr="001F038E">
        <w:rPr>
          <w:rFonts w:eastAsiaTheme="minorEastAsia" w:cstheme="minorHAnsi"/>
          <w:i/>
          <w:sz w:val="24"/>
          <w:szCs w:val="24"/>
        </w:rPr>
        <w:t>P</w:t>
      </w:r>
      <w:r w:rsidR="00F912B2" w:rsidRPr="001F038E">
        <w:rPr>
          <w:rFonts w:eastAsiaTheme="minorEastAsia" w:cstheme="minorHAnsi"/>
          <w:iCs/>
          <w:sz w:val="24"/>
          <w:szCs w:val="24"/>
        </w:rPr>
        <w:t xml:space="preserve"> &lt; 2.2 </w:t>
      </w:r>
      <w:r w:rsidR="00F912B2" w:rsidRPr="001F038E">
        <w:rPr>
          <w:rFonts w:eastAsiaTheme="minorEastAsia" w:cstheme="minorHAnsi"/>
          <w:sz w:val="24"/>
          <w:szCs w:val="24"/>
        </w:rPr>
        <w:t>∙ 10</w:t>
      </w:r>
      <w:r w:rsidR="00F912B2" w:rsidRPr="001F038E">
        <w:rPr>
          <w:rFonts w:eastAsiaTheme="minorEastAsia" w:cstheme="minorHAnsi"/>
          <w:sz w:val="24"/>
          <w:szCs w:val="24"/>
          <w:vertAlign w:val="superscript"/>
        </w:rPr>
        <w:t>-16</w:t>
      </w:r>
      <w:r w:rsidR="00F912B2" w:rsidRPr="00610DC0">
        <w:rPr>
          <w:rFonts w:eastAsiaTheme="minorEastAsia" w:cstheme="minorHAnsi"/>
          <w:iCs/>
          <w:sz w:val="24"/>
          <w:szCs w:val="24"/>
        </w:rPr>
        <w:t xml:space="preserve">; Fig. </w:t>
      </w:r>
      <w:del w:id="313" w:author="Joseph Stinziano" w:date="2020-06-25T12:23:00Z">
        <w:r w:rsidR="003F4559" w:rsidRPr="00FB408E" w:rsidDel="00C63498">
          <w:rPr>
            <w:rFonts w:eastAsiaTheme="minorEastAsia" w:cstheme="minorHAnsi"/>
            <w:b/>
            <w:iCs/>
            <w:sz w:val="24"/>
            <w:szCs w:val="24"/>
          </w:rPr>
          <w:delText>3</w:delText>
        </w:r>
        <w:r w:rsidR="001F038E" w:rsidRPr="00FB408E" w:rsidDel="00C63498">
          <w:rPr>
            <w:rFonts w:eastAsiaTheme="minorEastAsia" w:cstheme="minorHAnsi"/>
            <w:b/>
            <w:iCs/>
            <w:sz w:val="24"/>
            <w:szCs w:val="24"/>
          </w:rPr>
          <w:delText>h</w:delText>
        </w:r>
      </w:del>
      <w:ins w:id="314" w:author="Joseph Stinziano" w:date="2020-06-25T12:23:00Z">
        <w:r w:rsidR="00C63498">
          <w:rPr>
            <w:rFonts w:eastAsiaTheme="minorEastAsia" w:cstheme="minorHAnsi"/>
            <w:b/>
            <w:iCs/>
            <w:sz w:val="24"/>
            <w:szCs w:val="24"/>
          </w:rPr>
          <w:t>2</w:t>
        </w:r>
        <w:r w:rsidR="00C63498" w:rsidRPr="00FB408E">
          <w:rPr>
            <w:rFonts w:eastAsiaTheme="minorEastAsia" w:cstheme="minorHAnsi"/>
            <w:b/>
            <w:iCs/>
            <w:sz w:val="24"/>
            <w:szCs w:val="24"/>
          </w:rPr>
          <w:t>h</w:t>
        </w:r>
      </w:ins>
      <w:r w:rsidR="00F912B2" w:rsidRPr="00610DC0">
        <w:rPr>
          <w:rFonts w:eastAsiaTheme="minorEastAsia" w:cstheme="minorHAnsi"/>
          <w:iCs/>
          <w:sz w:val="24"/>
          <w:szCs w:val="24"/>
        </w:rPr>
        <w:t>).</w:t>
      </w:r>
    </w:p>
    <w:p w14:paraId="7939A315" w14:textId="3D1BEC4A"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 </w:t>
      </w:r>
    </w:p>
    <w:p w14:paraId="434E0B6B" w14:textId="77777777" w:rsidR="00A31B16" w:rsidRDefault="00A31B16" w:rsidP="00A31B16">
      <w:pPr>
        <w:spacing w:after="0" w:line="360" w:lineRule="auto"/>
        <w:rPr>
          <w:rFonts w:eastAsiaTheme="minorEastAsia" w:cstheme="minorHAnsi"/>
          <w:sz w:val="24"/>
          <w:szCs w:val="24"/>
          <w:lang w:val="en-CA"/>
        </w:rPr>
      </w:pPr>
      <w:r>
        <w:rPr>
          <w:rFonts w:eastAsiaTheme="minorEastAsia" w:cstheme="minorHAnsi"/>
          <w:i/>
          <w:sz w:val="24"/>
          <w:szCs w:val="24"/>
          <w:lang w:val="en-CA"/>
        </w:rPr>
        <w:t>Impacts on modelled net carbon balance</w:t>
      </w:r>
    </w:p>
    <w:p w14:paraId="6B70E68E" w14:textId="65EEC8F7" w:rsidR="00F72A4F" w:rsidRPr="00F72A4F" w:rsidRDefault="00A31B16" w:rsidP="00201D37">
      <w:pPr>
        <w:spacing w:after="0" w:line="360" w:lineRule="auto"/>
        <w:rPr>
          <w:rFonts w:eastAsiaTheme="minorEastAsia" w:cstheme="minorHAnsi"/>
          <w:sz w:val="24"/>
          <w:szCs w:val="24"/>
          <w:lang w:val="en-CA"/>
        </w:rPr>
      </w:pPr>
      <w:r>
        <w:rPr>
          <w:rFonts w:eastAsiaTheme="minorEastAsia" w:cstheme="minorHAnsi"/>
          <w:sz w:val="24"/>
          <w:szCs w:val="24"/>
          <w:lang w:val="en-CA"/>
        </w:rPr>
        <w:t>In general, the differences in thermal response parameters were amplified when integrated at the whole-plant level</w:t>
      </w:r>
      <w:ins w:id="315" w:author="Joseph Stinziano" w:date="2020-06-25T12:23:00Z">
        <w:r w:rsidR="00C63498">
          <w:rPr>
            <w:rFonts w:eastAsiaTheme="minorEastAsia" w:cstheme="minorHAnsi"/>
            <w:sz w:val="24"/>
            <w:szCs w:val="24"/>
            <w:lang w:val="en-CA"/>
          </w:rPr>
          <w:t xml:space="preserve"> across a range of environmental conditions (Fig. </w:t>
        </w:r>
        <w:r w:rsidR="00C63498">
          <w:rPr>
            <w:rFonts w:eastAsiaTheme="minorEastAsia" w:cstheme="minorHAnsi"/>
            <w:b/>
            <w:bCs/>
            <w:sz w:val="24"/>
            <w:szCs w:val="24"/>
            <w:lang w:val="en-CA"/>
          </w:rPr>
          <w:t>3</w:t>
        </w:r>
        <w:r w:rsidR="00C63498">
          <w:rPr>
            <w:rFonts w:eastAsiaTheme="minorEastAsia" w:cstheme="minorHAnsi"/>
            <w:sz w:val="24"/>
            <w:szCs w:val="24"/>
            <w:lang w:val="en-CA"/>
          </w:rPr>
          <w:t>)</w:t>
        </w:r>
      </w:ins>
      <w:r>
        <w:rPr>
          <w:rFonts w:eastAsiaTheme="minorEastAsia" w:cstheme="minorHAnsi"/>
          <w:sz w:val="24"/>
          <w:szCs w:val="24"/>
          <w:lang w:val="en-CA"/>
        </w:rPr>
        <w:t xml:space="preserve">. For </w:t>
      </w:r>
      <w:r w:rsidR="00434951">
        <w:rPr>
          <w:rFonts w:eastAsiaTheme="minorEastAsia" w:cstheme="minorHAnsi"/>
          <w:sz w:val="24"/>
          <w:szCs w:val="24"/>
          <w:lang w:val="en-CA"/>
        </w:rPr>
        <w:t xml:space="preserve">modelled </w:t>
      </w:r>
      <w:r>
        <w:rPr>
          <w:rFonts w:eastAsiaTheme="minorEastAsia" w:cstheme="minorHAnsi"/>
          <w:sz w:val="24"/>
          <w:szCs w:val="24"/>
          <w:lang w:val="en-CA"/>
        </w:rPr>
        <w:t xml:space="preserve">daily photosynthesis (A), the slope for the low respiration model was 0.819 </w:t>
      </w:r>
      <w:r w:rsidRPr="005C3801">
        <w:rPr>
          <w:rFonts w:eastAsiaTheme="minorEastAsia" w:cstheme="minorHAnsi"/>
          <w:sz w:val="24"/>
          <w:szCs w:val="24"/>
          <w:lang w:val="en-CA"/>
        </w:rPr>
        <w:t>±</w:t>
      </w:r>
      <w:r>
        <w:rPr>
          <w:rFonts w:eastAsiaTheme="minorEastAsia" w:cstheme="minorHAnsi"/>
          <w:sz w:val="24"/>
          <w:szCs w:val="24"/>
          <w:lang w:val="en-CA"/>
        </w:rPr>
        <w:t xml:space="preserve"> 0.013</w:t>
      </w:r>
      <w:r>
        <w:rPr>
          <w:rFonts w:eastAsiaTheme="minorEastAsia" w:cstheme="minorHAnsi"/>
          <w:sz w:val="24"/>
          <w:szCs w:val="24"/>
        </w:rPr>
        <w:t xml:space="preserve"> and the intercept was 0.018 </w:t>
      </w:r>
      <w:r w:rsidRPr="009A26F0">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0.002</w:t>
      </w:r>
      <w:r w:rsidR="001053B0">
        <w:rPr>
          <w:rFonts w:eastAsiaTheme="minorEastAsia" w:cstheme="minorHAnsi"/>
          <w:sz w:val="24"/>
          <w:szCs w:val="24"/>
        </w:rPr>
        <w:t xml:space="preserve"> 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Pr>
          <w:rFonts w:eastAsiaTheme="minorEastAsia" w:cstheme="minorHAnsi"/>
          <w:sz w:val="24"/>
          <w:szCs w:val="24"/>
        </w:rPr>
        <w:t xml:space="preserve"> (</w:t>
      </w:r>
      <w:del w:id="316" w:author="Bridget Kathleen Murphy" w:date="2020-06-23T21:41:00Z">
        <w:r w:rsidR="004528C6" w:rsidDel="00F71507">
          <w:rPr>
            <w:rFonts w:eastAsiaTheme="minorEastAsia" w:cstheme="minorHAnsi"/>
            <w:sz w:val="24"/>
            <w:szCs w:val="24"/>
          </w:rPr>
          <w:delText>Eq. 3</w:delText>
        </w:r>
      </w:del>
      <w:ins w:id="317" w:author="Bridget Kathleen Murphy" w:date="2020-06-23T21:41:00Z">
        <w:r w:rsidR="00F71507">
          <w:rPr>
            <w:rFonts w:eastAsiaTheme="minorEastAsia" w:cstheme="minorHAnsi"/>
            <w:sz w:val="24"/>
            <w:szCs w:val="24"/>
          </w:rPr>
          <w:t>M2002</w:t>
        </w:r>
      </w:ins>
      <w:r w:rsidR="004528C6">
        <w:rPr>
          <w:rFonts w:eastAsiaTheme="minorEastAsia" w:cstheme="minorHAnsi"/>
          <w:sz w:val="24"/>
          <w:szCs w:val="24"/>
        </w:rPr>
        <w:t xml:space="preserve"> versus </w:t>
      </w:r>
      <w:ins w:id="318" w:author="Bridget Kathleen Murphy" w:date="2020-06-23T21:41:00Z">
        <w:r w:rsidR="00F71507">
          <w:rPr>
            <w:rFonts w:eastAsiaTheme="minorEastAsia" w:cstheme="minorHAnsi"/>
            <w:sz w:val="24"/>
            <w:szCs w:val="24"/>
          </w:rPr>
          <w:t>J1942</w:t>
        </w:r>
      </w:ins>
      <w:del w:id="319" w:author="Bridget Kathleen Murphy" w:date="2020-06-23T21:41:00Z">
        <w:r w:rsidR="004528C6" w:rsidDel="00F71507">
          <w:rPr>
            <w:rFonts w:eastAsiaTheme="minorEastAsia" w:cstheme="minorHAnsi"/>
            <w:sz w:val="24"/>
            <w:szCs w:val="24"/>
          </w:rPr>
          <w:delText>Eq. 10</w:delText>
        </w:r>
      </w:del>
      <w:r w:rsidR="004528C6">
        <w:rPr>
          <w:rFonts w:eastAsiaTheme="minorEastAsia" w:cstheme="minorHAnsi"/>
          <w:sz w:val="24"/>
          <w:szCs w:val="24"/>
        </w:rPr>
        <w:t xml:space="preserve">; </w:t>
      </w:r>
      <w:r>
        <w:rPr>
          <w:rFonts w:eastAsiaTheme="minorEastAsia" w:cstheme="minorHAnsi"/>
          <w:sz w:val="24"/>
          <w:szCs w:val="24"/>
        </w:rPr>
        <w:t xml:space="preserve">approximately 18% of </w:t>
      </w:r>
      <w:r w:rsidR="00630E2A">
        <w:rPr>
          <w:rFonts w:eastAsiaTheme="minorEastAsia" w:cstheme="minorHAnsi"/>
          <w:sz w:val="24"/>
          <w:szCs w:val="24"/>
        </w:rPr>
        <w:t>modelled</w:t>
      </w:r>
      <w:r>
        <w:rPr>
          <w:rFonts w:eastAsiaTheme="minorEastAsia" w:cstheme="minorHAnsi"/>
          <w:sz w:val="24"/>
          <w:szCs w:val="24"/>
        </w:rPr>
        <w:t xml:space="preserve">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a</w:t>
      </w:r>
      <w:r>
        <w:rPr>
          <w:rFonts w:eastAsiaTheme="minorEastAsia" w:cstheme="minorHAnsi"/>
          <w:sz w:val="24"/>
          <w:szCs w:val="24"/>
        </w:rPr>
        <w:t xml:space="preserve">). For the high respiration model of daily A, the slope was 0.819 </w:t>
      </w:r>
      <w:r w:rsidRPr="00925818">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0.013</w:t>
      </w:r>
      <w:r>
        <w:rPr>
          <w:rFonts w:eastAsiaTheme="minorEastAsia" w:cstheme="minorHAnsi"/>
          <w:sz w:val="24"/>
          <w:szCs w:val="24"/>
          <w:vertAlign w:val="superscript"/>
        </w:rPr>
        <w:t xml:space="preserve"> </w:t>
      </w:r>
      <w:r>
        <w:rPr>
          <w:rFonts w:eastAsiaTheme="minorEastAsia" w:cstheme="minorHAnsi"/>
          <w:sz w:val="24"/>
          <w:szCs w:val="24"/>
        </w:rPr>
        <w:t xml:space="preserve">and the intercept was 0.031 </w:t>
      </w:r>
      <w:r w:rsidRPr="005C3801">
        <w:rPr>
          <w:rFonts w:eastAsiaTheme="minorEastAsia" w:cstheme="minorHAnsi"/>
          <w:sz w:val="24"/>
          <w:szCs w:val="24"/>
          <w:lang w:val="en-CA"/>
        </w:rPr>
        <w:t>±</w:t>
      </w:r>
      <w:r>
        <w:rPr>
          <w:rFonts w:eastAsiaTheme="minorEastAsia" w:cstheme="minorHAnsi"/>
          <w:sz w:val="24"/>
          <w:szCs w:val="24"/>
          <w:lang w:val="en-CA"/>
        </w:rPr>
        <w:t xml:space="preserve"> 0.003</w:t>
      </w:r>
      <w:r>
        <w:rPr>
          <w:rFonts w:eastAsiaTheme="minorEastAsia" w:cstheme="minorHAnsi"/>
          <w:sz w:val="24"/>
          <w:szCs w:val="24"/>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sidR="001053B0">
        <w:rPr>
          <w:rFonts w:eastAsiaTheme="minorEastAsia" w:cstheme="minorHAnsi"/>
          <w:sz w:val="24"/>
          <w:szCs w:val="24"/>
        </w:rPr>
        <w:t xml:space="preserve"> </w:t>
      </w:r>
      <w:r>
        <w:rPr>
          <w:rFonts w:eastAsiaTheme="minorEastAsia" w:cstheme="minorHAnsi"/>
          <w:sz w:val="24"/>
          <w:szCs w:val="24"/>
        </w:rPr>
        <w:t xml:space="preserve">(approximately 18% of </w:t>
      </w:r>
      <w:r w:rsidR="00630E2A">
        <w:rPr>
          <w:rFonts w:eastAsiaTheme="minorEastAsia" w:cstheme="minorHAnsi"/>
          <w:sz w:val="24"/>
          <w:szCs w:val="24"/>
        </w:rPr>
        <w:t>modelled</w:t>
      </w:r>
      <w:r>
        <w:rPr>
          <w:rFonts w:eastAsiaTheme="minorEastAsia" w:cstheme="minorHAnsi"/>
          <w:sz w:val="24"/>
          <w:szCs w:val="24"/>
        </w:rPr>
        <w:t xml:space="preserve">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b</w:t>
      </w:r>
      <w:r>
        <w:rPr>
          <w:rFonts w:eastAsiaTheme="minorEastAsia" w:cstheme="minorHAnsi"/>
          <w:sz w:val="24"/>
          <w:szCs w:val="24"/>
        </w:rPr>
        <w:t xml:space="preserve">). </w:t>
      </w:r>
      <w:r>
        <w:rPr>
          <w:rFonts w:eastAsiaTheme="minorEastAsia" w:cstheme="minorHAnsi"/>
          <w:sz w:val="24"/>
          <w:szCs w:val="24"/>
          <w:lang w:val="en-CA"/>
        </w:rPr>
        <w:t xml:space="preserve">The low respiration model of total daily carbon (C) gain </w:t>
      </w:r>
      <w:r>
        <w:rPr>
          <w:rFonts w:eastAsiaTheme="minorEastAsia" w:cstheme="minorHAnsi"/>
          <w:sz w:val="24"/>
          <w:szCs w:val="24"/>
        </w:rPr>
        <w:t xml:space="preserve">had a slope of 0.836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0.012 </w:t>
      </w:r>
      <w:r w:rsidRPr="005C3801">
        <w:rPr>
          <w:rFonts w:eastAsiaTheme="minorEastAsia" w:cstheme="minorHAnsi"/>
          <w:sz w:val="24"/>
          <w:szCs w:val="24"/>
          <w:lang w:val="en-CA"/>
        </w:rPr>
        <w:t>±</w:t>
      </w:r>
      <w:r>
        <w:rPr>
          <w:rFonts w:eastAsiaTheme="minorEastAsia" w:cstheme="minorHAnsi"/>
          <w:sz w:val="24"/>
          <w:szCs w:val="24"/>
          <w:lang w:val="en-CA"/>
        </w:rPr>
        <w:t xml:space="preserve"> 0.001</w:t>
      </w:r>
      <w:r w:rsidR="001053B0">
        <w:rPr>
          <w:rFonts w:eastAsiaTheme="minorEastAsia" w:cstheme="minorHAnsi"/>
          <w:sz w:val="24"/>
          <w:szCs w:val="24"/>
          <w:lang w:val="en-CA"/>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Pr>
          <w:rFonts w:eastAsiaTheme="minorEastAsia" w:cstheme="minorHAnsi"/>
          <w:sz w:val="24"/>
          <w:szCs w:val="24"/>
        </w:rPr>
        <w:t xml:space="preserve"> (approximately 16% </w:t>
      </w:r>
      <w:r>
        <w:rPr>
          <w:rFonts w:eastAsiaTheme="minorEastAsia" w:cstheme="minorHAnsi"/>
          <w:sz w:val="24"/>
          <w:szCs w:val="24"/>
        </w:rPr>
        <w:lastRenderedPageBreak/>
        <w:t xml:space="preserve">of </w:t>
      </w:r>
      <w:r w:rsidR="00630E2A">
        <w:rPr>
          <w:rFonts w:eastAsiaTheme="minorEastAsia" w:cstheme="minorHAnsi"/>
          <w:sz w:val="24"/>
          <w:szCs w:val="24"/>
        </w:rPr>
        <w:t>modelled</w:t>
      </w:r>
      <w:r>
        <w:rPr>
          <w:rFonts w:eastAsiaTheme="minorEastAsia" w:cstheme="minorHAnsi"/>
          <w:sz w:val="24"/>
          <w:szCs w:val="24"/>
        </w:rPr>
        <w:t xml:space="preserve"> C gain) (</w:t>
      </w:r>
      <w:ins w:id="320" w:author="Bridget Kathleen Murphy" w:date="2020-06-23T21:42:00Z">
        <w:r w:rsidR="00F71507">
          <w:rPr>
            <w:rFonts w:eastAsiaTheme="minorEastAsia" w:cstheme="minorHAnsi"/>
            <w:sz w:val="24"/>
            <w:szCs w:val="24"/>
          </w:rPr>
          <w:t>M2002</w:t>
        </w:r>
      </w:ins>
      <w:del w:id="321" w:author="Bridget Kathleen Murphy" w:date="2020-06-23T21:42:00Z">
        <w:r w:rsidR="00434951" w:rsidDel="00F71507">
          <w:rPr>
            <w:rFonts w:eastAsiaTheme="minorEastAsia" w:cstheme="minorHAnsi"/>
            <w:sz w:val="24"/>
            <w:szCs w:val="24"/>
          </w:rPr>
          <w:delText>Eq. 3</w:delText>
        </w:r>
      </w:del>
      <w:r w:rsidR="00434951">
        <w:rPr>
          <w:rFonts w:eastAsiaTheme="minorEastAsia" w:cstheme="minorHAnsi"/>
          <w:sz w:val="24"/>
          <w:szCs w:val="24"/>
        </w:rPr>
        <w:t xml:space="preserve"> versus </w:t>
      </w:r>
      <w:ins w:id="322" w:author="Bridget Kathleen Murphy" w:date="2020-06-23T21:42:00Z">
        <w:r w:rsidR="00F71507">
          <w:rPr>
            <w:rFonts w:eastAsiaTheme="minorEastAsia" w:cstheme="minorHAnsi"/>
            <w:sz w:val="24"/>
            <w:szCs w:val="24"/>
          </w:rPr>
          <w:t>J1942</w:t>
        </w:r>
      </w:ins>
      <w:del w:id="323" w:author="Bridget Kathleen Murphy" w:date="2020-06-23T21:42:00Z">
        <w:r w:rsidR="00434951" w:rsidDel="00F71507">
          <w:rPr>
            <w:rFonts w:eastAsiaTheme="minorEastAsia" w:cstheme="minorHAnsi"/>
            <w:sz w:val="24"/>
            <w:szCs w:val="24"/>
          </w:rPr>
          <w:delText>Eq. 10</w:delText>
        </w:r>
      </w:del>
      <w:r w:rsidR="00434951">
        <w:rPr>
          <w:rFonts w:eastAsiaTheme="minorEastAsia" w:cstheme="minorHAnsi"/>
          <w:sz w:val="24"/>
          <w:szCs w:val="24"/>
        </w:rPr>
        <w:t xml:space="preserve">;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4.539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0.5629;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c</w:t>
      </w:r>
      <w:r>
        <w:rPr>
          <w:rFonts w:eastAsiaTheme="minorEastAsia" w:cstheme="minorHAnsi"/>
          <w:sz w:val="24"/>
          <w:szCs w:val="24"/>
        </w:rPr>
        <w:t xml:space="preserve">). The high respiration of total C gain similarly had a slope of 0.859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0.011 </w:t>
      </w:r>
      <w:r w:rsidRPr="005C3801">
        <w:rPr>
          <w:rFonts w:eastAsiaTheme="minorEastAsia" w:cstheme="minorHAnsi"/>
          <w:sz w:val="24"/>
          <w:szCs w:val="24"/>
          <w:lang w:val="en-CA"/>
        </w:rPr>
        <w:t>±</w:t>
      </w:r>
      <w:r>
        <w:rPr>
          <w:rFonts w:eastAsiaTheme="minorEastAsia" w:cstheme="minorHAnsi"/>
          <w:sz w:val="24"/>
          <w:szCs w:val="24"/>
          <w:lang w:val="en-CA"/>
        </w:rPr>
        <w:t xml:space="preserve"> 0.002</w:t>
      </w:r>
      <w:r w:rsidR="001053B0">
        <w:rPr>
          <w:rFonts w:eastAsiaTheme="minorEastAsia" w:cstheme="minorHAnsi"/>
          <w:sz w:val="24"/>
          <w:szCs w:val="24"/>
          <w:lang w:val="en-CA"/>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Pr>
          <w:rFonts w:eastAsiaTheme="minorEastAsia" w:cstheme="minorHAnsi"/>
          <w:sz w:val="24"/>
          <w:szCs w:val="24"/>
        </w:rPr>
        <w:t xml:space="preserve"> (approximately 14% of </w:t>
      </w:r>
      <w:r w:rsidR="00630E2A">
        <w:rPr>
          <w:rFonts w:eastAsiaTheme="minorEastAsia" w:cstheme="minorHAnsi"/>
          <w:sz w:val="24"/>
          <w:szCs w:val="24"/>
        </w:rPr>
        <w:t>modelled</w:t>
      </w:r>
      <w:r>
        <w:rPr>
          <w:rFonts w:eastAsiaTheme="minorEastAsia" w:cstheme="minorHAnsi"/>
          <w:sz w:val="24"/>
          <w:szCs w:val="24"/>
        </w:rPr>
        <w:t xml:space="preserve"> C gain) (</w:t>
      </w:r>
      <w:del w:id="324" w:author="Bridget Kathleen Murphy" w:date="2020-06-23T21:42:00Z">
        <w:r w:rsidR="00434951" w:rsidDel="00F71507">
          <w:rPr>
            <w:rFonts w:eastAsiaTheme="minorEastAsia" w:cstheme="minorHAnsi"/>
            <w:sz w:val="24"/>
            <w:szCs w:val="24"/>
          </w:rPr>
          <w:delText>Eq. 3</w:delText>
        </w:r>
      </w:del>
      <w:ins w:id="325" w:author="Bridget Kathleen Murphy" w:date="2020-06-23T21:42:00Z">
        <w:r w:rsidR="00F71507">
          <w:rPr>
            <w:rFonts w:eastAsiaTheme="minorEastAsia" w:cstheme="minorHAnsi"/>
            <w:sz w:val="24"/>
            <w:szCs w:val="24"/>
          </w:rPr>
          <w:t>M2002</w:t>
        </w:r>
      </w:ins>
      <w:r w:rsidR="00434951">
        <w:rPr>
          <w:rFonts w:eastAsiaTheme="minorEastAsia" w:cstheme="minorHAnsi"/>
          <w:sz w:val="24"/>
          <w:szCs w:val="24"/>
        </w:rPr>
        <w:t xml:space="preserve"> versus </w:t>
      </w:r>
      <w:ins w:id="326" w:author="Bridget Kathleen Murphy" w:date="2020-06-23T21:42:00Z">
        <w:r w:rsidR="00F71507">
          <w:rPr>
            <w:rFonts w:eastAsiaTheme="minorEastAsia" w:cstheme="minorHAnsi"/>
            <w:sz w:val="24"/>
            <w:szCs w:val="24"/>
          </w:rPr>
          <w:t>J1942</w:t>
        </w:r>
      </w:ins>
      <w:del w:id="327" w:author="Bridget Kathleen Murphy" w:date="2020-06-23T21:42:00Z">
        <w:r w:rsidR="00434951" w:rsidDel="00F71507">
          <w:rPr>
            <w:rFonts w:eastAsiaTheme="minorEastAsia" w:cstheme="minorHAnsi"/>
            <w:sz w:val="24"/>
            <w:szCs w:val="24"/>
          </w:rPr>
          <w:delText>Eq. 10</w:delText>
        </w:r>
      </w:del>
      <w:r w:rsidR="00434951">
        <w:rPr>
          <w:rFonts w:eastAsiaTheme="minorEastAsia" w:cstheme="minorHAnsi"/>
          <w:sz w:val="24"/>
          <w:szCs w:val="24"/>
        </w:rPr>
        <w:t xml:space="preserve">;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5.364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0.6035;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d</w:t>
      </w:r>
      <w:r>
        <w:rPr>
          <w:rFonts w:eastAsiaTheme="minorEastAsia" w:cstheme="minorHAnsi"/>
          <w:sz w:val="24"/>
          <w:szCs w:val="24"/>
        </w:rPr>
        <w:t xml:space="preserve">). </w:t>
      </w:r>
      <w:r>
        <w:rPr>
          <w:rFonts w:eastAsiaTheme="minorEastAsia" w:cstheme="minorHAnsi"/>
          <w:sz w:val="24"/>
          <w:szCs w:val="24"/>
          <w:lang w:val="en-CA"/>
        </w:rPr>
        <w:t xml:space="preserve">The ratio of the total daily photosynthesis: respiration (A/R) was also considered when comparing models. </w:t>
      </w:r>
      <w:r>
        <w:rPr>
          <w:rFonts w:eastAsiaTheme="minorEastAsia" w:cstheme="minorHAnsi"/>
          <w:sz w:val="24"/>
          <w:szCs w:val="24"/>
        </w:rPr>
        <w:t xml:space="preserve">The low respiration model of A/R had a slope of 0.982 ± 0.007 and the intercept was 0.146 ± 0.031 (approximately 2% of </w:t>
      </w:r>
      <w:r w:rsidR="00630E2A">
        <w:rPr>
          <w:rFonts w:eastAsiaTheme="minorEastAsia" w:cstheme="minorHAnsi"/>
          <w:sz w:val="24"/>
          <w:szCs w:val="24"/>
        </w:rPr>
        <w:t>modelled</w:t>
      </w:r>
      <w:r>
        <w:rPr>
          <w:rFonts w:eastAsiaTheme="minorEastAsia" w:cstheme="minorHAnsi"/>
          <w:sz w:val="24"/>
          <w:szCs w:val="24"/>
        </w:rPr>
        <w:t xml:space="preserve"> A/R) (</w:t>
      </w:r>
      <w:ins w:id="328" w:author="Bridget Kathleen Murphy" w:date="2020-06-23T21:42:00Z">
        <w:r w:rsidR="00F71507">
          <w:rPr>
            <w:rFonts w:eastAsiaTheme="minorEastAsia" w:cstheme="minorHAnsi"/>
            <w:sz w:val="24"/>
            <w:szCs w:val="24"/>
          </w:rPr>
          <w:t>M2002</w:t>
        </w:r>
      </w:ins>
      <w:del w:id="329" w:author="Bridget Kathleen Murphy" w:date="2020-06-23T21:42:00Z">
        <w:r w:rsidR="00434951" w:rsidDel="00F71507">
          <w:rPr>
            <w:rFonts w:eastAsiaTheme="minorEastAsia" w:cstheme="minorHAnsi"/>
            <w:sz w:val="24"/>
            <w:szCs w:val="24"/>
          </w:rPr>
          <w:delText>Eq. 3</w:delText>
        </w:r>
      </w:del>
      <w:r w:rsidR="00434951">
        <w:rPr>
          <w:rFonts w:eastAsiaTheme="minorEastAsia" w:cstheme="minorHAnsi"/>
          <w:sz w:val="24"/>
          <w:szCs w:val="24"/>
        </w:rPr>
        <w:t xml:space="preserve"> versus </w:t>
      </w:r>
      <w:ins w:id="330" w:author="Bridget Kathleen Murphy" w:date="2020-06-23T21:42:00Z">
        <w:r w:rsidR="00F71507">
          <w:rPr>
            <w:rFonts w:eastAsiaTheme="minorEastAsia" w:cstheme="minorHAnsi"/>
            <w:sz w:val="24"/>
            <w:szCs w:val="24"/>
          </w:rPr>
          <w:t>J1942</w:t>
        </w:r>
      </w:ins>
      <w:del w:id="331" w:author="Bridget Kathleen Murphy" w:date="2020-06-23T21:42:00Z">
        <w:r w:rsidR="00434951" w:rsidDel="00F71507">
          <w:rPr>
            <w:rFonts w:eastAsiaTheme="minorEastAsia" w:cstheme="minorHAnsi"/>
            <w:sz w:val="24"/>
            <w:szCs w:val="24"/>
          </w:rPr>
          <w:delText>Eq. 10</w:delText>
        </w:r>
      </w:del>
      <w:r w:rsidR="00434951">
        <w:rPr>
          <w:rFonts w:eastAsiaTheme="minorEastAsia" w:cstheme="minorHAnsi"/>
          <w:sz w:val="24"/>
          <w:szCs w:val="24"/>
        </w:rPr>
        <w:t xml:space="preserve">;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2.096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0.8561;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e</w:t>
      </w:r>
      <w:r>
        <w:rPr>
          <w:rFonts w:eastAsiaTheme="minorEastAsia" w:cstheme="minorHAnsi"/>
          <w:sz w:val="24"/>
          <w:szCs w:val="24"/>
        </w:rPr>
        <w:t xml:space="preserve">). The high respiration model had a similar slope of 0.982 ± 0.007 and the intercept was 0.082 ± 0.017 (approximately 2% of </w:t>
      </w:r>
      <w:r w:rsidR="00630E2A">
        <w:rPr>
          <w:rFonts w:eastAsiaTheme="minorEastAsia" w:cstheme="minorHAnsi"/>
          <w:sz w:val="24"/>
          <w:szCs w:val="24"/>
        </w:rPr>
        <w:t>modelled</w:t>
      </w:r>
      <w:r>
        <w:rPr>
          <w:rFonts w:eastAsiaTheme="minorEastAsia" w:cstheme="minorHAnsi"/>
          <w:sz w:val="24"/>
          <w:szCs w:val="24"/>
        </w:rPr>
        <w:t xml:space="preserve"> A/R) (</w:t>
      </w:r>
      <w:ins w:id="332" w:author="Bridget Kathleen Murphy" w:date="2020-06-23T21:42:00Z">
        <w:r w:rsidR="00F71507">
          <w:rPr>
            <w:rFonts w:eastAsiaTheme="minorEastAsia" w:cstheme="minorHAnsi"/>
            <w:sz w:val="24"/>
            <w:szCs w:val="24"/>
          </w:rPr>
          <w:t>M2002</w:t>
        </w:r>
      </w:ins>
      <w:del w:id="333" w:author="Bridget Kathleen Murphy" w:date="2020-06-23T21:42:00Z">
        <w:r w:rsidR="00434951" w:rsidDel="00F71507">
          <w:rPr>
            <w:rFonts w:eastAsiaTheme="minorEastAsia" w:cstheme="minorHAnsi"/>
            <w:sz w:val="24"/>
            <w:szCs w:val="24"/>
          </w:rPr>
          <w:delText>Eq. 3</w:delText>
        </w:r>
      </w:del>
      <w:r w:rsidR="00434951">
        <w:rPr>
          <w:rFonts w:eastAsiaTheme="minorEastAsia" w:cstheme="minorHAnsi"/>
          <w:sz w:val="24"/>
          <w:szCs w:val="24"/>
        </w:rPr>
        <w:t xml:space="preserve"> versus </w:t>
      </w:r>
      <w:ins w:id="334" w:author="Bridget Kathleen Murphy" w:date="2020-06-23T21:42:00Z">
        <w:r w:rsidR="00F71507">
          <w:rPr>
            <w:rFonts w:eastAsiaTheme="minorEastAsia" w:cstheme="minorHAnsi"/>
            <w:sz w:val="24"/>
            <w:szCs w:val="24"/>
          </w:rPr>
          <w:t>J1942</w:t>
        </w:r>
      </w:ins>
      <w:del w:id="335" w:author="Bridget Kathleen Murphy" w:date="2020-06-23T21:42:00Z">
        <w:r w:rsidR="00434951" w:rsidDel="00F71507">
          <w:rPr>
            <w:rFonts w:eastAsiaTheme="minorEastAsia" w:cstheme="minorHAnsi"/>
            <w:sz w:val="24"/>
            <w:szCs w:val="24"/>
          </w:rPr>
          <w:delText>Eq. 10</w:delText>
        </w:r>
      </w:del>
      <w:r w:rsidR="00434951">
        <w:rPr>
          <w:rFonts w:eastAsiaTheme="minorEastAsia" w:cstheme="minorHAnsi"/>
          <w:sz w:val="24"/>
          <w:szCs w:val="24"/>
        </w:rPr>
        <w:t xml:space="preserve">;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2.097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0.8562;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f</w:t>
      </w:r>
      <w:r>
        <w:rPr>
          <w:rFonts w:eastAsiaTheme="minorEastAsia" w:cstheme="minorHAnsi"/>
          <w:sz w:val="24"/>
          <w:szCs w:val="24"/>
        </w:rPr>
        <w:t>).</w:t>
      </w:r>
    </w:p>
    <w:p w14:paraId="66925B60" w14:textId="77777777" w:rsidR="000E68C1" w:rsidRPr="002E2148" w:rsidRDefault="000E68C1" w:rsidP="000E68C1">
      <w:pPr>
        <w:spacing w:after="0" w:line="360" w:lineRule="auto"/>
        <w:rPr>
          <w:rFonts w:eastAsiaTheme="minorEastAsia" w:cstheme="minorHAnsi"/>
          <w:b/>
          <w:sz w:val="24"/>
          <w:szCs w:val="24"/>
          <w:lang w:val="en-CA"/>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commentRangeStart w:id="336"/>
      <w:r w:rsidRPr="00615D1B">
        <w:rPr>
          <w:rFonts w:eastAsiaTheme="minorEastAsia" w:cstheme="minorHAnsi"/>
          <w:b/>
          <w:sz w:val="24"/>
          <w:szCs w:val="24"/>
          <w:u w:val="single"/>
        </w:rPr>
        <w:t>Discussion</w:t>
      </w:r>
      <w:commentRangeEnd w:id="336"/>
      <w:r w:rsidR="003668EA">
        <w:rPr>
          <w:rStyle w:val="CommentReference"/>
        </w:rPr>
        <w:commentReference w:id="336"/>
      </w:r>
    </w:p>
    <w:p w14:paraId="4CC724BA" w14:textId="3D87D2B8" w:rsidR="002F07D0" w:rsidRDefault="002F07D0" w:rsidP="002B0AA8">
      <w:pPr>
        <w:spacing w:after="0" w:line="360" w:lineRule="auto"/>
        <w:rPr>
          <w:rFonts w:eastAsiaTheme="minorEastAsia" w:cstheme="minorHAnsi"/>
          <w:sz w:val="24"/>
          <w:szCs w:val="24"/>
        </w:rPr>
      </w:pPr>
      <w:r w:rsidRPr="005C3801">
        <w:rPr>
          <w:rFonts w:eastAsiaTheme="minorEastAsia" w:cstheme="minorHAnsi"/>
          <w:sz w:val="24"/>
          <w:szCs w:val="24"/>
          <w:lang w:val="en-CA"/>
        </w:rPr>
        <w:t xml:space="preserve">We sought to determine whether the missing term in </w:t>
      </w:r>
      <w:del w:id="337" w:author="Bridget Kathleen Murphy" w:date="2020-06-23T21:42:00Z">
        <w:r w:rsidRPr="005C3801" w:rsidDel="00F71507">
          <w:rPr>
            <w:rFonts w:eastAsiaTheme="minorEastAsia" w:cstheme="minorHAnsi"/>
            <w:sz w:val="24"/>
            <w:szCs w:val="24"/>
            <w:lang w:val="en-CA"/>
          </w:rPr>
          <w:delText xml:space="preserve">Equation </w:delText>
        </w:r>
        <w:r w:rsidR="007609D4" w:rsidDel="00F71507">
          <w:rPr>
            <w:rFonts w:eastAsiaTheme="minorEastAsia" w:cstheme="minorHAnsi"/>
            <w:sz w:val="24"/>
            <w:szCs w:val="24"/>
            <w:lang w:val="en-CA"/>
          </w:rPr>
          <w:delText>3</w:delText>
        </w:r>
      </w:del>
      <w:ins w:id="338" w:author="Bridget Kathleen Murphy" w:date="2020-06-23T21:42:00Z">
        <w:r w:rsidR="00F71507">
          <w:rPr>
            <w:rFonts w:eastAsiaTheme="minorEastAsia" w:cstheme="minorHAnsi"/>
            <w:sz w:val="24"/>
            <w:szCs w:val="24"/>
            <w:lang w:val="en-CA"/>
          </w:rPr>
          <w:t>M2002</w:t>
        </w:r>
      </w:ins>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and vegetation </w:t>
      </w:r>
      <w:r w:rsidR="007D7F9D">
        <w:rPr>
          <w:rFonts w:eastAsiaTheme="minorEastAsia" w:cstheme="minorHAnsi"/>
          <w:sz w:val="24"/>
          <w:szCs w:val="24"/>
          <w:lang w:val="en-CA"/>
        </w:rPr>
        <w:t>modelling</w:t>
      </w:r>
      <w:r w:rsidR="00247F8E" w:rsidRPr="005C3801">
        <w:rPr>
          <w:rFonts w:eastAsiaTheme="minorEastAsia" w:cstheme="minorHAnsi"/>
          <w:sz w:val="24"/>
          <w:szCs w:val="24"/>
          <w:lang w:val="en-CA"/>
        </w:rPr>
        <w:t xml:space="preserve"> (</w:t>
      </w:r>
      <w:proofErr w:type="spellStart"/>
      <w:r w:rsidR="00247F8E" w:rsidRPr="005C3801">
        <w:rPr>
          <w:rFonts w:cstheme="minorHAnsi"/>
          <w:sz w:val="24"/>
          <w:szCs w:val="24"/>
          <w:lang w:val="en-CA"/>
        </w:rPr>
        <w:t>Kattge</w:t>
      </w:r>
      <w:proofErr w:type="spellEnd"/>
      <w:r w:rsidR="00247F8E" w:rsidRPr="005C3801">
        <w:rPr>
          <w:rFonts w:cstheme="minorHAnsi"/>
          <w:sz w:val="24"/>
          <w:szCs w:val="24"/>
          <w:lang w:val="en-CA"/>
        </w:rPr>
        <w:t xml:space="preserve"> &amp; Knorr, 2007; </w:t>
      </w:r>
      <w:proofErr w:type="spellStart"/>
      <w:r w:rsidR="00247F8E" w:rsidRPr="005C3801">
        <w:rPr>
          <w:rFonts w:cstheme="minorHAnsi"/>
          <w:sz w:val="24"/>
          <w:szCs w:val="24"/>
          <w:lang w:val="en-CA"/>
        </w:rPr>
        <w:t>Duursma</w:t>
      </w:r>
      <w:proofErr w:type="spellEnd"/>
      <w:r w:rsidR="00247F8E" w:rsidRPr="005C3801">
        <w:rPr>
          <w:rFonts w:cstheme="minorHAnsi"/>
          <w:sz w:val="24"/>
          <w:szCs w:val="24"/>
          <w:lang w:val="en-CA"/>
        </w:rPr>
        <w:t xml:space="preserve"> &amp; </w:t>
      </w:r>
      <w:proofErr w:type="spellStart"/>
      <w:r w:rsidR="00247F8E" w:rsidRPr="005C3801">
        <w:rPr>
          <w:rFonts w:cstheme="minorHAnsi"/>
          <w:sz w:val="24"/>
          <w:szCs w:val="24"/>
          <w:lang w:val="en-CA"/>
        </w:rPr>
        <w:t>Medlyn</w:t>
      </w:r>
      <w:proofErr w:type="spellEnd"/>
      <w:r w:rsidR="00247F8E" w:rsidRPr="005C3801">
        <w:rPr>
          <w:rFonts w:cstheme="minorHAnsi"/>
          <w:sz w:val="24"/>
          <w:szCs w:val="24"/>
          <w:lang w:val="en-CA"/>
        </w:rPr>
        <w:t xml:space="preserve">, 2012; Rogers </w:t>
      </w:r>
      <w:r w:rsidR="00247F8E" w:rsidRPr="00FB408E">
        <w:rPr>
          <w:rFonts w:cstheme="minorHAnsi"/>
          <w:i/>
          <w:sz w:val="24"/>
          <w:szCs w:val="24"/>
          <w:lang w:val="en-CA"/>
        </w:rPr>
        <w:t>et al.,</w:t>
      </w:r>
      <w:r w:rsidR="00247F8E" w:rsidRPr="005C3801">
        <w:rPr>
          <w:rFonts w:cstheme="minorHAnsi"/>
          <w:sz w:val="24"/>
          <w:szCs w:val="24"/>
          <w:lang w:val="en-CA"/>
        </w:rPr>
        <w:t xml:space="preserve"> 2017; Smith &amp; Dukes, 2017; Stinziano </w:t>
      </w:r>
      <w:r w:rsidR="00247F8E" w:rsidRPr="00FB408E">
        <w:rPr>
          <w:rFonts w:cstheme="minorHAnsi"/>
          <w:i/>
          <w:sz w:val="24"/>
          <w:szCs w:val="24"/>
          <w:lang w:val="en-CA"/>
        </w:rPr>
        <w:t>et al.,</w:t>
      </w:r>
      <w:r w:rsidR="00247F8E" w:rsidRPr="005C3801">
        <w:rPr>
          <w:rFonts w:cstheme="minorHAnsi"/>
          <w:sz w:val="24"/>
          <w:szCs w:val="24"/>
          <w:lang w:val="en-CA"/>
        </w:rPr>
        <w:t xml:space="preserve"> 2018; Stinziano </w:t>
      </w:r>
      <w:r w:rsidR="00247F8E" w:rsidRPr="00FB408E">
        <w:rPr>
          <w:rFonts w:cstheme="minorHAnsi"/>
          <w:i/>
          <w:sz w:val="24"/>
          <w:szCs w:val="24"/>
          <w:lang w:val="en-CA"/>
        </w:rPr>
        <w:t>et al.,</w:t>
      </w:r>
      <w:r w:rsidR="00247F8E" w:rsidRPr="005C3801">
        <w:rPr>
          <w:rFonts w:cstheme="minorHAnsi"/>
          <w:sz w:val="24"/>
          <w:szCs w:val="24"/>
          <w:lang w:val="en-CA"/>
        </w:rPr>
        <w:t xml:space="preserve"> 2019; </w:t>
      </w:r>
      <w:proofErr w:type="spellStart"/>
      <w:r w:rsidR="00247F8E" w:rsidRPr="005C3801">
        <w:rPr>
          <w:rFonts w:cstheme="minorHAnsi"/>
          <w:sz w:val="24"/>
          <w:szCs w:val="24"/>
          <w:lang w:val="en-CA"/>
        </w:rPr>
        <w:t>Kumarathunge</w:t>
      </w:r>
      <w:proofErr w:type="spellEnd"/>
      <w:r w:rsidR="00247F8E" w:rsidRPr="005C3801">
        <w:rPr>
          <w:rFonts w:cstheme="minorHAnsi"/>
          <w:sz w:val="24"/>
          <w:szCs w:val="24"/>
          <w:lang w:val="en-CA"/>
        </w:rPr>
        <w:t xml:space="preserve"> </w:t>
      </w:r>
      <w:r w:rsidR="00247F8E" w:rsidRPr="00FB408E">
        <w:rPr>
          <w:rFonts w:cstheme="minorHAnsi"/>
          <w:i/>
          <w:sz w:val="24"/>
          <w:szCs w:val="24"/>
          <w:lang w:val="en-CA"/>
        </w:rPr>
        <w:t>et al.,</w:t>
      </w:r>
      <w:r w:rsidR="00247F8E" w:rsidRPr="005C3801">
        <w:rPr>
          <w:rFonts w:cstheme="minorHAnsi"/>
          <w:sz w:val="24"/>
          <w:szCs w:val="24"/>
          <w:lang w:val="en-CA"/>
        </w:rPr>
        <w:t xml:space="preserve">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xml:space="preserve">. Our present analysis suggests that </w:t>
      </w:r>
      <w:commentRangeStart w:id="339"/>
      <w:commentRangeStart w:id="340"/>
      <w:commentRangeStart w:id="341"/>
      <w:r w:rsidRPr="005C3801">
        <w:rPr>
          <w:rFonts w:eastAsiaTheme="minorEastAsia" w:cstheme="minorHAnsi"/>
          <w:sz w:val="24"/>
          <w:szCs w:val="24"/>
          <w:lang w:val="en-CA"/>
        </w:rPr>
        <w:t>there is</w:t>
      </w:r>
      <w:r w:rsidR="00186E4B">
        <w:rPr>
          <w:rFonts w:eastAsiaTheme="minorEastAsia" w:cstheme="minorHAnsi"/>
          <w:sz w:val="24"/>
          <w:szCs w:val="24"/>
          <w:lang w:val="en-CA"/>
        </w:rPr>
        <w:t xml:space="preserve"> a large impact on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for both </w:t>
      </w:r>
      <w:proofErr w:type="spellStart"/>
      <w:r w:rsidR="00186E4B">
        <w:rPr>
          <w:rFonts w:eastAsiaTheme="minorEastAsia" w:cstheme="minorHAnsi"/>
          <w:sz w:val="24"/>
          <w:szCs w:val="24"/>
          <w:lang w:val="en-CA"/>
        </w:rPr>
        <w:t>V</w:t>
      </w:r>
      <w:r w:rsidR="00186E4B">
        <w:rPr>
          <w:rFonts w:eastAsiaTheme="minorEastAsia" w:cstheme="minorHAnsi"/>
          <w:sz w:val="24"/>
          <w:szCs w:val="24"/>
          <w:vertAlign w:val="subscript"/>
          <w:lang w:val="en-CA"/>
        </w:rPr>
        <w:t>cmax</w:t>
      </w:r>
      <w:proofErr w:type="spellEnd"/>
      <w:r w:rsidR="00186E4B">
        <w:rPr>
          <w:rFonts w:eastAsiaTheme="minorEastAsia" w:cstheme="minorHAnsi"/>
          <w:sz w:val="24"/>
          <w:szCs w:val="24"/>
          <w:lang w:val="en-CA"/>
        </w:rPr>
        <w:t xml:space="preserve"> and </w:t>
      </w:r>
      <w:proofErr w:type="spellStart"/>
      <w:r w:rsidR="00186E4B">
        <w:rPr>
          <w:rFonts w:eastAsiaTheme="minorEastAsia" w:cstheme="minorHAnsi"/>
          <w:sz w:val="24"/>
          <w:szCs w:val="24"/>
          <w:lang w:val="en-CA"/>
        </w:rPr>
        <w:t>J</w:t>
      </w:r>
      <w:r w:rsidR="00186E4B">
        <w:rPr>
          <w:rFonts w:eastAsiaTheme="minorEastAsia" w:cstheme="minorHAnsi"/>
          <w:sz w:val="24"/>
          <w:szCs w:val="24"/>
          <w:vertAlign w:val="subscript"/>
          <w:lang w:val="en-CA"/>
        </w:rPr>
        <w:t>max</w:t>
      </w:r>
      <w:commentRangeEnd w:id="339"/>
      <w:proofErr w:type="spellEnd"/>
      <w:r w:rsidR="00E3559E">
        <w:rPr>
          <w:rStyle w:val="CommentReference"/>
        </w:rPr>
        <w:commentReference w:id="339"/>
      </w:r>
      <w:commentRangeEnd w:id="340"/>
      <w:r w:rsidR="00E42AC7">
        <w:rPr>
          <w:rStyle w:val="CommentReference"/>
        </w:rPr>
        <w:commentReference w:id="340"/>
      </w:r>
      <w:commentRangeEnd w:id="341"/>
      <w:r w:rsidR="00525AD1">
        <w:rPr>
          <w:rStyle w:val="CommentReference"/>
        </w:rPr>
        <w:commentReference w:id="341"/>
      </w:r>
      <w:r w:rsidR="00186E4B">
        <w:rPr>
          <w:rFonts w:eastAsiaTheme="minorEastAsia" w:cstheme="minorHAnsi"/>
          <w:sz w:val="24"/>
          <w:szCs w:val="24"/>
          <w:lang w:val="en-CA"/>
        </w:rPr>
        <w:t>, however there were minimal impacts on k</w:t>
      </w:r>
      <w:r w:rsidR="00186E4B">
        <w:rPr>
          <w:rFonts w:eastAsiaTheme="minorEastAsia" w:cstheme="minorHAnsi"/>
          <w:sz w:val="24"/>
          <w:szCs w:val="24"/>
          <w:vertAlign w:val="subscript"/>
          <w:lang w:val="en-CA"/>
        </w:rPr>
        <w:t>25</w:t>
      </w:r>
      <w:r w:rsidR="00186E4B">
        <w:rPr>
          <w:rFonts w:eastAsiaTheme="minorEastAsia" w:cstheme="minorHAnsi"/>
          <w:sz w:val="24"/>
          <w:szCs w:val="24"/>
          <w:lang w:val="en-CA"/>
        </w:rPr>
        <w:t xml:space="preserve">, </w:t>
      </w:r>
      <w:proofErr w:type="spellStart"/>
      <w:r w:rsidR="00186E4B">
        <w:rPr>
          <w:rFonts w:eastAsiaTheme="minorEastAsia" w:cstheme="minorHAnsi"/>
          <w:sz w:val="24"/>
          <w:szCs w:val="24"/>
          <w:lang w:val="en-CA"/>
        </w:rPr>
        <w:t>H</w:t>
      </w:r>
      <w:r w:rsidR="00186E4B">
        <w:rPr>
          <w:rFonts w:eastAsiaTheme="minorEastAsia" w:cstheme="minorHAnsi"/>
          <w:sz w:val="24"/>
          <w:szCs w:val="24"/>
          <w:vertAlign w:val="subscript"/>
          <w:lang w:val="en-CA"/>
        </w:rPr>
        <w:t>d</w:t>
      </w:r>
      <w:proofErr w:type="spellEnd"/>
      <w:r w:rsidR="00186E4B">
        <w:rPr>
          <w:rFonts w:eastAsiaTheme="minorEastAsia" w:cstheme="minorHAnsi"/>
          <w:sz w:val="24"/>
          <w:szCs w:val="24"/>
          <w:lang w:val="en-CA"/>
        </w:rPr>
        <w:t xml:space="preserve">, and ΔS (though note that </w:t>
      </w:r>
      <w:proofErr w:type="spellStart"/>
      <w:r w:rsidR="00186E4B">
        <w:rPr>
          <w:rFonts w:eastAsiaTheme="minorEastAsia" w:cstheme="minorHAnsi"/>
          <w:sz w:val="24"/>
          <w:szCs w:val="24"/>
          <w:lang w:val="en-CA"/>
        </w:rPr>
        <w:t>H</w:t>
      </w:r>
      <w:r w:rsidR="00186E4B">
        <w:rPr>
          <w:rFonts w:eastAsiaTheme="minorEastAsia" w:cstheme="minorHAnsi"/>
          <w:sz w:val="24"/>
          <w:szCs w:val="24"/>
          <w:vertAlign w:val="subscript"/>
          <w:lang w:val="en-CA"/>
        </w:rPr>
        <w:t>d</w:t>
      </w:r>
      <w:ins w:id="342" w:author="Joseph Stinziano" w:date="2020-07-06T14:34:00Z">
        <w:r w:rsidR="00B76B79">
          <w:rPr>
            <w:rFonts w:eastAsiaTheme="minorEastAsia" w:cstheme="minorHAnsi"/>
            <w:sz w:val="24"/>
            <w:szCs w:val="24"/>
            <w:vertAlign w:val="subscript"/>
            <w:lang w:val="en-CA"/>
          </w:rPr>
          <w:t>,</w:t>
        </w:r>
      </w:ins>
      <w:del w:id="343" w:author="Joseph Stinziano" w:date="2020-07-06T14:34:00Z">
        <w:r w:rsidR="00186E4B" w:rsidDel="00B76B79">
          <w:rPr>
            <w:rFonts w:eastAsiaTheme="minorEastAsia" w:cstheme="minorHAnsi"/>
            <w:sz w:val="24"/>
            <w:szCs w:val="24"/>
            <w:lang w:val="en-CA"/>
          </w:rPr>
          <w:delText xml:space="preserve"> for </w:delText>
        </w:r>
      </w:del>
      <w:r w:rsidR="00186E4B" w:rsidRPr="00B76B79">
        <w:rPr>
          <w:rFonts w:eastAsiaTheme="minorEastAsia" w:cstheme="minorHAnsi"/>
          <w:sz w:val="24"/>
          <w:szCs w:val="24"/>
          <w:vertAlign w:val="subscript"/>
          <w:lang w:val="en-CA"/>
          <w:rPrChange w:id="344" w:author="Joseph Stinziano" w:date="2020-07-06T14:35:00Z">
            <w:rPr>
              <w:rFonts w:eastAsiaTheme="minorEastAsia" w:cstheme="minorHAnsi"/>
              <w:sz w:val="24"/>
              <w:szCs w:val="24"/>
              <w:lang w:val="en-CA"/>
            </w:rPr>
          </w:rPrChange>
        </w:rPr>
        <w:t>Jmax</w:t>
      </w:r>
      <w:proofErr w:type="spellEnd"/>
      <w:r w:rsidR="00186E4B">
        <w:rPr>
          <w:rFonts w:eastAsiaTheme="minorEastAsia" w:cstheme="minorHAnsi"/>
          <w:sz w:val="24"/>
          <w:szCs w:val="24"/>
          <w:lang w:val="en-CA"/>
        </w:rPr>
        <w:t xml:space="preserve"> was underestimated) (Fig. </w:t>
      </w:r>
      <w:del w:id="345" w:author="Joseph Stinziano" w:date="2020-06-25T12:23:00Z">
        <w:r w:rsidR="00186E4B" w:rsidRPr="00FB408E" w:rsidDel="00C63498">
          <w:rPr>
            <w:rFonts w:eastAsiaTheme="minorEastAsia" w:cstheme="minorHAnsi"/>
            <w:b/>
            <w:sz w:val="24"/>
            <w:szCs w:val="24"/>
            <w:lang w:val="en-CA"/>
          </w:rPr>
          <w:delText>3</w:delText>
        </w:r>
      </w:del>
      <w:ins w:id="346" w:author="Joseph Stinziano" w:date="2020-06-25T12:23:00Z">
        <w:r w:rsidR="00C63498">
          <w:rPr>
            <w:rFonts w:eastAsiaTheme="minorEastAsia" w:cstheme="minorHAnsi"/>
            <w:b/>
            <w:sz w:val="24"/>
            <w:szCs w:val="24"/>
            <w:lang w:val="en-CA"/>
          </w:rPr>
          <w:t>2</w:t>
        </w:r>
      </w:ins>
      <w:r w:rsidR="00186E4B">
        <w:rPr>
          <w:rFonts w:eastAsiaTheme="minorEastAsia" w:cstheme="minorHAnsi"/>
          <w:sz w:val="24"/>
          <w:szCs w:val="24"/>
          <w:lang w:val="en-CA"/>
        </w:rPr>
        <w:t>).</w:t>
      </w:r>
      <w:r w:rsidRPr="005C3801">
        <w:rPr>
          <w:rFonts w:eastAsiaTheme="minorEastAsia" w:cstheme="minorHAnsi"/>
          <w:sz w:val="24"/>
          <w:szCs w:val="24"/>
          <w:lang w:val="en-CA"/>
        </w:rPr>
        <w:t xml:space="preserve"> In general, fitting </w:t>
      </w:r>
      <w:del w:id="347" w:author="Bridget Kathleen Murphy" w:date="2020-06-23T21:43:00Z">
        <w:r w:rsidRPr="005C3801" w:rsidDel="00F71507">
          <w:rPr>
            <w:rFonts w:eastAsiaTheme="minorEastAsia" w:cstheme="minorHAnsi"/>
            <w:sz w:val="24"/>
            <w:szCs w:val="24"/>
            <w:lang w:val="en-CA"/>
          </w:rPr>
          <w:delText xml:space="preserve">Equation </w:delText>
        </w:r>
        <w:r w:rsidR="00186E4B" w:rsidDel="00F71507">
          <w:rPr>
            <w:rFonts w:eastAsiaTheme="minorEastAsia" w:cstheme="minorHAnsi"/>
            <w:sz w:val="24"/>
            <w:szCs w:val="24"/>
            <w:lang w:val="en-CA"/>
          </w:rPr>
          <w:delText>3</w:delText>
        </w:r>
      </w:del>
      <w:ins w:id="348" w:author="Bridget Kathleen Murphy" w:date="2020-06-23T21:43:00Z">
        <w:r w:rsidR="00F71507">
          <w:rPr>
            <w:rFonts w:eastAsiaTheme="minorEastAsia" w:cstheme="minorHAnsi"/>
            <w:sz w:val="24"/>
            <w:szCs w:val="24"/>
            <w:lang w:val="en-CA"/>
          </w:rPr>
          <w:t>M2002</w:t>
        </w:r>
      </w:ins>
      <w:r w:rsidR="00186E4B"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instead of </w:t>
      </w:r>
      <w:del w:id="349" w:author="Bridget Kathleen Murphy" w:date="2020-06-23T21:43:00Z">
        <w:r w:rsidRPr="005C3801" w:rsidDel="00F71507">
          <w:rPr>
            <w:rFonts w:eastAsiaTheme="minorEastAsia" w:cstheme="minorHAnsi"/>
            <w:sz w:val="24"/>
            <w:szCs w:val="24"/>
            <w:lang w:val="en-CA"/>
          </w:rPr>
          <w:delText xml:space="preserve">Equation </w:delText>
        </w:r>
        <w:r w:rsidR="00186E4B" w:rsidDel="00F71507">
          <w:rPr>
            <w:rFonts w:eastAsiaTheme="minorEastAsia" w:cstheme="minorHAnsi"/>
            <w:sz w:val="24"/>
            <w:szCs w:val="24"/>
            <w:lang w:val="en-CA"/>
          </w:rPr>
          <w:delText>10</w:delText>
        </w:r>
      </w:del>
      <w:ins w:id="350" w:author="Bridget Kathleen Murphy" w:date="2020-06-23T21:43:00Z">
        <w:r w:rsidR="00F71507">
          <w:rPr>
            <w:rFonts w:eastAsiaTheme="minorEastAsia" w:cstheme="minorHAnsi"/>
            <w:sz w:val="24"/>
            <w:szCs w:val="24"/>
            <w:lang w:val="en-CA"/>
          </w:rPr>
          <w:t>J1942</w:t>
        </w:r>
      </w:ins>
      <w:r w:rsidR="00186E4B" w:rsidRPr="005C3801">
        <w:rPr>
          <w:rFonts w:eastAsiaTheme="minorEastAsia" w:cstheme="minorHAnsi"/>
          <w:sz w:val="24"/>
          <w:szCs w:val="24"/>
          <w:lang w:val="en-CA"/>
        </w:rPr>
        <w:t xml:space="preserve"> </w:t>
      </w:r>
      <w:r w:rsidRPr="005C3801">
        <w:rPr>
          <w:rFonts w:eastAsiaTheme="minorEastAsia" w:cstheme="minorHAnsi"/>
          <w:sz w:val="24"/>
          <w:szCs w:val="24"/>
          <w:lang w:val="en-CA"/>
        </w:rPr>
        <w:t>results in</w:t>
      </w:r>
      <w:r w:rsidR="00186E4B">
        <w:rPr>
          <w:rFonts w:eastAsiaTheme="minorEastAsia" w:cstheme="minorHAnsi"/>
          <w:sz w:val="24"/>
          <w:szCs w:val="24"/>
          <w:lang w:val="en-CA"/>
        </w:rPr>
        <w:t xml:space="preserve">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reductions of around 15% with positive bias</w:t>
      </w:r>
      <w:ins w:id="351" w:author="Joseph Stinziano" w:date="2020-07-06T10:38:00Z">
        <w:r w:rsidR="00363508">
          <w:rPr>
            <w:rFonts w:eastAsiaTheme="minorEastAsia" w:cstheme="minorHAnsi"/>
            <w:sz w:val="24"/>
            <w:szCs w:val="24"/>
            <w:lang w:val="en-CA"/>
          </w:rPr>
          <w:t>, even t</w:t>
        </w:r>
      </w:ins>
      <w:ins w:id="352" w:author="Joseph Stinziano" w:date="2020-07-06T10:39:00Z">
        <w:r w:rsidR="00363508">
          <w:rPr>
            <w:rFonts w:eastAsiaTheme="minorEastAsia" w:cstheme="minorHAnsi"/>
            <w:sz w:val="24"/>
            <w:szCs w:val="24"/>
            <w:lang w:val="en-CA"/>
          </w:rPr>
          <w:t xml:space="preserve">hough fitted responses are </w:t>
        </w:r>
        <w:r w:rsidR="00363508">
          <w:rPr>
            <w:rFonts w:eastAsiaTheme="minorEastAsia" w:cstheme="minorHAnsi"/>
            <w:i/>
            <w:iCs/>
            <w:sz w:val="24"/>
            <w:szCs w:val="24"/>
            <w:lang w:val="en-CA"/>
          </w:rPr>
          <w:t>visually</w:t>
        </w:r>
        <w:r w:rsidR="00363508">
          <w:rPr>
            <w:rFonts w:eastAsiaTheme="minorEastAsia" w:cstheme="minorHAnsi"/>
            <w:sz w:val="24"/>
            <w:szCs w:val="24"/>
            <w:lang w:val="en-CA"/>
          </w:rPr>
          <w:t xml:space="preserve"> similar (Fig. </w:t>
        </w:r>
        <w:r w:rsidR="00363508">
          <w:rPr>
            <w:rFonts w:eastAsiaTheme="minorEastAsia" w:cstheme="minorHAnsi"/>
            <w:b/>
            <w:bCs/>
            <w:sz w:val="24"/>
            <w:szCs w:val="24"/>
            <w:lang w:val="en-CA"/>
          </w:rPr>
          <w:t>1</w:t>
        </w:r>
        <w:r w:rsidR="00363508">
          <w:rPr>
            <w:rFonts w:eastAsiaTheme="minorEastAsia" w:cstheme="minorHAnsi"/>
            <w:sz w:val="24"/>
            <w:szCs w:val="24"/>
            <w:lang w:val="en-CA"/>
          </w:rPr>
          <w:t>)</w:t>
        </w:r>
      </w:ins>
      <w:r w:rsidR="00186E4B">
        <w:rPr>
          <w:rFonts w:eastAsiaTheme="minorEastAsia" w:cstheme="minorHAnsi"/>
          <w:sz w:val="24"/>
          <w:szCs w:val="24"/>
          <w:lang w:val="en-CA"/>
        </w:rPr>
        <w:t xml:space="preserve">. </w:t>
      </w:r>
      <w:r w:rsidR="00247F8E" w:rsidRPr="005C3801">
        <w:rPr>
          <w:rFonts w:eastAsiaTheme="minorEastAsia" w:cstheme="minorHAnsi"/>
          <w:sz w:val="24"/>
          <w:szCs w:val="24"/>
        </w:rPr>
        <w:t xml:space="preserve">These findings are promising in that one of the parameters to which modelled carbon gain is particularly sensitive, </w:t>
      </w:r>
      <w:proofErr w:type="spellStart"/>
      <w:r w:rsidR="00247F8E" w:rsidRPr="005C3801">
        <w:rPr>
          <w:rFonts w:eastAsiaTheme="minorEastAsia" w:cstheme="minorHAnsi"/>
          <w:sz w:val="24"/>
          <w:szCs w:val="24"/>
        </w:rPr>
        <w:t>H</w:t>
      </w:r>
      <w:r w:rsidR="00247F8E" w:rsidRPr="005C3801">
        <w:rPr>
          <w:rFonts w:eastAsiaTheme="minorEastAsia" w:cstheme="minorHAnsi"/>
          <w:sz w:val="24"/>
          <w:szCs w:val="24"/>
          <w:vertAlign w:val="subscript"/>
        </w:rPr>
        <w:t>d</w:t>
      </w:r>
      <w:proofErr w:type="spellEnd"/>
      <w:r w:rsidR="00247F8E" w:rsidRPr="005C3801">
        <w:rPr>
          <w:rFonts w:eastAsiaTheme="minorEastAsia" w:cstheme="minorHAnsi"/>
          <w:sz w:val="24"/>
          <w:szCs w:val="24"/>
        </w:rPr>
        <w:t xml:space="preserve"> (Stinziano </w:t>
      </w:r>
      <w:r w:rsidR="00247F8E" w:rsidRPr="00FB408E">
        <w:rPr>
          <w:rFonts w:eastAsiaTheme="minorEastAsia" w:cstheme="minorHAnsi"/>
          <w:i/>
          <w:sz w:val="24"/>
          <w:szCs w:val="24"/>
        </w:rPr>
        <w:t>et al.,</w:t>
      </w:r>
      <w:r w:rsidR="00247F8E" w:rsidRPr="005C3801">
        <w:rPr>
          <w:rFonts w:eastAsiaTheme="minorEastAsia" w:cstheme="minorHAnsi"/>
          <w:sz w:val="24"/>
          <w:szCs w:val="24"/>
        </w:rPr>
        <w:t xml:space="preserve">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r w:rsidR="005B64F0">
        <w:rPr>
          <w:rFonts w:eastAsiaTheme="minorEastAsia" w:cstheme="minorHAnsi"/>
          <w:sz w:val="24"/>
          <w:szCs w:val="24"/>
        </w:rPr>
        <w:t xml:space="preserve"> However, since temperature responses are non-linear, small changes in the shape of </w:t>
      </w:r>
      <w:r w:rsidR="00AC2BBB">
        <w:rPr>
          <w:rFonts w:eastAsiaTheme="minorEastAsia" w:cstheme="minorHAnsi"/>
          <w:sz w:val="24"/>
          <w:szCs w:val="24"/>
        </w:rPr>
        <w:t xml:space="preserve">an accelerating </w:t>
      </w:r>
      <w:r w:rsidR="005B64F0">
        <w:rPr>
          <w:rFonts w:eastAsiaTheme="minorEastAsia" w:cstheme="minorHAnsi"/>
          <w:sz w:val="24"/>
          <w:szCs w:val="24"/>
        </w:rPr>
        <w:t>curve can have a strong impact on the integral of the response (Jensen, 1906</w:t>
      </w:r>
      <w:r w:rsidR="00C256F5">
        <w:rPr>
          <w:rFonts w:eastAsiaTheme="minorEastAsia" w:cstheme="minorHAnsi"/>
          <w:sz w:val="24"/>
          <w:szCs w:val="24"/>
        </w:rPr>
        <w:t xml:space="preserve">; </w:t>
      </w:r>
      <w:del w:id="353" w:author="Joseph Stinziano" w:date="2020-07-06T14:35:00Z">
        <w:r w:rsidR="00C256F5" w:rsidDel="00B76B79">
          <w:rPr>
            <w:rFonts w:eastAsiaTheme="minorEastAsia" w:cstheme="minorHAnsi"/>
            <w:sz w:val="24"/>
            <w:szCs w:val="24"/>
          </w:rPr>
          <w:delText>i.e</w:delText>
        </w:r>
      </w:del>
      <w:ins w:id="354" w:author="Joseph Stinziano" w:date="2020-07-06T14:35:00Z">
        <w:r w:rsidR="00B76B79">
          <w:rPr>
            <w:rFonts w:eastAsiaTheme="minorEastAsia" w:cstheme="minorHAnsi"/>
            <w:sz w:val="24"/>
            <w:szCs w:val="24"/>
          </w:rPr>
          <w:t>e.g</w:t>
        </w:r>
      </w:ins>
      <w:r w:rsidR="00C256F5">
        <w:rPr>
          <w:rFonts w:eastAsiaTheme="minorEastAsia" w:cstheme="minorHAnsi"/>
          <w:sz w:val="24"/>
          <w:szCs w:val="24"/>
        </w:rPr>
        <w:t>. changes in the shape of the temperature response of carbon assimilation can have strong impacts on total carbon fixation</w:t>
      </w:r>
      <w:r w:rsidR="005B64F0">
        <w:rPr>
          <w:rFonts w:eastAsiaTheme="minorEastAsia" w:cstheme="minorHAnsi"/>
          <w:sz w:val="24"/>
          <w:szCs w:val="24"/>
        </w:rPr>
        <w:t>).</w:t>
      </w:r>
      <w:r w:rsidR="00186E4B">
        <w:rPr>
          <w:rFonts w:eastAsiaTheme="minorEastAsia" w:cstheme="minorHAnsi"/>
          <w:sz w:val="24"/>
          <w:szCs w:val="24"/>
        </w:rPr>
        <w:t xml:space="preserve"> Despite fit performance being nearly identical</w:t>
      </w:r>
      <w:ins w:id="355" w:author="Joseph Stinziano" w:date="2020-07-06T10:23:00Z">
        <w:r w:rsidR="00553DBF">
          <w:rPr>
            <w:rFonts w:eastAsiaTheme="minorEastAsia" w:cstheme="minorHAnsi"/>
            <w:sz w:val="24"/>
            <w:szCs w:val="24"/>
          </w:rPr>
          <w:t xml:space="preserve"> and visually similar (Fig. </w:t>
        </w:r>
        <w:r w:rsidR="00553DBF">
          <w:rPr>
            <w:rFonts w:eastAsiaTheme="minorEastAsia" w:cstheme="minorHAnsi"/>
            <w:b/>
            <w:bCs/>
            <w:sz w:val="24"/>
            <w:szCs w:val="24"/>
          </w:rPr>
          <w:t>1</w:t>
        </w:r>
        <w:r w:rsidR="00553DBF">
          <w:rPr>
            <w:rFonts w:eastAsiaTheme="minorEastAsia" w:cstheme="minorHAnsi"/>
            <w:sz w:val="24"/>
            <w:szCs w:val="24"/>
          </w:rPr>
          <w:t>)</w:t>
        </w:r>
      </w:ins>
      <w:r w:rsidR="00186E4B">
        <w:rPr>
          <w:rFonts w:eastAsiaTheme="minorEastAsia" w:cstheme="minorHAnsi"/>
          <w:sz w:val="24"/>
          <w:szCs w:val="24"/>
        </w:rPr>
        <w:t xml:space="preserve">, the differences due to </w:t>
      </w:r>
      <w:proofErr w:type="spellStart"/>
      <w:r w:rsidR="00186E4B">
        <w:rPr>
          <w:rFonts w:eastAsiaTheme="minorEastAsia" w:cstheme="minorHAnsi"/>
          <w:sz w:val="24"/>
          <w:szCs w:val="24"/>
        </w:rPr>
        <w:t>E</w:t>
      </w:r>
      <w:r w:rsidR="00186E4B">
        <w:rPr>
          <w:rFonts w:eastAsiaTheme="minorEastAsia" w:cstheme="minorHAnsi"/>
          <w:sz w:val="24"/>
          <w:szCs w:val="24"/>
          <w:vertAlign w:val="subscript"/>
        </w:rPr>
        <w:t>a</w:t>
      </w:r>
      <w:proofErr w:type="spellEnd"/>
      <w:r w:rsidR="00186E4B">
        <w:rPr>
          <w:rFonts w:eastAsiaTheme="minorEastAsia" w:cstheme="minorHAnsi"/>
          <w:sz w:val="24"/>
          <w:szCs w:val="24"/>
        </w:rPr>
        <w:t xml:space="preserve"> values between the equations led to an 18% reduction in </w:t>
      </w:r>
      <w:r w:rsidR="00630E2A">
        <w:rPr>
          <w:rFonts w:eastAsiaTheme="minorEastAsia" w:cstheme="minorHAnsi"/>
          <w:sz w:val="24"/>
          <w:szCs w:val="24"/>
        </w:rPr>
        <w:t>modelled</w:t>
      </w:r>
      <w:r w:rsidR="00186E4B">
        <w:rPr>
          <w:rFonts w:eastAsiaTheme="minorEastAsia" w:cstheme="minorHAnsi"/>
          <w:sz w:val="24"/>
          <w:szCs w:val="24"/>
        </w:rPr>
        <w:t xml:space="preserve"> daily photosynthesis for </w:t>
      </w:r>
      <w:del w:id="356" w:author="Bridget Kathleen Murphy" w:date="2020-06-23T21:43:00Z">
        <w:r w:rsidR="00186E4B" w:rsidDel="00F71507">
          <w:rPr>
            <w:rFonts w:eastAsiaTheme="minorEastAsia" w:cstheme="minorHAnsi"/>
            <w:sz w:val="24"/>
            <w:szCs w:val="24"/>
          </w:rPr>
          <w:delText>Equation 3</w:delText>
        </w:r>
      </w:del>
      <w:ins w:id="357" w:author="Bridget Kathleen Murphy" w:date="2020-06-23T21:43:00Z">
        <w:r w:rsidR="00F71507">
          <w:rPr>
            <w:rFonts w:eastAsiaTheme="minorEastAsia" w:cstheme="minorHAnsi"/>
            <w:sz w:val="24"/>
            <w:szCs w:val="24"/>
          </w:rPr>
          <w:t>M2002</w:t>
        </w:r>
      </w:ins>
      <w:r w:rsidR="00186E4B">
        <w:rPr>
          <w:rFonts w:eastAsiaTheme="minorEastAsia" w:cstheme="minorHAnsi"/>
          <w:sz w:val="24"/>
          <w:szCs w:val="24"/>
        </w:rPr>
        <w:t xml:space="preserve"> compared to </w:t>
      </w:r>
      <w:del w:id="358" w:author="Bridget Kathleen Murphy" w:date="2020-06-23T21:43:00Z">
        <w:r w:rsidR="00186E4B" w:rsidDel="00F71507">
          <w:rPr>
            <w:rFonts w:eastAsiaTheme="minorEastAsia" w:cstheme="minorHAnsi"/>
            <w:sz w:val="24"/>
            <w:szCs w:val="24"/>
          </w:rPr>
          <w:delText>Equation 10</w:delText>
        </w:r>
      </w:del>
      <w:ins w:id="359" w:author="Bridget Kathleen Murphy" w:date="2020-06-23T21:43:00Z">
        <w:r w:rsidR="00F71507">
          <w:rPr>
            <w:rFonts w:eastAsiaTheme="minorEastAsia" w:cstheme="minorHAnsi"/>
            <w:sz w:val="24"/>
            <w:szCs w:val="24"/>
          </w:rPr>
          <w:t>J1942</w:t>
        </w:r>
      </w:ins>
      <w:r w:rsidR="00186E4B">
        <w:rPr>
          <w:rFonts w:eastAsiaTheme="minorEastAsia" w:cstheme="minorHAnsi"/>
          <w:sz w:val="24"/>
          <w:szCs w:val="24"/>
        </w:rPr>
        <w:t>, leading</w:t>
      </w:r>
      <w:ins w:id="360" w:author="Joseph Stinziano" w:date="2020-07-06T14:35:00Z">
        <w:r w:rsidR="00B76B79">
          <w:rPr>
            <w:rFonts w:eastAsiaTheme="minorEastAsia" w:cstheme="minorHAnsi"/>
            <w:sz w:val="24"/>
            <w:szCs w:val="24"/>
          </w:rPr>
          <w:t xml:space="preserve"> to a</w:t>
        </w:r>
      </w:ins>
      <w:r w:rsidR="00186E4B">
        <w:rPr>
          <w:rFonts w:eastAsiaTheme="minorEastAsia" w:cstheme="minorHAnsi"/>
          <w:sz w:val="24"/>
          <w:szCs w:val="24"/>
        </w:rPr>
        <w:t xml:space="preserve"> ~14-16% reduction in </w:t>
      </w:r>
      <w:r w:rsidR="00630E2A">
        <w:rPr>
          <w:rFonts w:eastAsiaTheme="minorEastAsia" w:cstheme="minorHAnsi"/>
          <w:sz w:val="24"/>
          <w:szCs w:val="24"/>
        </w:rPr>
        <w:t>modelled</w:t>
      </w:r>
      <w:r w:rsidR="00186E4B">
        <w:rPr>
          <w:rFonts w:eastAsiaTheme="minorEastAsia" w:cstheme="minorHAnsi"/>
          <w:sz w:val="24"/>
          <w:szCs w:val="24"/>
        </w:rPr>
        <w:t xml:space="preserve"> net daily carbon gain.</w:t>
      </w:r>
      <w:r w:rsidR="005B64F0">
        <w:rPr>
          <w:rFonts w:eastAsiaTheme="minorEastAsia" w:cstheme="minorHAnsi"/>
          <w:sz w:val="24"/>
          <w:szCs w:val="24"/>
        </w:rPr>
        <w:t xml:space="preserve"> </w:t>
      </w:r>
      <w:r w:rsidR="006A4F31">
        <w:rPr>
          <w:rFonts w:eastAsiaTheme="minorEastAsia" w:cstheme="minorHAnsi"/>
          <w:sz w:val="24"/>
          <w:szCs w:val="24"/>
        </w:rPr>
        <w:t>Overall, comparisons of low-respiration to high-respiration scenarios resulted in similar percent changes in daily C balance</w:t>
      </w:r>
      <w:r w:rsidR="00186E4B">
        <w:rPr>
          <w:rFonts w:eastAsiaTheme="minorEastAsia" w:cstheme="minorHAnsi"/>
          <w:sz w:val="24"/>
          <w:szCs w:val="24"/>
        </w:rPr>
        <w:t xml:space="preserve"> with similar variation</w:t>
      </w:r>
      <w:r w:rsidR="006A4F31">
        <w:rPr>
          <w:rFonts w:eastAsiaTheme="minorEastAsia" w:cstheme="minorHAnsi"/>
          <w:sz w:val="24"/>
          <w:szCs w:val="24"/>
        </w:rPr>
        <w:t xml:space="preserve">. </w:t>
      </w:r>
    </w:p>
    <w:p w14:paraId="3FB2E07C" w14:textId="7F899A35" w:rsidR="00463FDA" w:rsidRDefault="00463FDA" w:rsidP="002B0AA8">
      <w:pPr>
        <w:spacing w:after="0" w:line="360" w:lineRule="auto"/>
        <w:rPr>
          <w:rFonts w:eastAsiaTheme="minorEastAsia" w:cstheme="minorHAnsi"/>
          <w:sz w:val="24"/>
          <w:szCs w:val="24"/>
        </w:rPr>
      </w:pPr>
    </w:p>
    <w:p w14:paraId="7F8DC251" w14:textId="471B58E9" w:rsidR="00F73EE1" w:rsidRPr="005C3801" w:rsidRDefault="00DD1C4A" w:rsidP="002B0AA8">
      <w:pPr>
        <w:spacing w:after="0" w:line="360" w:lineRule="auto"/>
        <w:rPr>
          <w:rFonts w:eastAsiaTheme="minorEastAsia" w:cstheme="minorHAnsi"/>
          <w:sz w:val="24"/>
          <w:szCs w:val="24"/>
        </w:rPr>
      </w:pPr>
      <w:r>
        <w:rPr>
          <w:rFonts w:eastAsiaTheme="minorEastAsia" w:cstheme="minorHAnsi"/>
          <w:sz w:val="24"/>
          <w:szCs w:val="24"/>
        </w:rPr>
        <w:lastRenderedPageBreak/>
        <w:t xml:space="preserve">Not only did we compare the impact of the missing term in </w:t>
      </w:r>
      <w:del w:id="361" w:author="Bridget Kathleen Murphy" w:date="2020-06-23T21:43:00Z">
        <w:r w:rsidDel="00F71507">
          <w:rPr>
            <w:rFonts w:eastAsiaTheme="minorEastAsia" w:cstheme="minorHAnsi"/>
            <w:sz w:val="24"/>
            <w:szCs w:val="24"/>
          </w:rPr>
          <w:delText>Equation 3</w:delText>
        </w:r>
      </w:del>
      <w:ins w:id="362" w:author="Bridget Kathleen Murphy" w:date="2020-06-23T21:43:00Z">
        <w:r w:rsidR="00F71507">
          <w:rPr>
            <w:rFonts w:eastAsiaTheme="minorEastAsia" w:cstheme="minorHAnsi"/>
            <w:sz w:val="24"/>
            <w:szCs w:val="24"/>
          </w:rPr>
          <w:t>M2002</w:t>
        </w:r>
      </w:ins>
      <w:r>
        <w:rPr>
          <w:rFonts w:eastAsiaTheme="minorEastAsia" w:cstheme="minorHAnsi"/>
          <w:sz w:val="24"/>
          <w:szCs w:val="24"/>
        </w:rPr>
        <w:t xml:space="preserve"> on different respiration scenarios, but we also modelled data </w:t>
      </w:r>
      <w:r w:rsidR="00CC629D">
        <w:rPr>
          <w:rFonts w:eastAsiaTheme="minorEastAsia" w:cstheme="minorHAnsi"/>
          <w:sz w:val="24"/>
          <w:szCs w:val="24"/>
        </w:rPr>
        <w:t>across</w:t>
      </w:r>
      <w:r>
        <w:rPr>
          <w:rFonts w:eastAsiaTheme="minorEastAsia" w:cstheme="minorHAnsi"/>
          <w:sz w:val="24"/>
          <w:szCs w:val="24"/>
        </w:rPr>
        <w:t xml:space="preserve"> a range of environmental conditions to under</w:t>
      </w:r>
      <w:r w:rsidR="00850938">
        <w:rPr>
          <w:rFonts w:eastAsiaTheme="minorEastAsia" w:cstheme="minorHAnsi"/>
          <w:sz w:val="24"/>
          <w:szCs w:val="24"/>
        </w:rPr>
        <w:t>stand</w:t>
      </w:r>
      <w:r>
        <w:rPr>
          <w:rFonts w:eastAsiaTheme="minorEastAsia" w:cstheme="minorHAnsi"/>
          <w:sz w:val="24"/>
          <w:szCs w:val="24"/>
        </w:rPr>
        <w:t xml:space="preserve"> the impact on C balances of plants </w:t>
      </w:r>
      <w:r w:rsidR="00CC629D">
        <w:rPr>
          <w:rFonts w:eastAsiaTheme="minorEastAsia" w:cstheme="minorHAnsi"/>
          <w:sz w:val="24"/>
          <w:szCs w:val="24"/>
        </w:rPr>
        <w:t>under</w:t>
      </w:r>
      <w:r>
        <w:rPr>
          <w:rFonts w:eastAsiaTheme="minorEastAsia" w:cstheme="minorHAnsi"/>
          <w:sz w:val="24"/>
          <w:szCs w:val="24"/>
        </w:rPr>
        <w:t xml:space="preserve"> different </w:t>
      </w:r>
      <w:r w:rsidR="00CC629D">
        <w:rPr>
          <w:rFonts w:eastAsiaTheme="minorEastAsia" w:cstheme="minorHAnsi"/>
          <w:sz w:val="24"/>
          <w:szCs w:val="24"/>
        </w:rPr>
        <w:t>temperature regimes</w:t>
      </w:r>
      <w:r w:rsidR="00F73EE1">
        <w:rPr>
          <w:rFonts w:eastAsiaTheme="minorEastAsia" w:cstheme="minorHAnsi"/>
          <w:sz w:val="24"/>
          <w:szCs w:val="24"/>
        </w:rPr>
        <w:t xml:space="preserve"> and how these impacts could scale up in global models. </w:t>
      </w:r>
      <w:r w:rsidR="00850938">
        <w:rPr>
          <w:rFonts w:eastAsiaTheme="minorEastAsia" w:cstheme="minorHAnsi"/>
          <w:sz w:val="24"/>
          <w:szCs w:val="24"/>
        </w:rPr>
        <w:t>A</w:t>
      </w:r>
      <w:r w:rsidR="007F5281">
        <w:rPr>
          <w:rFonts w:eastAsiaTheme="minorEastAsia" w:cstheme="minorHAnsi"/>
          <w:sz w:val="24"/>
          <w:szCs w:val="24"/>
        </w:rPr>
        <w:t xml:space="preserve"> </w:t>
      </w:r>
      <w:r w:rsidR="00850938">
        <w:rPr>
          <w:rFonts w:eastAsiaTheme="minorEastAsia" w:cstheme="minorHAnsi"/>
          <w:sz w:val="24"/>
          <w:szCs w:val="24"/>
        </w:rPr>
        <w:t xml:space="preserve">~15% reduction in net daily carbon gain is substantial by itself, but this difference would also be amplified over time for a single plant. </w:t>
      </w:r>
      <w:r w:rsidR="009C48BD">
        <w:rPr>
          <w:rFonts w:eastAsiaTheme="minorEastAsia" w:cstheme="minorHAnsi"/>
          <w:sz w:val="24"/>
          <w:szCs w:val="24"/>
        </w:rPr>
        <w:t>Plant growth follows the compound interest law</w:t>
      </w:r>
      <w:r w:rsidR="00CC629D">
        <w:rPr>
          <w:rFonts w:eastAsiaTheme="minorEastAsia" w:cstheme="minorHAnsi"/>
          <w:sz w:val="24"/>
          <w:szCs w:val="24"/>
        </w:rPr>
        <w:t xml:space="preserve"> (Blackman, 1919)</w:t>
      </w:r>
      <w:r w:rsidR="00E96F8A">
        <w:rPr>
          <w:rFonts w:eastAsiaTheme="minorEastAsia" w:cstheme="minorHAnsi"/>
          <w:sz w:val="24"/>
          <w:szCs w:val="24"/>
        </w:rPr>
        <w:t>. A</w:t>
      </w:r>
      <w:r w:rsidR="009C48BD">
        <w:rPr>
          <w:rFonts w:eastAsiaTheme="minorEastAsia" w:cstheme="minorHAnsi"/>
          <w:sz w:val="24"/>
          <w:szCs w:val="24"/>
        </w:rPr>
        <w:t xml:space="preserve">s leaf area increases </w:t>
      </w:r>
      <w:r w:rsidR="00E96F8A">
        <w:rPr>
          <w:rFonts w:eastAsiaTheme="minorEastAsia" w:cstheme="minorHAnsi"/>
          <w:sz w:val="24"/>
          <w:szCs w:val="24"/>
        </w:rPr>
        <w:t>with growth</w:t>
      </w:r>
      <w:r w:rsidR="009C48BD">
        <w:rPr>
          <w:rFonts w:eastAsiaTheme="minorEastAsia" w:cstheme="minorHAnsi"/>
          <w:sz w:val="24"/>
          <w:szCs w:val="24"/>
        </w:rPr>
        <w:t xml:space="preserve"> so</w:t>
      </w:r>
      <w:ins w:id="363" w:author="Joseph Stinziano" w:date="2020-07-06T14:36:00Z">
        <w:r w:rsidR="00B76B79">
          <w:rPr>
            <w:rFonts w:eastAsiaTheme="minorEastAsia" w:cstheme="minorHAnsi"/>
            <w:sz w:val="24"/>
            <w:szCs w:val="24"/>
          </w:rPr>
          <w:t xml:space="preserve"> too</w:t>
        </w:r>
      </w:ins>
      <w:r w:rsidR="009C48BD">
        <w:rPr>
          <w:rFonts w:eastAsiaTheme="minorEastAsia" w:cstheme="minorHAnsi"/>
          <w:sz w:val="24"/>
          <w:szCs w:val="24"/>
        </w:rPr>
        <w:t xml:space="preserve"> does the rate of photosynthesis and thus the amount of carbon </w:t>
      </w:r>
      <w:r w:rsidR="00E96F8A">
        <w:rPr>
          <w:rFonts w:eastAsiaTheme="minorEastAsia" w:cstheme="minorHAnsi"/>
          <w:sz w:val="24"/>
          <w:szCs w:val="24"/>
        </w:rPr>
        <w:t>available to further increase</w:t>
      </w:r>
      <w:r w:rsidR="009C48BD">
        <w:rPr>
          <w:rFonts w:eastAsiaTheme="minorEastAsia" w:cstheme="minorHAnsi"/>
          <w:sz w:val="24"/>
          <w:szCs w:val="24"/>
        </w:rPr>
        <w:t xml:space="preserve"> growth and metabolism</w:t>
      </w:r>
      <w:r w:rsidR="00E96F8A">
        <w:rPr>
          <w:rFonts w:eastAsiaTheme="minorEastAsia" w:cstheme="minorHAnsi"/>
          <w:sz w:val="24"/>
          <w:szCs w:val="24"/>
        </w:rPr>
        <w:t>, hence why relative growth rates are commonly utilized in the literature (</w:t>
      </w:r>
      <w:r w:rsidR="00BB37A4">
        <w:rPr>
          <w:rFonts w:eastAsiaTheme="minorEastAsia" w:cstheme="minorHAnsi"/>
          <w:sz w:val="24"/>
          <w:szCs w:val="24"/>
        </w:rPr>
        <w:t xml:space="preserve">e.g. </w:t>
      </w:r>
      <w:r w:rsidR="006B3EAC">
        <w:rPr>
          <w:rFonts w:eastAsiaTheme="minorEastAsia" w:cstheme="minorHAnsi"/>
          <w:sz w:val="24"/>
          <w:szCs w:val="24"/>
        </w:rPr>
        <w:t xml:space="preserve">Shipley, 1989; </w:t>
      </w:r>
      <w:proofErr w:type="spellStart"/>
      <w:r w:rsidR="006B3EAC">
        <w:rPr>
          <w:rFonts w:eastAsiaTheme="minorEastAsia" w:cstheme="minorHAnsi"/>
          <w:sz w:val="24"/>
          <w:szCs w:val="24"/>
        </w:rPr>
        <w:t>Causton</w:t>
      </w:r>
      <w:proofErr w:type="spellEnd"/>
      <w:r w:rsidR="006B3EAC">
        <w:rPr>
          <w:rFonts w:eastAsiaTheme="minorEastAsia" w:cstheme="minorHAnsi"/>
          <w:sz w:val="24"/>
          <w:szCs w:val="24"/>
        </w:rPr>
        <w:t xml:space="preserve">, 1991; </w:t>
      </w:r>
      <w:proofErr w:type="spellStart"/>
      <w:r w:rsidR="006B3EAC">
        <w:rPr>
          <w:rFonts w:eastAsiaTheme="minorEastAsia" w:cstheme="minorHAnsi"/>
          <w:sz w:val="24"/>
          <w:szCs w:val="24"/>
        </w:rPr>
        <w:t>Tjoelker</w:t>
      </w:r>
      <w:proofErr w:type="spellEnd"/>
      <w:r w:rsidR="006B3EAC">
        <w:rPr>
          <w:rFonts w:eastAsiaTheme="minorEastAsia" w:cstheme="minorHAnsi"/>
          <w:sz w:val="24"/>
          <w:szCs w:val="24"/>
        </w:rPr>
        <w:t xml:space="preserve"> </w:t>
      </w:r>
      <w:r w:rsidR="006B3EAC" w:rsidRPr="00FB408E">
        <w:rPr>
          <w:rFonts w:eastAsiaTheme="minorEastAsia" w:cstheme="minorHAnsi"/>
          <w:i/>
          <w:sz w:val="24"/>
          <w:szCs w:val="24"/>
        </w:rPr>
        <w:t>et al.</w:t>
      </w:r>
      <w:r w:rsidR="006B3EAC">
        <w:rPr>
          <w:rFonts w:eastAsiaTheme="minorEastAsia" w:cstheme="minorHAnsi"/>
          <w:sz w:val="24"/>
          <w:szCs w:val="24"/>
        </w:rPr>
        <w:t xml:space="preserve">, 1999; </w:t>
      </w:r>
      <w:r w:rsidR="002243ED">
        <w:rPr>
          <w:rFonts w:eastAsiaTheme="minorEastAsia" w:cstheme="minorHAnsi"/>
          <w:sz w:val="24"/>
          <w:szCs w:val="24"/>
        </w:rPr>
        <w:t xml:space="preserve">Loveys </w:t>
      </w:r>
      <w:r w:rsidR="002243ED" w:rsidRPr="00FB408E">
        <w:rPr>
          <w:rFonts w:eastAsiaTheme="minorEastAsia" w:cstheme="minorHAnsi"/>
          <w:i/>
          <w:sz w:val="24"/>
          <w:szCs w:val="24"/>
        </w:rPr>
        <w:t>et al.</w:t>
      </w:r>
      <w:r w:rsidR="006B3EAC">
        <w:rPr>
          <w:rFonts w:eastAsiaTheme="minorEastAsia" w:cstheme="minorHAnsi"/>
          <w:i/>
          <w:sz w:val="24"/>
          <w:szCs w:val="24"/>
        </w:rPr>
        <w:t>,</w:t>
      </w:r>
      <w:r w:rsidR="002243ED">
        <w:rPr>
          <w:rFonts w:eastAsiaTheme="minorEastAsia" w:cstheme="minorHAnsi"/>
          <w:sz w:val="24"/>
          <w:szCs w:val="24"/>
        </w:rPr>
        <w:t xml:space="preserve"> 2003; </w:t>
      </w:r>
      <w:proofErr w:type="spellStart"/>
      <w:r w:rsidR="009833BF">
        <w:rPr>
          <w:rFonts w:eastAsiaTheme="minorEastAsia" w:cstheme="minorHAnsi"/>
          <w:sz w:val="24"/>
          <w:szCs w:val="24"/>
        </w:rPr>
        <w:t>Poorter</w:t>
      </w:r>
      <w:proofErr w:type="spellEnd"/>
      <w:r w:rsidR="009833BF">
        <w:rPr>
          <w:rFonts w:eastAsiaTheme="minorEastAsia" w:cstheme="minorHAnsi"/>
          <w:sz w:val="24"/>
          <w:szCs w:val="24"/>
        </w:rPr>
        <w:t xml:space="preserve"> </w:t>
      </w:r>
      <w:r w:rsidR="009833BF" w:rsidRPr="00FB408E">
        <w:rPr>
          <w:rFonts w:eastAsiaTheme="minorEastAsia" w:cstheme="minorHAnsi"/>
          <w:i/>
          <w:sz w:val="24"/>
          <w:szCs w:val="24"/>
        </w:rPr>
        <w:t>et al.</w:t>
      </w:r>
      <w:r w:rsidR="002243ED" w:rsidRPr="00FB408E">
        <w:rPr>
          <w:rFonts w:eastAsiaTheme="minorEastAsia" w:cstheme="minorHAnsi"/>
          <w:i/>
          <w:sz w:val="24"/>
          <w:szCs w:val="24"/>
        </w:rPr>
        <w:t>,</w:t>
      </w:r>
      <w:r w:rsidR="002243ED">
        <w:rPr>
          <w:rFonts w:eastAsiaTheme="minorEastAsia" w:cstheme="minorHAnsi"/>
          <w:sz w:val="24"/>
          <w:szCs w:val="24"/>
        </w:rPr>
        <w:t xml:space="preserve"> 201</w:t>
      </w:r>
      <w:r w:rsidR="009833BF">
        <w:rPr>
          <w:rFonts w:eastAsiaTheme="minorEastAsia" w:cstheme="minorHAnsi"/>
          <w:sz w:val="24"/>
          <w:szCs w:val="24"/>
        </w:rPr>
        <w:t>2</w:t>
      </w:r>
      <w:r w:rsidR="002243ED">
        <w:rPr>
          <w:rFonts w:eastAsiaTheme="minorEastAsia" w:cstheme="minorHAnsi"/>
          <w:sz w:val="24"/>
          <w:szCs w:val="24"/>
        </w:rPr>
        <w:t xml:space="preserve">; </w:t>
      </w:r>
      <w:proofErr w:type="spellStart"/>
      <w:r w:rsidR="002243ED">
        <w:rPr>
          <w:rFonts w:eastAsiaTheme="minorEastAsia" w:cstheme="minorHAnsi"/>
          <w:sz w:val="24"/>
          <w:szCs w:val="24"/>
        </w:rPr>
        <w:t>Pommereng</w:t>
      </w:r>
      <w:proofErr w:type="spellEnd"/>
      <w:r w:rsidR="002243ED">
        <w:rPr>
          <w:rFonts w:eastAsiaTheme="minorEastAsia" w:cstheme="minorHAnsi"/>
          <w:sz w:val="24"/>
          <w:szCs w:val="24"/>
        </w:rPr>
        <w:t xml:space="preserve"> &amp; Anders, 2015</w:t>
      </w:r>
      <w:r w:rsidR="00E96F8A">
        <w:rPr>
          <w:rFonts w:eastAsiaTheme="minorEastAsia" w:cstheme="minorHAnsi"/>
          <w:sz w:val="24"/>
          <w:szCs w:val="24"/>
        </w:rPr>
        <w:t>)</w:t>
      </w:r>
      <w:r w:rsidR="00FD24FB">
        <w:rPr>
          <w:rFonts w:eastAsiaTheme="minorEastAsia" w:cstheme="minorHAnsi"/>
          <w:sz w:val="24"/>
          <w:szCs w:val="24"/>
        </w:rPr>
        <w:t>.</w:t>
      </w:r>
      <w:r w:rsidR="00E96F8A">
        <w:rPr>
          <w:rFonts w:eastAsiaTheme="minorEastAsia" w:cstheme="minorHAnsi"/>
          <w:sz w:val="24"/>
          <w:szCs w:val="24"/>
        </w:rPr>
        <w:t xml:space="preserve"> </w:t>
      </w:r>
      <w:r w:rsidR="00697547">
        <w:rPr>
          <w:rFonts w:eastAsiaTheme="minorEastAsia" w:cstheme="minorHAnsi"/>
          <w:sz w:val="24"/>
          <w:szCs w:val="24"/>
        </w:rPr>
        <w:t>A</w:t>
      </w:r>
      <w:r w:rsidR="00E96F8A">
        <w:rPr>
          <w:rFonts w:eastAsiaTheme="minorEastAsia" w:cstheme="minorHAnsi"/>
          <w:sz w:val="24"/>
          <w:szCs w:val="24"/>
        </w:rPr>
        <w:t xml:space="preserve"> reduction of 18% in modelled daily photosynthesis caused by using the </w:t>
      </w:r>
      <w:r w:rsidR="00CC629D">
        <w:rPr>
          <w:rFonts w:eastAsiaTheme="minorEastAsia" w:cstheme="minorHAnsi"/>
          <w:sz w:val="24"/>
          <w:szCs w:val="24"/>
        </w:rPr>
        <w:t>modified equation with the missing term</w:t>
      </w:r>
      <w:r w:rsidR="007D33E3">
        <w:rPr>
          <w:rFonts w:eastAsiaTheme="minorEastAsia" w:cstheme="minorHAnsi"/>
          <w:sz w:val="24"/>
          <w:szCs w:val="24"/>
        </w:rPr>
        <w:t xml:space="preserve"> </w:t>
      </w:r>
      <w:ins w:id="364" w:author="Bridget Kathleen Murphy" w:date="2020-06-23T21:43:00Z">
        <w:r w:rsidR="00F71507">
          <w:rPr>
            <w:rFonts w:eastAsiaTheme="minorEastAsia" w:cstheme="minorHAnsi"/>
            <w:sz w:val="24"/>
            <w:szCs w:val="24"/>
          </w:rPr>
          <w:t>(M2002</w:t>
        </w:r>
      </w:ins>
      <w:del w:id="365" w:author="Bridget Kathleen Murphy" w:date="2020-06-23T21:43:00Z">
        <w:r w:rsidR="007D33E3" w:rsidDel="00F71507">
          <w:rPr>
            <w:rFonts w:eastAsiaTheme="minorEastAsia" w:cstheme="minorHAnsi"/>
            <w:sz w:val="24"/>
            <w:szCs w:val="24"/>
          </w:rPr>
          <w:delText>(Eq. 3</w:delText>
        </w:r>
      </w:del>
      <w:r w:rsidR="007D33E3">
        <w:rPr>
          <w:rFonts w:eastAsiaTheme="minorEastAsia" w:cstheme="minorHAnsi"/>
          <w:sz w:val="24"/>
          <w:szCs w:val="24"/>
        </w:rPr>
        <w:t>)</w:t>
      </w:r>
      <w:r w:rsidR="00CC629D">
        <w:rPr>
          <w:rFonts w:eastAsiaTheme="minorEastAsia" w:cstheme="minorHAnsi"/>
          <w:sz w:val="24"/>
          <w:szCs w:val="24"/>
        </w:rPr>
        <w:t xml:space="preserve"> </w:t>
      </w:r>
      <w:r w:rsidR="00E96F8A">
        <w:rPr>
          <w:rFonts w:eastAsiaTheme="minorEastAsia" w:cstheme="minorHAnsi"/>
          <w:sz w:val="24"/>
          <w:szCs w:val="24"/>
        </w:rPr>
        <w:t xml:space="preserve">would become </w:t>
      </w:r>
      <w:r w:rsidR="00B12721">
        <w:rPr>
          <w:rFonts w:eastAsiaTheme="minorEastAsia" w:cstheme="minorHAnsi"/>
          <w:sz w:val="24"/>
          <w:szCs w:val="24"/>
        </w:rPr>
        <w:t>compounded</w:t>
      </w:r>
      <w:r w:rsidR="00E96F8A">
        <w:rPr>
          <w:rFonts w:eastAsiaTheme="minorEastAsia" w:cstheme="minorHAnsi"/>
          <w:sz w:val="24"/>
          <w:szCs w:val="24"/>
        </w:rPr>
        <w:t xml:space="preserve"> </w:t>
      </w:r>
      <w:r w:rsidR="007A2BE7">
        <w:rPr>
          <w:rFonts w:eastAsiaTheme="minorEastAsia" w:cstheme="minorHAnsi"/>
          <w:sz w:val="24"/>
          <w:szCs w:val="24"/>
        </w:rPr>
        <w:t>long-term</w:t>
      </w:r>
      <w:r w:rsidR="00B12721">
        <w:rPr>
          <w:rFonts w:eastAsiaTheme="minorEastAsia" w:cstheme="minorHAnsi"/>
          <w:sz w:val="24"/>
          <w:szCs w:val="24"/>
        </w:rPr>
        <w:t xml:space="preserve"> </w:t>
      </w:r>
      <w:r w:rsidR="00987A6D">
        <w:rPr>
          <w:rFonts w:eastAsiaTheme="minorEastAsia" w:cstheme="minorHAnsi"/>
          <w:sz w:val="24"/>
          <w:szCs w:val="24"/>
        </w:rPr>
        <w:t xml:space="preserve">with plant growth </w:t>
      </w:r>
      <w:r w:rsidR="00B12721">
        <w:rPr>
          <w:rFonts w:eastAsiaTheme="minorEastAsia" w:cstheme="minorHAnsi"/>
          <w:sz w:val="24"/>
          <w:szCs w:val="24"/>
        </w:rPr>
        <w:t>and may</w:t>
      </w:r>
      <w:r w:rsidR="00CC629D">
        <w:rPr>
          <w:rFonts w:eastAsiaTheme="minorEastAsia" w:cstheme="minorHAnsi"/>
          <w:sz w:val="24"/>
          <w:szCs w:val="24"/>
        </w:rPr>
        <w:t xml:space="preserve"> result in</w:t>
      </w:r>
      <w:r w:rsidR="00B12721">
        <w:rPr>
          <w:rFonts w:eastAsiaTheme="minorEastAsia" w:cstheme="minorHAnsi"/>
          <w:sz w:val="24"/>
          <w:szCs w:val="24"/>
        </w:rPr>
        <w:t xml:space="preserve"> underestimat</w:t>
      </w:r>
      <w:r w:rsidR="00CC629D">
        <w:rPr>
          <w:rFonts w:eastAsiaTheme="minorEastAsia" w:cstheme="minorHAnsi"/>
          <w:sz w:val="24"/>
          <w:szCs w:val="24"/>
        </w:rPr>
        <w:t>ions</w:t>
      </w:r>
      <w:r w:rsidR="00B12721">
        <w:rPr>
          <w:rFonts w:eastAsiaTheme="minorEastAsia" w:cstheme="minorHAnsi"/>
          <w:sz w:val="24"/>
          <w:szCs w:val="24"/>
        </w:rPr>
        <w:t xml:space="preserve"> </w:t>
      </w:r>
      <w:r w:rsidR="00CC629D">
        <w:rPr>
          <w:rFonts w:eastAsiaTheme="minorEastAsia" w:cstheme="minorHAnsi"/>
          <w:sz w:val="24"/>
          <w:szCs w:val="24"/>
        </w:rPr>
        <w:t>of</w:t>
      </w:r>
      <w:r w:rsidR="00697547">
        <w:rPr>
          <w:rFonts w:eastAsiaTheme="minorEastAsia" w:cstheme="minorHAnsi"/>
          <w:sz w:val="24"/>
          <w:szCs w:val="24"/>
        </w:rPr>
        <w:t xml:space="preserve"> future</w:t>
      </w:r>
      <w:r w:rsidR="00B12721">
        <w:rPr>
          <w:rFonts w:eastAsiaTheme="minorEastAsia" w:cstheme="minorHAnsi"/>
          <w:sz w:val="24"/>
          <w:szCs w:val="24"/>
        </w:rPr>
        <w:t xml:space="preserve"> carbon</w:t>
      </w:r>
      <w:r w:rsidR="00697547">
        <w:rPr>
          <w:rFonts w:eastAsiaTheme="minorEastAsia" w:cstheme="minorHAnsi"/>
          <w:sz w:val="24"/>
          <w:szCs w:val="24"/>
        </w:rPr>
        <w:t xml:space="preserve"> uptake</w:t>
      </w:r>
      <w:r w:rsidR="00CC629D">
        <w:rPr>
          <w:rFonts w:eastAsiaTheme="minorEastAsia" w:cstheme="minorHAnsi"/>
          <w:sz w:val="24"/>
          <w:szCs w:val="24"/>
        </w:rPr>
        <w:t xml:space="preserve">. </w:t>
      </w:r>
      <w:r w:rsidR="00CC629D" w:rsidRPr="005C3801">
        <w:rPr>
          <w:rFonts w:eastAsiaTheme="minorEastAsia" w:cstheme="minorHAnsi"/>
          <w:sz w:val="24"/>
          <w:szCs w:val="24"/>
          <w:lang w:val="en-CA"/>
        </w:rPr>
        <w:t xml:space="preserve">It is </w:t>
      </w:r>
      <w:r w:rsidR="00CC629D">
        <w:rPr>
          <w:rFonts w:eastAsiaTheme="minorEastAsia" w:cstheme="minorHAnsi"/>
          <w:sz w:val="24"/>
          <w:szCs w:val="24"/>
          <w:lang w:val="en-CA"/>
        </w:rPr>
        <w:t>thus likely</w:t>
      </w:r>
      <w:r w:rsidR="00CC629D" w:rsidRPr="005C3801">
        <w:rPr>
          <w:rFonts w:eastAsiaTheme="minorEastAsia" w:cstheme="minorHAnsi"/>
          <w:sz w:val="24"/>
          <w:szCs w:val="24"/>
          <w:lang w:val="en-CA"/>
        </w:rPr>
        <w:t xml:space="preserve"> that the differences we observed </w:t>
      </w:r>
      <w:r w:rsidR="00CC629D">
        <w:rPr>
          <w:rFonts w:eastAsiaTheme="minorEastAsia" w:cstheme="minorHAnsi"/>
          <w:sz w:val="24"/>
          <w:szCs w:val="24"/>
          <w:lang w:val="en-CA"/>
        </w:rPr>
        <w:t>w</w:t>
      </w:r>
      <w:r w:rsidR="00CC629D" w:rsidRPr="005C3801">
        <w:rPr>
          <w:rFonts w:eastAsiaTheme="minorEastAsia" w:cstheme="minorHAnsi"/>
          <w:sz w:val="24"/>
          <w:szCs w:val="24"/>
          <w:lang w:val="en-CA"/>
        </w:rPr>
        <w:t xml:space="preserve">ould accumulate to </w:t>
      </w:r>
      <w:r w:rsidR="00CC629D">
        <w:rPr>
          <w:rFonts w:eastAsiaTheme="minorEastAsia" w:cstheme="minorHAnsi"/>
          <w:sz w:val="24"/>
          <w:szCs w:val="24"/>
          <w:lang w:val="en-CA"/>
        </w:rPr>
        <w:t>even</w:t>
      </w:r>
      <w:r w:rsidR="00CC629D" w:rsidRPr="005C3801">
        <w:rPr>
          <w:rFonts w:eastAsiaTheme="minorEastAsia" w:cstheme="minorHAnsi"/>
          <w:sz w:val="24"/>
          <w:szCs w:val="24"/>
          <w:lang w:val="en-CA"/>
        </w:rPr>
        <w:t xml:space="preserve"> large</w:t>
      </w:r>
      <w:r w:rsidR="00CC629D">
        <w:rPr>
          <w:rFonts w:eastAsiaTheme="minorEastAsia" w:cstheme="minorHAnsi"/>
          <w:sz w:val="24"/>
          <w:szCs w:val="24"/>
          <w:lang w:val="en-CA"/>
        </w:rPr>
        <w:t>r</w:t>
      </w:r>
      <w:r w:rsidR="00CC629D" w:rsidRPr="005C3801">
        <w:rPr>
          <w:rFonts w:eastAsiaTheme="minorEastAsia" w:cstheme="minorHAnsi"/>
          <w:sz w:val="24"/>
          <w:szCs w:val="24"/>
          <w:lang w:val="en-CA"/>
        </w:rPr>
        <w:t xml:space="preserve"> carbon flux errors across large spatial and temporal scales with fluctuating temperatures.</w:t>
      </w:r>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115CF5B2" w14:textId="51982CE7" w:rsidR="00BA5007" w:rsidRDefault="00383A05" w:rsidP="002B0AA8">
      <w:pPr>
        <w:spacing w:after="0" w:line="360" w:lineRule="auto"/>
        <w:rPr>
          <w:ins w:id="366" w:author="Bridget Kathleen Murphy" w:date="2020-06-22T13:22:00Z"/>
          <w:rFonts w:eastAsiaTheme="minorEastAsia" w:cstheme="minorHAnsi"/>
          <w:sz w:val="24"/>
          <w:szCs w:val="24"/>
          <w:lang w:val="en-CA"/>
        </w:rPr>
      </w:pPr>
      <w:r w:rsidRPr="005C3801">
        <w:rPr>
          <w:rFonts w:eastAsiaTheme="minorEastAsia" w:cstheme="minorHAnsi"/>
          <w:sz w:val="24"/>
          <w:szCs w:val="24"/>
          <w:lang w:val="en-CA"/>
        </w:rPr>
        <w:t xml:space="preserve">Based on the above analysis, the impact of the missing term in the modified Arrhenius equation </w:t>
      </w:r>
      <w:r w:rsidR="00186E4B">
        <w:rPr>
          <w:rFonts w:eastAsiaTheme="minorEastAsia" w:cstheme="minorHAnsi"/>
          <w:sz w:val="24"/>
          <w:szCs w:val="24"/>
          <w:lang w:val="en-CA"/>
        </w:rPr>
        <w:t xml:space="preserve">substantially alters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and net daily carbon balance at a </w:t>
      </w:r>
      <w:commentRangeStart w:id="367"/>
      <w:r w:rsidR="00186E4B">
        <w:rPr>
          <w:rFonts w:eastAsiaTheme="minorEastAsia" w:cstheme="minorHAnsi"/>
          <w:sz w:val="24"/>
          <w:szCs w:val="24"/>
          <w:lang w:val="en-CA"/>
        </w:rPr>
        <w:t>whole-plant level</w:t>
      </w:r>
      <w:r w:rsidR="00AC2BBB">
        <w:rPr>
          <w:rFonts w:eastAsiaTheme="minorEastAsia" w:cstheme="minorHAnsi"/>
          <w:sz w:val="24"/>
          <w:szCs w:val="24"/>
          <w:lang w:val="en-CA"/>
        </w:rPr>
        <w:t>.</w:t>
      </w:r>
      <w:commentRangeEnd w:id="367"/>
      <w:r w:rsidR="00E3559E">
        <w:rPr>
          <w:rStyle w:val="CommentReference"/>
        </w:rPr>
        <w:commentReference w:id="367"/>
      </w:r>
      <w:r w:rsidR="00CC629D">
        <w:rPr>
          <w:rFonts w:eastAsiaTheme="minorEastAsia" w:cstheme="minorHAnsi"/>
          <w:sz w:val="24"/>
          <w:szCs w:val="24"/>
          <w:lang w:val="en-CA"/>
        </w:rPr>
        <w:t xml:space="preserve"> </w:t>
      </w:r>
      <w:ins w:id="368" w:author="Bridget Kathleen Murphy" w:date="2020-07-02T13:09:00Z">
        <w:r w:rsidR="00C24EF4">
          <w:rPr>
            <w:rFonts w:eastAsiaTheme="minorEastAsia" w:cstheme="minorHAnsi"/>
            <w:sz w:val="24"/>
            <w:szCs w:val="24"/>
            <w:lang w:val="en-CA"/>
          </w:rPr>
          <w:t xml:space="preserve">While </w:t>
        </w:r>
      </w:ins>
      <w:ins w:id="369" w:author="Bridget Kathleen Murphy" w:date="2020-07-02T13:10:00Z">
        <w:r w:rsidR="00C24EF4">
          <w:rPr>
            <w:rFonts w:eastAsiaTheme="minorEastAsia" w:cstheme="minorHAnsi"/>
            <w:sz w:val="24"/>
            <w:szCs w:val="24"/>
            <w:lang w:val="en-CA"/>
          </w:rPr>
          <w:t xml:space="preserve">our models of plant carbon </w:t>
        </w:r>
      </w:ins>
      <w:ins w:id="370" w:author="Bridget Kathleen Murphy" w:date="2020-07-02T20:32:00Z">
        <w:r w:rsidR="00FF5B1A">
          <w:rPr>
            <w:rFonts w:eastAsiaTheme="minorEastAsia" w:cstheme="minorHAnsi"/>
            <w:sz w:val="24"/>
            <w:szCs w:val="24"/>
            <w:lang w:val="en-CA"/>
          </w:rPr>
          <w:t>uptake</w:t>
        </w:r>
      </w:ins>
      <w:ins w:id="371" w:author="Bridget Kathleen Murphy" w:date="2020-07-02T13:10:00Z">
        <w:r w:rsidR="00C24EF4">
          <w:rPr>
            <w:rFonts w:eastAsiaTheme="minorEastAsia" w:cstheme="minorHAnsi"/>
            <w:sz w:val="24"/>
            <w:szCs w:val="24"/>
            <w:lang w:val="en-CA"/>
          </w:rPr>
          <w:t xml:space="preserve"> were indicative of </w:t>
        </w:r>
      </w:ins>
      <w:ins w:id="372" w:author="Bridget Kathleen Murphy" w:date="2020-07-02T13:12:00Z">
        <w:r w:rsidR="00C24EF4">
          <w:rPr>
            <w:rFonts w:eastAsiaTheme="minorEastAsia" w:cstheme="minorHAnsi"/>
            <w:sz w:val="24"/>
            <w:szCs w:val="24"/>
            <w:lang w:val="en-CA"/>
          </w:rPr>
          <w:t xml:space="preserve">problems caused by using M2002, it would be worth comparing how the use of this derivation </w:t>
        </w:r>
      </w:ins>
      <w:ins w:id="373" w:author="Bridget Kathleen Murphy" w:date="2020-07-02T13:13:00Z">
        <w:r w:rsidR="00C24EF4">
          <w:rPr>
            <w:rFonts w:eastAsiaTheme="minorEastAsia" w:cstheme="minorHAnsi"/>
            <w:sz w:val="24"/>
            <w:szCs w:val="24"/>
            <w:lang w:val="en-CA"/>
          </w:rPr>
          <w:t xml:space="preserve">has affected </w:t>
        </w:r>
      </w:ins>
      <w:ins w:id="374" w:author="Joseph Stinziano" w:date="2020-07-06T10:24:00Z">
        <w:r w:rsidR="00553DBF">
          <w:rPr>
            <w:rFonts w:eastAsiaTheme="minorEastAsia" w:cstheme="minorHAnsi"/>
            <w:sz w:val="24"/>
            <w:szCs w:val="24"/>
            <w:lang w:val="en-CA"/>
          </w:rPr>
          <w:t xml:space="preserve">the interpretation of </w:t>
        </w:r>
      </w:ins>
      <w:ins w:id="375" w:author="Bridget Kathleen Murphy" w:date="2020-07-02T13:14:00Z">
        <w:r w:rsidR="00C24EF4">
          <w:rPr>
            <w:rFonts w:eastAsiaTheme="minorEastAsia" w:cstheme="minorHAnsi"/>
            <w:sz w:val="24"/>
            <w:szCs w:val="24"/>
            <w:lang w:val="en-CA"/>
          </w:rPr>
          <w:t xml:space="preserve">temperature response </w:t>
        </w:r>
      </w:ins>
      <w:ins w:id="376" w:author="Bridget Kathleen Murphy" w:date="2020-07-02T13:13:00Z">
        <w:r w:rsidR="00C24EF4">
          <w:rPr>
            <w:rFonts w:eastAsiaTheme="minorEastAsia" w:cstheme="minorHAnsi"/>
            <w:sz w:val="24"/>
            <w:szCs w:val="24"/>
            <w:lang w:val="en-CA"/>
          </w:rPr>
          <w:t xml:space="preserve">data </w:t>
        </w:r>
      </w:ins>
      <w:ins w:id="377" w:author="Bridget Kathleen Murphy" w:date="2020-07-02T20:33:00Z">
        <w:r w:rsidR="00FF5B1A">
          <w:rPr>
            <w:rFonts w:eastAsiaTheme="minorEastAsia" w:cstheme="minorHAnsi"/>
            <w:sz w:val="24"/>
            <w:szCs w:val="24"/>
            <w:lang w:val="en-CA"/>
          </w:rPr>
          <w:t xml:space="preserve">and whole plant carbon balances </w:t>
        </w:r>
      </w:ins>
      <w:ins w:id="378" w:author="Bridget Kathleen Murphy" w:date="2020-07-02T13:13:00Z">
        <w:r w:rsidR="00C24EF4">
          <w:rPr>
            <w:rFonts w:eastAsiaTheme="minorEastAsia" w:cstheme="minorHAnsi"/>
            <w:sz w:val="24"/>
            <w:szCs w:val="24"/>
            <w:lang w:val="en-CA"/>
          </w:rPr>
          <w:t xml:space="preserve">collected </w:t>
        </w:r>
      </w:ins>
      <w:ins w:id="379" w:author="Bridget Kathleen Murphy" w:date="2020-07-02T13:14:00Z">
        <w:r w:rsidR="00C24EF4">
          <w:rPr>
            <w:rFonts w:eastAsiaTheme="minorEastAsia" w:cstheme="minorHAnsi"/>
            <w:sz w:val="24"/>
            <w:szCs w:val="24"/>
            <w:lang w:val="en-CA"/>
          </w:rPr>
          <w:t>from</w:t>
        </w:r>
      </w:ins>
      <w:ins w:id="380" w:author="Bridget Kathleen Murphy" w:date="2020-07-02T13:13:00Z">
        <w:r w:rsidR="00C24EF4">
          <w:rPr>
            <w:rFonts w:eastAsiaTheme="minorEastAsia" w:cstheme="minorHAnsi"/>
            <w:sz w:val="24"/>
            <w:szCs w:val="24"/>
            <w:lang w:val="en-CA"/>
          </w:rPr>
          <w:t xml:space="preserve"> </w:t>
        </w:r>
      </w:ins>
      <w:ins w:id="381" w:author="Bridget Kathleen Murphy" w:date="2020-07-02T13:23:00Z">
        <w:r w:rsidR="0024309D">
          <w:rPr>
            <w:rFonts w:eastAsiaTheme="minorEastAsia" w:cstheme="minorHAnsi"/>
            <w:sz w:val="24"/>
            <w:szCs w:val="24"/>
            <w:lang w:val="en-CA"/>
          </w:rPr>
          <w:t>previous</w:t>
        </w:r>
      </w:ins>
      <w:ins w:id="382" w:author="Bridget Kathleen Murphy" w:date="2020-07-02T13:14:00Z">
        <w:r w:rsidR="00C24EF4">
          <w:rPr>
            <w:rFonts w:eastAsiaTheme="minorEastAsia" w:cstheme="minorHAnsi"/>
            <w:sz w:val="24"/>
            <w:szCs w:val="24"/>
            <w:lang w:val="en-CA"/>
          </w:rPr>
          <w:t xml:space="preserve"> studies. </w:t>
        </w:r>
        <w:r w:rsidR="00C24EF4" w:rsidRPr="00DD1F55">
          <w:rPr>
            <w:rFonts w:eastAsiaTheme="minorEastAsia" w:cstheme="minorHAnsi"/>
            <w:sz w:val="24"/>
            <w:szCs w:val="24"/>
            <w:highlight w:val="yellow"/>
            <w:lang w:val="en-CA"/>
            <w:rPrChange w:id="383" w:author="Joseph Stinziano" w:date="2020-07-06T14:41:00Z">
              <w:rPr>
                <w:rFonts w:eastAsiaTheme="minorEastAsia" w:cstheme="minorHAnsi"/>
                <w:sz w:val="24"/>
                <w:szCs w:val="24"/>
                <w:lang w:val="en-CA"/>
              </w:rPr>
            </w:rPrChange>
          </w:rPr>
          <w:t xml:space="preserve">For example, </w:t>
        </w:r>
      </w:ins>
      <w:ins w:id="384" w:author="Bridget Kathleen Murphy" w:date="2020-07-02T13:45:00Z">
        <w:r w:rsidR="00E37A61" w:rsidRPr="00DD1F55">
          <w:rPr>
            <w:rFonts w:eastAsiaTheme="minorEastAsia" w:cstheme="minorHAnsi"/>
            <w:sz w:val="24"/>
            <w:szCs w:val="24"/>
            <w:highlight w:val="yellow"/>
            <w:lang w:val="en-CA"/>
            <w:rPrChange w:id="385" w:author="Joseph Stinziano" w:date="2020-07-06T14:41:00Z">
              <w:rPr>
                <w:rFonts w:eastAsiaTheme="minorEastAsia" w:cstheme="minorHAnsi"/>
                <w:sz w:val="24"/>
                <w:szCs w:val="24"/>
                <w:lang w:val="en-CA"/>
              </w:rPr>
            </w:rPrChange>
          </w:rPr>
          <w:t xml:space="preserve">in </w:t>
        </w:r>
      </w:ins>
      <w:ins w:id="386" w:author="Bridget Kathleen Murphy" w:date="2020-07-02T13:54:00Z">
        <w:r w:rsidR="00572A65" w:rsidRPr="00DD1F55">
          <w:rPr>
            <w:rFonts w:eastAsiaTheme="minorEastAsia" w:cstheme="minorHAnsi"/>
            <w:sz w:val="24"/>
            <w:szCs w:val="24"/>
            <w:highlight w:val="yellow"/>
            <w:lang w:val="en-CA"/>
            <w:rPrChange w:id="387" w:author="Joseph Stinziano" w:date="2020-07-06T14:41:00Z">
              <w:rPr>
                <w:rFonts w:eastAsiaTheme="minorEastAsia" w:cstheme="minorHAnsi"/>
                <w:sz w:val="24"/>
                <w:szCs w:val="24"/>
                <w:lang w:val="en-CA"/>
              </w:rPr>
            </w:rPrChange>
          </w:rPr>
          <w:t>a study by Drake et al. (2019)</w:t>
        </w:r>
      </w:ins>
      <w:ins w:id="388" w:author="Bridget Kathleen Murphy" w:date="2020-07-02T14:00:00Z">
        <w:r w:rsidR="00572A65" w:rsidRPr="00DD1F55">
          <w:rPr>
            <w:rFonts w:eastAsiaTheme="minorEastAsia" w:cstheme="minorHAnsi"/>
            <w:sz w:val="24"/>
            <w:szCs w:val="24"/>
            <w:highlight w:val="yellow"/>
            <w:lang w:val="en-CA"/>
            <w:rPrChange w:id="389" w:author="Joseph Stinziano" w:date="2020-07-06T14:41:00Z">
              <w:rPr>
                <w:rFonts w:eastAsiaTheme="minorEastAsia" w:cstheme="minorHAnsi"/>
                <w:sz w:val="24"/>
                <w:szCs w:val="24"/>
                <w:lang w:val="en-CA"/>
              </w:rPr>
            </w:rPrChange>
          </w:rPr>
          <w:t xml:space="preserve"> examining </w:t>
        </w:r>
      </w:ins>
      <w:ins w:id="390" w:author="Bridget Kathleen Murphy" w:date="2020-07-02T14:01:00Z">
        <w:r w:rsidR="00572A65" w:rsidRPr="00DD1F55">
          <w:rPr>
            <w:rFonts w:eastAsiaTheme="minorEastAsia" w:cstheme="minorHAnsi"/>
            <w:sz w:val="24"/>
            <w:szCs w:val="24"/>
            <w:highlight w:val="yellow"/>
            <w:lang w:val="en-CA"/>
            <w:rPrChange w:id="391" w:author="Joseph Stinziano" w:date="2020-07-06T14:41:00Z">
              <w:rPr>
                <w:rFonts w:eastAsiaTheme="minorEastAsia" w:cstheme="minorHAnsi"/>
                <w:sz w:val="24"/>
                <w:szCs w:val="24"/>
                <w:lang w:val="en-CA"/>
              </w:rPr>
            </w:rPrChange>
          </w:rPr>
          <w:t xml:space="preserve">gross primary production of </w:t>
        </w:r>
        <w:r w:rsidR="00572A65" w:rsidRPr="00DD1F55">
          <w:rPr>
            <w:rFonts w:eastAsiaTheme="minorEastAsia" w:cstheme="minorHAnsi"/>
            <w:i/>
            <w:sz w:val="24"/>
            <w:szCs w:val="24"/>
            <w:highlight w:val="yellow"/>
            <w:lang w:val="en-CA"/>
            <w:rPrChange w:id="392" w:author="Joseph Stinziano" w:date="2020-07-06T14:41:00Z">
              <w:rPr>
                <w:rFonts w:eastAsiaTheme="minorEastAsia" w:cstheme="minorHAnsi"/>
                <w:i/>
                <w:sz w:val="24"/>
                <w:szCs w:val="24"/>
                <w:lang w:val="en-CA"/>
              </w:rPr>
            </w:rPrChange>
          </w:rPr>
          <w:t xml:space="preserve">Eucalyptus </w:t>
        </w:r>
        <w:proofErr w:type="spellStart"/>
        <w:r w:rsidR="00572A65" w:rsidRPr="00DD1F55">
          <w:rPr>
            <w:rFonts w:eastAsiaTheme="minorEastAsia" w:cstheme="minorHAnsi"/>
            <w:i/>
            <w:sz w:val="24"/>
            <w:szCs w:val="24"/>
            <w:highlight w:val="yellow"/>
            <w:lang w:val="en-CA"/>
            <w:rPrChange w:id="393" w:author="Joseph Stinziano" w:date="2020-07-06T14:41:00Z">
              <w:rPr>
                <w:rFonts w:eastAsiaTheme="minorEastAsia" w:cstheme="minorHAnsi"/>
                <w:i/>
                <w:sz w:val="24"/>
                <w:szCs w:val="24"/>
                <w:lang w:val="en-CA"/>
              </w:rPr>
            </w:rPrChange>
          </w:rPr>
          <w:t>tereticornis</w:t>
        </w:r>
      </w:ins>
      <w:proofErr w:type="spellEnd"/>
      <w:ins w:id="394" w:author="Bridget Kathleen Murphy" w:date="2020-07-02T13:45:00Z">
        <w:r w:rsidR="00E37A61" w:rsidRPr="00DD1F55">
          <w:rPr>
            <w:rFonts w:eastAsiaTheme="minorEastAsia" w:cstheme="minorHAnsi"/>
            <w:sz w:val="24"/>
            <w:szCs w:val="24"/>
            <w:highlight w:val="yellow"/>
            <w:lang w:val="en-CA"/>
            <w:rPrChange w:id="395" w:author="Joseph Stinziano" w:date="2020-07-06T14:41:00Z">
              <w:rPr>
                <w:rFonts w:eastAsiaTheme="minorEastAsia" w:cstheme="minorHAnsi"/>
                <w:sz w:val="24"/>
                <w:szCs w:val="24"/>
                <w:lang w:val="en-CA"/>
              </w:rPr>
            </w:rPrChange>
          </w:rPr>
          <w:t xml:space="preserve">, </w:t>
        </w:r>
      </w:ins>
      <w:ins w:id="396" w:author="Bridget Kathleen Murphy" w:date="2020-07-02T13:48:00Z">
        <w:r w:rsidR="00E37A61" w:rsidRPr="00DD1F55">
          <w:rPr>
            <w:rFonts w:eastAsiaTheme="minorEastAsia" w:cstheme="minorHAnsi"/>
            <w:sz w:val="24"/>
            <w:szCs w:val="24"/>
            <w:highlight w:val="yellow"/>
            <w:lang w:val="en-CA"/>
            <w:rPrChange w:id="397" w:author="Joseph Stinziano" w:date="2020-07-06T14:41:00Z">
              <w:rPr>
                <w:rFonts w:eastAsiaTheme="minorEastAsia" w:cstheme="minorHAnsi"/>
                <w:sz w:val="24"/>
                <w:szCs w:val="24"/>
                <w:lang w:val="en-CA"/>
              </w:rPr>
            </w:rPrChange>
          </w:rPr>
          <w:t xml:space="preserve">plant </w:t>
        </w:r>
      </w:ins>
      <w:ins w:id="398" w:author="Bridget Kathleen Murphy" w:date="2020-07-02T13:45:00Z">
        <w:r w:rsidR="00E37A61" w:rsidRPr="00DD1F55">
          <w:rPr>
            <w:rFonts w:eastAsiaTheme="minorEastAsia" w:cstheme="minorHAnsi"/>
            <w:sz w:val="24"/>
            <w:szCs w:val="24"/>
            <w:highlight w:val="yellow"/>
            <w:lang w:val="en-CA"/>
            <w:rPrChange w:id="399" w:author="Joseph Stinziano" w:date="2020-07-06T14:41:00Z">
              <w:rPr>
                <w:rFonts w:eastAsiaTheme="minorEastAsia" w:cstheme="minorHAnsi"/>
                <w:sz w:val="24"/>
                <w:szCs w:val="24"/>
                <w:lang w:val="en-CA"/>
              </w:rPr>
            </w:rPrChange>
          </w:rPr>
          <w:t>growth increase</w:t>
        </w:r>
      </w:ins>
      <w:ins w:id="400" w:author="Bridget Kathleen Murphy" w:date="2020-07-02T14:01:00Z">
        <w:r w:rsidR="00572A65" w:rsidRPr="00DD1F55">
          <w:rPr>
            <w:rFonts w:eastAsiaTheme="minorEastAsia" w:cstheme="minorHAnsi"/>
            <w:sz w:val="24"/>
            <w:szCs w:val="24"/>
            <w:highlight w:val="yellow"/>
            <w:lang w:val="en-CA"/>
            <w:rPrChange w:id="401" w:author="Joseph Stinziano" w:date="2020-07-06T14:41:00Z">
              <w:rPr>
                <w:rFonts w:eastAsiaTheme="minorEastAsia" w:cstheme="minorHAnsi"/>
                <w:sz w:val="24"/>
                <w:szCs w:val="24"/>
                <w:lang w:val="en-CA"/>
              </w:rPr>
            </w:rPrChange>
          </w:rPr>
          <w:t xml:space="preserve">d </w:t>
        </w:r>
      </w:ins>
      <w:ins w:id="402" w:author="Bridget Kathleen Murphy" w:date="2020-07-02T13:45:00Z">
        <w:r w:rsidR="00E37A61" w:rsidRPr="00DD1F55">
          <w:rPr>
            <w:rFonts w:eastAsiaTheme="minorEastAsia" w:cstheme="minorHAnsi"/>
            <w:sz w:val="24"/>
            <w:szCs w:val="24"/>
            <w:highlight w:val="yellow"/>
            <w:lang w:val="en-CA"/>
            <w:rPrChange w:id="403" w:author="Joseph Stinziano" w:date="2020-07-06T14:41:00Z">
              <w:rPr>
                <w:rFonts w:eastAsiaTheme="minorEastAsia" w:cstheme="minorHAnsi"/>
                <w:sz w:val="24"/>
                <w:szCs w:val="24"/>
                <w:lang w:val="en-CA"/>
              </w:rPr>
            </w:rPrChange>
          </w:rPr>
          <w:t xml:space="preserve">with </w:t>
        </w:r>
      </w:ins>
      <w:ins w:id="404" w:author="Bridget Kathleen Murphy" w:date="2020-07-02T13:47:00Z">
        <w:r w:rsidR="00E37A61" w:rsidRPr="00DD1F55">
          <w:rPr>
            <w:rFonts w:eastAsiaTheme="minorEastAsia" w:cstheme="minorHAnsi"/>
            <w:sz w:val="24"/>
            <w:szCs w:val="24"/>
            <w:highlight w:val="yellow"/>
            <w:lang w:val="en-CA"/>
            <w:rPrChange w:id="405" w:author="Joseph Stinziano" w:date="2020-07-06T14:41:00Z">
              <w:rPr>
                <w:rFonts w:eastAsiaTheme="minorEastAsia" w:cstheme="minorHAnsi"/>
                <w:sz w:val="24"/>
                <w:szCs w:val="24"/>
                <w:lang w:val="en-CA"/>
              </w:rPr>
            </w:rPrChange>
          </w:rPr>
          <w:t xml:space="preserve">experimental </w:t>
        </w:r>
      </w:ins>
      <w:ins w:id="406" w:author="Bridget Kathleen Murphy" w:date="2020-07-02T13:45:00Z">
        <w:r w:rsidR="00E37A61" w:rsidRPr="00DD1F55">
          <w:rPr>
            <w:rFonts w:eastAsiaTheme="minorEastAsia" w:cstheme="minorHAnsi"/>
            <w:sz w:val="24"/>
            <w:szCs w:val="24"/>
            <w:highlight w:val="yellow"/>
            <w:lang w:val="en-CA"/>
            <w:rPrChange w:id="407" w:author="Joseph Stinziano" w:date="2020-07-06T14:41:00Z">
              <w:rPr>
                <w:rFonts w:eastAsiaTheme="minorEastAsia" w:cstheme="minorHAnsi"/>
                <w:sz w:val="24"/>
                <w:szCs w:val="24"/>
                <w:lang w:val="en-CA"/>
              </w:rPr>
            </w:rPrChange>
          </w:rPr>
          <w:t xml:space="preserve">warming </w:t>
        </w:r>
      </w:ins>
      <w:ins w:id="408" w:author="Bridget Kathleen Murphy" w:date="2020-07-02T13:46:00Z">
        <w:r w:rsidR="00E37A61" w:rsidRPr="00DD1F55">
          <w:rPr>
            <w:rFonts w:eastAsiaTheme="minorEastAsia" w:cstheme="minorHAnsi"/>
            <w:sz w:val="24"/>
            <w:szCs w:val="24"/>
            <w:highlight w:val="yellow"/>
            <w:lang w:val="en-CA"/>
            <w:rPrChange w:id="409" w:author="Joseph Stinziano" w:date="2020-07-06T14:41:00Z">
              <w:rPr>
                <w:rFonts w:eastAsiaTheme="minorEastAsia" w:cstheme="minorHAnsi"/>
                <w:sz w:val="24"/>
                <w:szCs w:val="24"/>
                <w:lang w:val="en-CA"/>
              </w:rPr>
            </w:rPrChange>
          </w:rPr>
          <w:t>even when photosynthetic rates remain</w:t>
        </w:r>
      </w:ins>
      <w:ins w:id="410" w:author="Bridget Kathleen Murphy" w:date="2020-07-02T14:01:00Z">
        <w:r w:rsidR="00572A65" w:rsidRPr="00DD1F55">
          <w:rPr>
            <w:rFonts w:eastAsiaTheme="minorEastAsia" w:cstheme="minorHAnsi"/>
            <w:sz w:val="24"/>
            <w:szCs w:val="24"/>
            <w:highlight w:val="yellow"/>
            <w:lang w:val="en-CA"/>
            <w:rPrChange w:id="411" w:author="Joseph Stinziano" w:date="2020-07-06T14:41:00Z">
              <w:rPr>
                <w:rFonts w:eastAsiaTheme="minorEastAsia" w:cstheme="minorHAnsi"/>
                <w:sz w:val="24"/>
                <w:szCs w:val="24"/>
                <w:lang w:val="en-CA"/>
              </w:rPr>
            </w:rPrChange>
          </w:rPr>
          <w:t>ed</w:t>
        </w:r>
      </w:ins>
      <w:ins w:id="412" w:author="Bridget Kathleen Murphy" w:date="2020-07-02T13:46:00Z">
        <w:r w:rsidR="00E37A61" w:rsidRPr="00DD1F55">
          <w:rPr>
            <w:rFonts w:eastAsiaTheme="minorEastAsia" w:cstheme="minorHAnsi"/>
            <w:sz w:val="24"/>
            <w:szCs w:val="24"/>
            <w:highlight w:val="yellow"/>
            <w:lang w:val="en-CA"/>
            <w:rPrChange w:id="413" w:author="Joseph Stinziano" w:date="2020-07-06T14:41:00Z">
              <w:rPr>
                <w:rFonts w:eastAsiaTheme="minorEastAsia" w:cstheme="minorHAnsi"/>
                <w:sz w:val="24"/>
                <w:szCs w:val="24"/>
                <w:lang w:val="en-CA"/>
              </w:rPr>
            </w:rPrChange>
          </w:rPr>
          <w:t xml:space="preserve"> the same or even decrease</w:t>
        </w:r>
      </w:ins>
      <w:ins w:id="414" w:author="Bridget Kathleen Murphy" w:date="2020-07-02T14:01:00Z">
        <w:r w:rsidR="00572A65" w:rsidRPr="00DD1F55">
          <w:rPr>
            <w:rFonts w:eastAsiaTheme="minorEastAsia" w:cstheme="minorHAnsi"/>
            <w:sz w:val="24"/>
            <w:szCs w:val="24"/>
            <w:highlight w:val="yellow"/>
            <w:lang w:val="en-CA"/>
            <w:rPrChange w:id="415" w:author="Joseph Stinziano" w:date="2020-07-06T14:41:00Z">
              <w:rPr>
                <w:rFonts w:eastAsiaTheme="minorEastAsia" w:cstheme="minorHAnsi"/>
                <w:sz w:val="24"/>
                <w:szCs w:val="24"/>
                <w:lang w:val="en-CA"/>
              </w:rPr>
            </w:rPrChange>
          </w:rPr>
          <w:t>d</w:t>
        </w:r>
      </w:ins>
      <w:ins w:id="416" w:author="Bridget Kathleen Murphy" w:date="2020-07-02T13:46:00Z">
        <w:r w:rsidR="00E37A61" w:rsidRPr="00DD1F55">
          <w:rPr>
            <w:rFonts w:eastAsiaTheme="minorEastAsia" w:cstheme="minorHAnsi"/>
            <w:sz w:val="24"/>
            <w:szCs w:val="24"/>
            <w:highlight w:val="yellow"/>
            <w:lang w:val="en-CA"/>
            <w:rPrChange w:id="417" w:author="Joseph Stinziano" w:date="2020-07-06T14:41:00Z">
              <w:rPr>
                <w:rFonts w:eastAsiaTheme="minorEastAsia" w:cstheme="minorHAnsi"/>
                <w:sz w:val="24"/>
                <w:szCs w:val="24"/>
                <w:lang w:val="en-CA"/>
              </w:rPr>
            </w:rPrChange>
          </w:rPr>
          <w:t xml:space="preserve">; as </w:t>
        </w:r>
      </w:ins>
      <w:ins w:id="418" w:author="Bridget Kathleen Murphy" w:date="2020-07-02T14:37:00Z">
        <w:r w:rsidR="002E17A6" w:rsidRPr="00DD1F55">
          <w:rPr>
            <w:rFonts w:eastAsiaTheme="minorEastAsia" w:cstheme="minorHAnsi"/>
            <w:sz w:val="24"/>
            <w:szCs w:val="24"/>
            <w:highlight w:val="yellow"/>
            <w:lang w:val="en-CA"/>
            <w:rPrChange w:id="419" w:author="Joseph Stinziano" w:date="2020-07-06T14:41:00Z">
              <w:rPr>
                <w:rFonts w:eastAsiaTheme="minorEastAsia" w:cstheme="minorHAnsi"/>
                <w:sz w:val="24"/>
                <w:szCs w:val="24"/>
                <w:lang w:val="en-CA"/>
              </w:rPr>
            </w:rPrChange>
          </w:rPr>
          <w:t xml:space="preserve">plant </w:t>
        </w:r>
      </w:ins>
      <w:ins w:id="420" w:author="Bridget Kathleen Murphy" w:date="2020-07-02T13:46:00Z">
        <w:r w:rsidR="00E37A61" w:rsidRPr="00DD1F55">
          <w:rPr>
            <w:rFonts w:eastAsiaTheme="minorEastAsia" w:cstheme="minorHAnsi"/>
            <w:sz w:val="24"/>
            <w:szCs w:val="24"/>
            <w:highlight w:val="yellow"/>
            <w:lang w:val="en-CA"/>
            <w:rPrChange w:id="421" w:author="Joseph Stinziano" w:date="2020-07-06T14:41:00Z">
              <w:rPr>
                <w:rFonts w:eastAsiaTheme="minorEastAsia" w:cstheme="minorHAnsi"/>
                <w:sz w:val="24"/>
                <w:szCs w:val="24"/>
                <w:lang w:val="en-CA"/>
              </w:rPr>
            </w:rPrChange>
          </w:rPr>
          <w:t>respiration is relatively unaffected, the</w:t>
        </w:r>
      </w:ins>
      <w:ins w:id="422" w:author="Bridget Kathleen Murphy" w:date="2020-07-02T13:53:00Z">
        <w:r w:rsidR="00572A65" w:rsidRPr="00DD1F55">
          <w:rPr>
            <w:rFonts w:eastAsiaTheme="minorEastAsia" w:cstheme="minorHAnsi"/>
            <w:sz w:val="24"/>
            <w:szCs w:val="24"/>
            <w:highlight w:val="yellow"/>
            <w:lang w:val="en-CA"/>
            <w:rPrChange w:id="423" w:author="Joseph Stinziano" w:date="2020-07-06T14:41:00Z">
              <w:rPr>
                <w:rFonts w:eastAsiaTheme="minorEastAsia" w:cstheme="minorHAnsi"/>
                <w:sz w:val="24"/>
                <w:szCs w:val="24"/>
                <w:lang w:val="en-CA"/>
              </w:rPr>
            </w:rPrChange>
          </w:rPr>
          <w:t xml:space="preserve"> </w:t>
        </w:r>
      </w:ins>
      <w:ins w:id="424" w:author="Bridget Kathleen Murphy" w:date="2020-07-02T13:54:00Z">
        <w:r w:rsidR="00572A65" w:rsidRPr="00DD1F55">
          <w:rPr>
            <w:rFonts w:eastAsiaTheme="minorEastAsia" w:cstheme="minorHAnsi"/>
            <w:sz w:val="24"/>
            <w:szCs w:val="24"/>
            <w:highlight w:val="yellow"/>
            <w:lang w:val="en-CA"/>
            <w:rPrChange w:id="425" w:author="Joseph Stinziano" w:date="2020-07-06T14:41:00Z">
              <w:rPr>
                <w:rFonts w:eastAsiaTheme="minorEastAsia" w:cstheme="minorHAnsi"/>
                <w:sz w:val="24"/>
                <w:szCs w:val="24"/>
                <w:lang w:val="en-CA"/>
              </w:rPr>
            </w:rPrChange>
          </w:rPr>
          <w:t>incorrect</w:t>
        </w:r>
      </w:ins>
      <w:ins w:id="426" w:author="Bridget Kathleen Murphy" w:date="2020-07-02T13:46:00Z">
        <w:r w:rsidR="00E37A61" w:rsidRPr="00DD1F55">
          <w:rPr>
            <w:rFonts w:eastAsiaTheme="minorEastAsia" w:cstheme="minorHAnsi"/>
            <w:sz w:val="24"/>
            <w:szCs w:val="24"/>
            <w:highlight w:val="yellow"/>
            <w:lang w:val="en-CA"/>
            <w:rPrChange w:id="427" w:author="Joseph Stinziano" w:date="2020-07-06T14:41:00Z">
              <w:rPr>
                <w:rFonts w:eastAsiaTheme="minorEastAsia" w:cstheme="minorHAnsi"/>
                <w:sz w:val="24"/>
                <w:szCs w:val="24"/>
                <w:lang w:val="en-CA"/>
              </w:rPr>
            </w:rPrChange>
          </w:rPr>
          <w:t xml:space="preserve"> undere</w:t>
        </w:r>
      </w:ins>
      <w:ins w:id="428" w:author="Bridget Kathleen Murphy" w:date="2020-07-02T13:47:00Z">
        <w:r w:rsidR="00E37A61" w:rsidRPr="00DD1F55">
          <w:rPr>
            <w:rFonts w:eastAsiaTheme="minorEastAsia" w:cstheme="minorHAnsi"/>
            <w:sz w:val="24"/>
            <w:szCs w:val="24"/>
            <w:highlight w:val="yellow"/>
            <w:lang w:val="en-CA"/>
            <w:rPrChange w:id="429" w:author="Joseph Stinziano" w:date="2020-07-06T14:41:00Z">
              <w:rPr>
                <w:rFonts w:eastAsiaTheme="minorEastAsia" w:cstheme="minorHAnsi"/>
                <w:sz w:val="24"/>
                <w:szCs w:val="24"/>
                <w:lang w:val="en-CA"/>
              </w:rPr>
            </w:rPrChange>
          </w:rPr>
          <w:t xml:space="preserve">stimation </w:t>
        </w:r>
      </w:ins>
      <w:ins w:id="430" w:author="Bridget Kathleen Murphy" w:date="2020-07-02T13:53:00Z">
        <w:r w:rsidR="00572A65" w:rsidRPr="00DD1F55">
          <w:rPr>
            <w:rFonts w:eastAsiaTheme="minorEastAsia" w:cstheme="minorHAnsi"/>
            <w:sz w:val="24"/>
            <w:szCs w:val="24"/>
            <w:highlight w:val="yellow"/>
            <w:lang w:val="en-CA"/>
            <w:rPrChange w:id="431" w:author="Joseph Stinziano" w:date="2020-07-06T14:41:00Z">
              <w:rPr>
                <w:rFonts w:eastAsiaTheme="minorEastAsia" w:cstheme="minorHAnsi"/>
                <w:sz w:val="24"/>
                <w:szCs w:val="24"/>
                <w:lang w:val="en-CA"/>
              </w:rPr>
            </w:rPrChange>
          </w:rPr>
          <w:t>of</w:t>
        </w:r>
      </w:ins>
      <w:ins w:id="432" w:author="Bridget Kathleen Murphy" w:date="2020-07-02T13:47:00Z">
        <w:r w:rsidR="00E37A61" w:rsidRPr="00DD1F55">
          <w:rPr>
            <w:rFonts w:eastAsiaTheme="minorEastAsia" w:cstheme="minorHAnsi"/>
            <w:sz w:val="24"/>
            <w:szCs w:val="24"/>
            <w:highlight w:val="yellow"/>
            <w:lang w:val="en-CA"/>
            <w:rPrChange w:id="433" w:author="Joseph Stinziano" w:date="2020-07-06T14:41:00Z">
              <w:rPr>
                <w:rFonts w:eastAsiaTheme="minorEastAsia" w:cstheme="minorHAnsi"/>
                <w:sz w:val="24"/>
                <w:szCs w:val="24"/>
                <w:lang w:val="en-CA"/>
              </w:rPr>
            </w:rPrChange>
          </w:rPr>
          <w:t xml:space="preserve"> daily photosynthesis using M2002 </w:t>
        </w:r>
      </w:ins>
      <w:ins w:id="434" w:author="Bridget Kathleen Murphy" w:date="2020-07-02T13:55:00Z">
        <w:r w:rsidR="00572A65" w:rsidRPr="00DD1F55">
          <w:rPr>
            <w:rFonts w:eastAsiaTheme="minorEastAsia" w:cstheme="minorHAnsi"/>
            <w:sz w:val="24"/>
            <w:szCs w:val="24"/>
            <w:highlight w:val="yellow"/>
            <w:lang w:val="en-CA"/>
            <w:rPrChange w:id="435" w:author="Joseph Stinziano" w:date="2020-07-06T14:41:00Z">
              <w:rPr>
                <w:rFonts w:eastAsiaTheme="minorEastAsia" w:cstheme="minorHAnsi"/>
                <w:sz w:val="24"/>
                <w:szCs w:val="24"/>
                <w:lang w:val="en-CA"/>
              </w:rPr>
            </w:rPrChange>
          </w:rPr>
          <w:t>may</w:t>
        </w:r>
      </w:ins>
      <w:ins w:id="436" w:author="Bridget Kathleen Murphy" w:date="2020-07-02T13:47:00Z">
        <w:r w:rsidR="00E37A61" w:rsidRPr="00DD1F55">
          <w:rPr>
            <w:rFonts w:eastAsiaTheme="minorEastAsia" w:cstheme="minorHAnsi"/>
            <w:sz w:val="24"/>
            <w:szCs w:val="24"/>
            <w:highlight w:val="yellow"/>
            <w:lang w:val="en-CA"/>
            <w:rPrChange w:id="437" w:author="Joseph Stinziano" w:date="2020-07-06T14:41:00Z">
              <w:rPr>
                <w:rFonts w:eastAsiaTheme="minorEastAsia" w:cstheme="minorHAnsi"/>
                <w:sz w:val="24"/>
                <w:szCs w:val="24"/>
                <w:lang w:val="en-CA"/>
              </w:rPr>
            </w:rPrChange>
          </w:rPr>
          <w:t xml:space="preserve"> explain this discrepancy</w:t>
        </w:r>
      </w:ins>
      <w:ins w:id="438" w:author="Bridget Kathleen Murphy" w:date="2020-07-02T13:48:00Z">
        <w:r w:rsidR="00E37A61" w:rsidRPr="00DD1F55">
          <w:rPr>
            <w:rFonts w:eastAsiaTheme="minorEastAsia" w:cstheme="minorHAnsi"/>
            <w:sz w:val="24"/>
            <w:szCs w:val="24"/>
            <w:highlight w:val="yellow"/>
            <w:lang w:val="en-CA"/>
            <w:rPrChange w:id="439" w:author="Joseph Stinziano" w:date="2020-07-06T14:41:00Z">
              <w:rPr>
                <w:rFonts w:eastAsiaTheme="minorEastAsia" w:cstheme="minorHAnsi"/>
                <w:sz w:val="24"/>
                <w:szCs w:val="24"/>
                <w:lang w:val="en-CA"/>
              </w:rPr>
            </w:rPrChange>
          </w:rPr>
          <w:t>.</w:t>
        </w:r>
        <w:r w:rsidR="00E37A61">
          <w:rPr>
            <w:rFonts w:eastAsiaTheme="minorEastAsia" w:cstheme="minorHAnsi"/>
            <w:sz w:val="24"/>
            <w:szCs w:val="24"/>
            <w:lang w:val="en-CA"/>
          </w:rPr>
          <w:t xml:space="preserve"> </w:t>
        </w:r>
      </w:ins>
      <w:ins w:id="440" w:author="Bridget Kathleen Murphy" w:date="2020-07-02T13:49:00Z">
        <w:r w:rsidR="00E37A61">
          <w:rPr>
            <w:rFonts w:eastAsiaTheme="minorEastAsia" w:cstheme="minorHAnsi"/>
            <w:sz w:val="24"/>
            <w:szCs w:val="24"/>
            <w:lang w:val="en-CA"/>
          </w:rPr>
          <w:t xml:space="preserve">Future work comparing the impact of </w:t>
        </w:r>
        <w:r w:rsidR="00572A65">
          <w:rPr>
            <w:rFonts w:eastAsiaTheme="minorEastAsia" w:cstheme="minorHAnsi"/>
            <w:sz w:val="24"/>
            <w:szCs w:val="24"/>
            <w:lang w:val="en-CA"/>
          </w:rPr>
          <w:t xml:space="preserve">using </w:t>
        </w:r>
        <w:del w:id="441" w:author="Joseph Stinziano" w:date="2020-07-06T10:25:00Z">
          <w:r w:rsidR="00572A65" w:rsidDel="001E19D5">
            <w:rPr>
              <w:rFonts w:eastAsiaTheme="minorEastAsia" w:cstheme="minorHAnsi"/>
              <w:sz w:val="24"/>
              <w:szCs w:val="24"/>
              <w:lang w:val="en-CA"/>
            </w:rPr>
            <w:delText xml:space="preserve">the </w:delText>
          </w:r>
        </w:del>
        <w:r w:rsidR="00572A65">
          <w:rPr>
            <w:rFonts w:eastAsiaTheme="minorEastAsia" w:cstheme="minorHAnsi"/>
            <w:sz w:val="24"/>
            <w:szCs w:val="24"/>
            <w:lang w:val="en-CA"/>
          </w:rPr>
          <w:t xml:space="preserve">M2002 </w:t>
        </w:r>
        <w:del w:id="442" w:author="Joseph Stinziano" w:date="2020-07-06T10:25:00Z">
          <w:r w:rsidR="00572A65" w:rsidDel="001E19D5">
            <w:rPr>
              <w:rFonts w:eastAsiaTheme="minorEastAsia" w:cstheme="minorHAnsi"/>
              <w:sz w:val="24"/>
              <w:szCs w:val="24"/>
              <w:lang w:val="en-CA"/>
            </w:rPr>
            <w:delText>equation</w:delText>
          </w:r>
        </w:del>
      </w:ins>
      <w:ins w:id="443" w:author="Bridget Kathleen Murphy" w:date="2020-07-02T13:51:00Z">
        <w:del w:id="444" w:author="Joseph Stinziano" w:date="2020-07-06T10:25:00Z">
          <w:r w:rsidR="00572A65" w:rsidDel="001E19D5">
            <w:rPr>
              <w:rFonts w:eastAsiaTheme="minorEastAsia" w:cstheme="minorHAnsi"/>
              <w:sz w:val="24"/>
              <w:szCs w:val="24"/>
              <w:lang w:val="en-CA"/>
            </w:rPr>
            <w:delText xml:space="preserve"> </w:delText>
          </w:r>
        </w:del>
        <w:r w:rsidR="00572A65">
          <w:rPr>
            <w:rFonts w:eastAsiaTheme="minorEastAsia" w:cstheme="minorHAnsi"/>
            <w:sz w:val="24"/>
            <w:szCs w:val="24"/>
            <w:lang w:val="en-CA"/>
          </w:rPr>
          <w:t>opposed to J1942</w:t>
        </w:r>
      </w:ins>
      <w:ins w:id="445" w:author="Bridget Kathleen Murphy" w:date="2020-07-02T13:49:00Z">
        <w:r w:rsidR="00572A65">
          <w:rPr>
            <w:rFonts w:eastAsiaTheme="minorEastAsia" w:cstheme="minorHAnsi"/>
            <w:sz w:val="24"/>
            <w:szCs w:val="24"/>
            <w:lang w:val="en-CA"/>
          </w:rPr>
          <w:t xml:space="preserve"> </w:t>
        </w:r>
      </w:ins>
      <w:ins w:id="446" w:author="Bridget Kathleen Murphy" w:date="2020-07-02T13:50:00Z">
        <w:r w:rsidR="00572A65">
          <w:rPr>
            <w:rFonts w:eastAsiaTheme="minorEastAsia" w:cstheme="minorHAnsi"/>
            <w:sz w:val="24"/>
            <w:szCs w:val="24"/>
            <w:lang w:val="en-CA"/>
          </w:rPr>
          <w:t xml:space="preserve">on whole </w:t>
        </w:r>
      </w:ins>
      <w:ins w:id="447" w:author="Bridget Kathleen Murphy" w:date="2020-07-02T13:51:00Z">
        <w:r w:rsidR="00572A65">
          <w:rPr>
            <w:rFonts w:eastAsiaTheme="minorEastAsia" w:cstheme="minorHAnsi"/>
            <w:sz w:val="24"/>
            <w:szCs w:val="24"/>
            <w:lang w:val="en-CA"/>
          </w:rPr>
          <w:t>tree</w:t>
        </w:r>
      </w:ins>
      <w:ins w:id="448" w:author="Bridget Kathleen Murphy" w:date="2020-07-02T13:50:00Z">
        <w:r w:rsidR="00572A65">
          <w:rPr>
            <w:rFonts w:eastAsiaTheme="minorEastAsia" w:cstheme="minorHAnsi"/>
            <w:sz w:val="24"/>
            <w:szCs w:val="24"/>
            <w:lang w:val="en-CA"/>
          </w:rPr>
          <w:t xml:space="preserve"> carbon balance and net primary production data </w:t>
        </w:r>
      </w:ins>
      <w:ins w:id="449" w:author="Bridget Kathleen Murphy" w:date="2020-07-02T13:51:00Z">
        <w:r w:rsidR="00572A65">
          <w:rPr>
            <w:rFonts w:eastAsiaTheme="minorEastAsia" w:cstheme="minorHAnsi"/>
            <w:sz w:val="24"/>
            <w:szCs w:val="24"/>
            <w:lang w:val="en-CA"/>
          </w:rPr>
          <w:t xml:space="preserve">could </w:t>
        </w:r>
      </w:ins>
      <w:ins w:id="450" w:author="Bridget Kathleen Murphy" w:date="2020-07-02T15:37:00Z">
        <w:r w:rsidR="00650D11">
          <w:rPr>
            <w:rFonts w:eastAsiaTheme="minorEastAsia" w:cstheme="minorHAnsi"/>
            <w:sz w:val="24"/>
            <w:szCs w:val="24"/>
            <w:lang w:val="en-CA"/>
          </w:rPr>
          <w:t xml:space="preserve">lead to better estimations of </w:t>
        </w:r>
      </w:ins>
      <w:ins w:id="451" w:author="Bridget Kathleen Murphy" w:date="2020-07-02T15:38:00Z">
        <w:r w:rsidR="00650D11">
          <w:rPr>
            <w:rFonts w:eastAsiaTheme="minorEastAsia" w:cstheme="minorHAnsi"/>
            <w:sz w:val="24"/>
            <w:szCs w:val="24"/>
            <w:lang w:val="en-CA"/>
          </w:rPr>
          <w:t>the temperature response of photosynthesis</w:t>
        </w:r>
      </w:ins>
      <w:ins w:id="452" w:author="Bridget Kathleen Murphy" w:date="2020-07-02T13:51:00Z">
        <w:r w:rsidR="00572A65">
          <w:rPr>
            <w:rFonts w:eastAsiaTheme="minorEastAsia" w:cstheme="minorHAnsi"/>
            <w:sz w:val="24"/>
            <w:szCs w:val="24"/>
            <w:lang w:val="en-CA"/>
          </w:rPr>
          <w:t xml:space="preserve">. </w:t>
        </w:r>
      </w:ins>
      <w:ins w:id="453" w:author="Bridget Kathleen Murphy" w:date="2020-07-02T13:22:00Z">
        <w:r w:rsidR="0024309D">
          <w:rPr>
            <w:rFonts w:eastAsiaTheme="minorEastAsia" w:cstheme="minorHAnsi"/>
            <w:sz w:val="24"/>
            <w:szCs w:val="24"/>
            <w:lang w:val="en-CA"/>
          </w:rPr>
          <w:t>G</w:t>
        </w:r>
      </w:ins>
      <w:ins w:id="454" w:author="Bridget Kathleen Murphy" w:date="2020-07-02T13:49:00Z">
        <w:r w:rsidR="00E37A61">
          <w:rPr>
            <w:rFonts w:eastAsiaTheme="minorEastAsia" w:cstheme="minorHAnsi"/>
            <w:sz w:val="24"/>
            <w:szCs w:val="24"/>
            <w:lang w:val="en-CA"/>
          </w:rPr>
          <w:t>iven</w:t>
        </w:r>
      </w:ins>
      <w:ins w:id="455" w:author="Bridget Kathleen Murphy" w:date="2020-07-02T13:22:00Z">
        <w:r w:rsidR="0024309D">
          <w:rPr>
            <w:rFonts w:eastAsiaTheme="minorEastAsia" w:cstheme="minorHAnsi"/>
            <w:sz w:val="24"/>
            <w:szCs w:val="24"/>
            <w:lang w:val="en-CA"/>
          </w:rPr>
          <w:t xml:space="preserve"> </w:t>
        </w:r>
      </w:ins>
      <w:del w:id="456" w:author="Bridget Kathleen Murphy" w:date="2020-07-02T13:14:00Z">
        <w:r w:rsidR="00CC629D" w:rsidDel="00C24EF4">
          <w:rPr>
            <w:rFonts w:eastAsiaTheme="minorEastAsia" w:cstheme="minorHAnsi"/>
            <w:sz w:val="24"/>
            <w:szCs w:val="24"/>
            <w:lang w:val="en-CA"/>
          </w:rPr>
          <w:delText>G</w:delText>
        </w:r>
        <w:r w:rsidR="000E4716" w:rsidDel="00C24EF4">
          <w:rPr>
            <w:rFonts w:eastAsiaTheme="minorEastAsia" w:cstheme="minorHAnsi"/>
            <w:sz w:val="24"/>
            <w:szCs w:val="24"/>
            <w:lang w:val="en-CA"/>
          </w:rPr>
          <w:delText xml:space="preserve">iven </w:delText>
        </w:r>
      </w:del>
      <w:r w:rsidR="000E4716">
        <w:rPr>
          <w:rFonts w:eastAsiaTheme="minorEastAsia" w:cstheme="minorHAnsi"/>
          <w:sz w:val="24"/>
          <w:szCs w:val="24"/>
          <w:lang w:val="en-CA"/>
        </w:rPr>
        <w:t>that carbon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w:t>
      </w:r>
      <w:r w:rsidR="006A4F31">
        <w:rPr>
          <w:rFonts w:eastAsiaTheme="minorEastAsia" w:cstheme="minorHAnsi"/>
          <w:sz w:val="24"/>
          <w:szCs w:val="24"/>
          <w:lang w:val="en-CA"/>
        </w:rPr>
        <w:t>may</w:t>
      </w:r>
      <w:ins w:id="457" w:author="Bridget Kathleen Murphy" w:date="2020-07-02T13:48:00Z">
        <w:r w:rsidR="00E37A61">
          <w:rPr>
            <w:rFonts w:eastAsiaTheme="minorEastAsia" w:cstheme="minorHAnsi"/>
            <w:sz w:val="24"/>
            <w:szCs w:val="24"/>
            <w:lang w:val="en-CA"/>
          </w:rPr>
          <w:t xml:space="preserve"> also</w:t>
        </w:r>
      </w:ins>
      <w:r w:rsidR="006A4F31">
        <w:rPr>
          <w:rFonts w:eastAsiaTheme="minorEastAsia" w:cstheme="minorHAnsi"/>
          <w:sz w:val="24"/>
          <w:szCs w:val="24"/>
          <w:lang w:val="en-CA"/>
        </w:rPr>
        <w:t xml:space="preserve"> </w:t>
      </w:r>
      <w:r w:rsidR="000E4716">
        <w:rPr>
          <w:rFonts w:eastAsiaTheme="minorEastAsia" w:cstheme="minorHAnsi"/>
          <w:sz w:val="24"/>
          <w:szCs w:val="24"/>
          <w:lang w:val="en-CA"/>
        </w:rPr>
        <w:t>lead to substantial impacts over a long time period</w:t>
      </w:r>
      <w:r w:rsidR="00247F8E" w:rsidRPr="005C3801">
        <w:rPr>
          <w:rFonts w:eastAsiaTheme="minorEastAsia" w:cstheme="minorHAnsi"/>
          <w:sz w:val="24"/>
          <w:szCs w:val="24"/>
          <w:lang w:val="en-CA"/>
        </w:rPr>
        <w:t xml:space="preserve">. </w:t>
      </w:r>
      <w:ins w:id="458" w:author="Bridget Kathleen Murphy" w:date="2020-07-02T13:53:00Z">
        <w:r w:rsidR="00572A65">
          <w:rPr>
            <w:rFonts w:eastAsiaTheme="minorEastAsia" w:cstheme="minorHAnsi"/>
            <w:sz w:val="24"/>
            <w:szCs w:val="24"/>
            <w:lang w:val="en-CA"/>
          </w:rPr>
          <w:t>On a larger scale, a</w:t>
        </w:r>
      </w:ins>
      <w:ins w:id="459" w:author="Bridget Kathleen Murphy" w:date="2020-07-02T09:59:00Z">
        <w:r w:rsidR="008D209E">
          <w:rPr>
            <w:rFonts w:eastAsiaTheme="minorEastAsia" w:cstheme="minorHAnsi"/>
            <w:sz w:val="24"/>
            <w:szCs w:val="24"/>
            <w:lang w:val="en-CA"/>
          </w:rPr>
          <w:t xml:space="preserve"> correction of this derivation error </w:t>
        </w:r>
        <w:r w:rsidR="00430EB9">
          <w:rPr>
            <w:rFonts w:eastAsiaTheme="minorEastAsia" w:cstheme="minorHAnsi"/>
            <w:sz w:val="24"/>
            <w:szCs w:val="24"/>
            <w:lang w:val="en-CA"/>
          </w:rPr>
          <w:t xml:space="preserve">will </w:t>
        </w:r>
      </w:ins>
      <w:ins w:id="460" w:author="Bridget Kathleen Murphy" w:date="2020-07-02T13:53:00Z">
        <w:r w:rsidR="00572A65">
          <w:rPr>
            <w:rFonts w:eastAsiaTheme="minorEastAsia" w:cstheme="minorHAnsi"/>
            <w:sz w:val="24"/>
            <w:szCs w:val="24"/>
            <w:lang w:val="en-CA"/>
          </w:rPr>
          <w:t xml:space="preserve">also </w:t>
        </w:r>
      </w:ins>
      <w:ins w:id="461" w:author="Bridget Kathleen Murphy" w:date="2020-07-02T09:59:00Z">
        <w:r w:rsidR="00430EB9">
          <w:rPr>
            <w:rFonts w:eastAsiaTheme="minorEastAsia" w:cstheme="minorHAnsi"/>
            <w:sz w:val="24"/>
            <w:szCs w:val="24"/>
            <w:lang w:val="en-CA"/>
          </w:rPr>
          <w:t xml:space="preserve">be necessary when considering </w:t>
        </w:r>
      </w:ins>
      <w:ins w:id="462" w:author="Bridget Kathleen Murphy" w:date="2020-07-02T10:00:00Z">
        <w:r w:rsidR="00430EB9">
          <w:rPr>
            <w:rFonts w:eastAsiaTheme="minorEastAsia" w:cstheme="minorHAnsi"/>
            <w:sz w:val="24"/>
            <w:szCs w:val="24"/>
            <w:lang w:val="en-CA"/>
          </w:rPr>
          <w:t>Earth system models</w:t>
        </w:r>
      </w:ins>
      <w:ins w:id="463" w:author="Joseph Stinziano" w:date="2020-07-06T10:26:00Z">
        <w:r w:rsidR="001E19D5">
          <w:rPr>
            <w:rFonts w:eastAsiaTheme="minorEastAsia" w:cstheme="minorHAnsi"/>
            <w:sz w:val="24"/>
            <w:szCs w:val="24"/>
            <w:lang w:val="en-CA"/>
          </w:rPr>
          <w:t>,</w:t>
        </w:r>
      </w:ins>
      <w:ins w:id="464" w:author="Bridget Kathleen Murphy" w:date="2020-07-02T10:00:00Z">
        <w:r w:rsidR="00430EB9">
          <w:rPr>
            <w:rFonts w:eastAsiaTheme="minorEastAsia" w:cstheme="minorHAnsi"/>
            <w:sz w:val="24"/>
            <w:szCs w:val="24"/>
            <w:lang w:val="en-CA"/>
          </w:rPr>
          <w:t xml:space="preserve"> as </w:t>
        </w:r>
      </w:ins>
      <w:ins w:id="465" w:author="Bridget Kathleen Murphy" w:date="2020-07-02T10:01:00Z">
        <w:r w:rsidR="00430EB9">
          <w:rPr>
            <w:rFonts w:eastAsiaTheme="minorEastAsia" w:cstheme="minorHAnsi"/>
            <w:sz w:val="24"/>
            <w:szCs w:val="24"/>
            <w:lang w:val="en-CA"/>
          </w:rPr>
          <w:t>17</w:t>
        </w:r>
      </w:ins>
      <w:ins w:id="466" w:author="Bridget Kathleen Murphy" w:date="2020-07-02T10:07:00Z">
        <w:r w:rsidR="00430EB9">
          <w:rPr>
            <w:rFonts w:eastAsiaTheme="minorEastAsia" w:cstheme="minorHAnsi"/>
            <w:sz w:val="24"/>
            <w:szCs w:val="24"/>
            <w:lang w:val="en-CA"/>
          </w:rPr>
          <w:t xml:space="preserve"> out of </w:t>
        </w:r>
      </w:ins>
      <w:ins w:id="467" w:author="Bridget Kathleen Murphy" w:date="2020-07-02T10:01:00Z">
        <w:r w:rsidR="00430EB9">
          <w:rPr>
            <w:rFonts w:eastAsiaTheme="minorEastAsia" w:cstheme="minorHAnsi"/>
            <w:sz w:val="24"/>
            <w:szCs w:val="24"/>
            <w:lang w:val="en-CA"/>
          </w:rPr>
          <w:t xml:space="preserve">40 </w:t>
        </w:r>
      </w:ins>
      <w:ins w:id="468" w:author="Bridget Kathleen Murphy" w:date="2020-07-02T10:02:00Z">
        <w:r w:rsidR="00430EB9">
          <w:rPr>
            <w:rFonts w:eastAsiaTheme="minorEastAsia" w:cstheme="minorHAnsi"/>
            <w:sz w:val="24"/>
            <w:szCs w:val="24"/>
            <w:lang w:val="en-CA"/>
          </w:rPr>
          <w:t xml:space="preserve">models in the CMIP6 simulations </w:t>
        </w:r>
      </w:ins>
      <w:ins w:id="469" w:author="Bridget Kathleen Murphy" w:date="2020-07-02T10:03:00Z">
        <w:del w:id="470" w:author="Joseph Stinziano" w:date="2020-07-06T10:26:00Z">
          <w:r w:rsidR="00430EB9" w:rsidDel="001E19D5">
            <w:rPr>
              <w:rFonts w:eastAsiaTheme="minorEastAsia" w:cstheme="minorHAnsi"/>
              <w:sz w:val="24"/>
              <w:szCs w:val="24"/>
              <w:lang w:val="en-CA"/>
            </w:rPr>
            <w:delText xml:space="preserve">use the </w:delText>
          </w:r>
        </w:del>
      </w:ins>
      <w:ins w:id="471" w:author="Bridget Kathleen Murphy" w:date="2020-07-02T10:07:00Z">
        <w:del w:id="472" w:author="Joseph Stinziano" w:date="2020-07-06T10:26:00Z">
          <w:r w:rsidR="00430EB9" w:rsidDel="001E19D5">
            <w:rPr>
              <w:rFonts w:eastAsiaTheme="minorEastAsia" w:cstheme="minorHAnsi"/>
              <w:sz w:val="24"/>
              <w:szCs w:val="24"/>
              <w:lang w:val="en-CA"/>
            </w:rPr>
            <w:delText xml:space="preserve">incorrect </w:delText>
          </w:r>
        </w:del>
      </w:ins>
      <w:ins w:id="473" w:author="Bridget Kathleen Murphy" w:date="2020-07-02T10:03:00Z">
        <w:del w:id="474" w:author="Joseph Stinziano" w:date="2020-07-06T10:26:00Z">
          <w:r w:rsidR="00430EB9" w:rsidDel="001E19D5">
            <w:rPr>
              <w:rFonts w:eastAsiaTheme="minorEastAsia" w:cstheme="minorHAnsi"/>
              <w:sz w:val="24"/>
              <w:szCs w:val="24"/>
              <w:lang w:val="en-CA"/>
            </w:rPr>
            <w:delText xml:space="preserve">M2002 </w:delText>
          </w:r>
        </w:del>
      </w:ins>
      <w:ins w:id="475" w:author="Bridget Kathleen Murphy" w:date="2020-07-02T10:04:00Z">
        <w:del w:id="476" w:author="Joseph Stinziano" w:date="2020-07-06T10:26:00Z">
          <w:r w:rsidR="00430EB9" w:rsidDel="001E19D5">
            <w:rPr>
              <w:rFonts w:eastAsiaTheme="minorEastAsia" w:cstheme="minorHAnsi"/>
              <w:sz w:val="24"/>
              <w:szCs w:val="24"/>
              <w:lang w:val="en-CA"/>
            </w:rPr>
            <w:delText>equation</w:delText>
          </w:r>
        </w:del>
      </w:ins>
      <w:ins w:id="477" w:author="Joseph Stinziano" w:date="2020-07-06T10:26:00Z">
        <w:r w:rsidR="001E19D5">
          <w:rPr>
            <w:rFonts w:eastAsiaTheme="minorEastAsia" w:cstheme="minorHAnsi"/>
            <w:sz w:val="24"/>
            <w:szCs w:val="24"/>
            <w:lang w:val="en-CA"/>
          </w:rPr>
          <w:t>are affected by the derivation error</w:t>
        </w:r>
      </w:ins>
      <w:ins w:id="478" w:author="Bridget Kathleen Murphy" w:date="2020-07-02T10:04:00Z">
        <w:r w:rsidR="00430EB9">
          <w:rPr>
            <w:rFonts w:eastAsiaTheme="minorEastAsia" w:cstheme="minorHAnsi"/>
            <w:sz w:val="24"/>
            <w:szCs w:val="24"/>
            <w:lang w:val="en-CA"/>
          </w:rPr>
          <w:t xml:space="preserve"> (Table </w:t>
        </w:r>
        <w:del w:id="479" w:author="Joseph Stinziano" w:date="2020-07-06T10:14:00Z">
          <w:r w:rsidR="00430EB9" w:rsidDel="00E8712C">
            <w:rPr>
              <w:rFonts w:eastAsiaTheme="minorEastAsia" w:cstheme="minorHAnsi"/>
              <w:sz w:val="24"/>
              <w:szCs w:val="24"/>
              <w:lang w:val="en-CA"/>
            </w:rPr>
            <w:delText>3</w:delText>
          </w:r>
        </w:del>
      </w:ins>
      <w:ins w:id="480" w:author="Joseph Stinziano" w:date="2020-07-06T10:14:00Z">
        <w:r w:rsidR="00E8712C">
          <w:rPr>
            <w:rFonts w:eastAsiaTheme="minorEastAsia" w:cstheme="minorHAnsi"/>
            <w:sz w:val="24"/>
            <w:szCs w:val="24"/>
            <w:lang w:val="en-CA"/>
          </w:rPr>
          <w:t>1</w:t>
        </w:r>
      </w:ins>
      <w:ins w:id="481" w:author="Bridget Kathleen Murphy" w:date="2020-07-02T10:04:00Z">
        <w:r w:rsidR="00430EB9">
          <w:rPr>
            <w:rFonts w:eastAsiaTheme="minorEastAsia" w:cstheme="minorHAnsi"/>
            <w:sz w:val="24"/>
            <w:szCs w:val="24"/>
            <w:lang w:val="en-CA"/>
          </w:rPr>
          <w:t xml:space="preserve">). </w:t>
        </w:r>
      </w:ins>
      <w:commentRangeStart w:id="482"/>
      <w:del w:id="483" w:author="Joseph Stinziano" w:date="2020-06-25T12:04:00Z">
        <w:r w:rsidR="00A05D86" w:rsidDel="00067667">
          <w:rPr>
            <w:rFonts w:eastAsiaTheme="minorEastAsia" w:cstheme="minorHAnsi"/>
            <w:sz w:val="24"/>
            <w:szCs w:val="24"/>
            <w:lang w:val="en-CA"/>
          </w:rPr>
          <w:delText>Despite</w:delText>
        </w:r>
        <w:commentRangeEnd w:id="482"/>
        <w:r w:rsidR="00E3559E" w:rsidDel="00067667">
          <w:rPr>
            <w:rStyle w:val="CommentReference"/>
          </w:rPr>
          <w:commentReference w:id="482"/>
        </w:r>
        <w:r w:rsidR="00A05D86" w:rsidDel="00067667">
          <w:rPr>
            <w:rFonts w:eastAsiaTheme="minorEastAsia" w:cstheme="minorHAnsi"/>
            <w:sz w:val="24"/>
            <w:szCs w:val="24"/>
            <w:lang w:val="en-CA"/>
          </w:rPr>
          <w:delText xml:space="preserve"> the robust use of Equation 3</w:delText>
        </w:r>
      </w:del>
      <w:ins w:id="484" w:author="Bridget Kathleen Murphy" w:date="2020-06-23T21:43:00Z">
        <w:del w:id="485" w:author="Joseph Stinziano" w:date="2020-06-25T12:04:00Z">
          <w:r w:rsidR="00F71507" w:rsidDel="00067667">
            <w:rPr>
              <w:rFonts w:eastAsiaTheme="minorEastAsia" w:cstheme="minorHAnsi"/>
              <w:sz w:val="24"/>
              <w:szCs w:val="24"/>
              <w:lang w:val="en-CA"/>
            </w:rPr>
            <w:delText>M2002</w:delText>
          </w:r>
        </w:del>
      </w:ins>
      <w:del w:id="486" w:author="Joseph Stinziano" w:date="2020-06-25T12:04:00Z">
        <w:r w:rsidR="00A05D86" w:rsidDel="00067667">
          <w:rPr>
            <w:rFonts w:eastAsiaTheme="minorEastAsia" w:cstheme="minorHAnsi"/>
            <w:sz w:val="24"/>
            <w:szCs w:val="24"/>
            <w:lang w:val="en-CA"/>
          </w:rPr>
          <w:delText xml:space="preserve"> (e.g. </w:delText>
        </w:r>
        <w:r w:rsidR="00A05D86" w:rsidDel="00067667">
          <w:rPr>
            <w:rFonts w:cstheme="minorHAnsi"/>
            <w:sz w:val="24"/>
            <w:szCs w:val="24"/>
            <w:lang w:val="en-CA"/>
          </w:rPr>
          <w:delText xml:space="preserve">Kattge &amp; Knorr, 2007; </w:delText>
        </w:r>
        <w:r w:rsidR="00E81D42" w:rsidDel="00067667">
          <w:rPr>
            <w:rFonts w:cstheme="minorHAnsi"/>
            <w:sz w:val="24"/>
            <w:szCs w:val="24"/>
            <w:lang w:val="en-CA"/>
          </w:rPr>
          <w:delText xml:space="preserve">Oikawa </w:delText>
        </w:r>
        <w:r w:rsidR="00E81D42" w:rsidRPr="00FB408E" w:rsidDel="00067667">
          <w:rPr>
            <w:rFonts w:cstheme="minorHAnsi"/>
            <w:i/>
            <w:sz w:val="24"/>
            <w:szCs w:val="24"/>
            <w:lang w:val="en-CA"/>
          </w:rPr>
          <w:delText>et al.,</w:delText>
        </w:r>
        <w:r w:rsidR="00E81D42" w:rsidDel="00067667">
          <w:rPr>
            <w:rFonts w:cstheme="minorHAnsi"/>
            <w:sz w:val="24"/>
            <w:szCs w:val="24"/>
            <w:lang w:val="en-CA"/>
          </w:rPr>
          <w:delText xml:space="preserve"> 2016; </w:delText>
        </w:r>
        <w:r w:rsidR="00A05D86" w:rsidDel="00067667">
          <w:rPr>
            <w:rFonts w:cstheme="minorHAnsi"/>
            <w:sz w:val="24"/>
            <w:szCs w:val="24"/>
            <w:lang w:val="en-CA"/>
          </w:rPr>
          <w:delText xml:space="preserve">Rogers </w:delText>
        </w:r>
        <w:r w:rsidR="00A05D86" w:rsidRPr="00FB408E" w:rsidDel="00067667">
          <w:rPr>
            <w:rFonts w:cstheme="minorHAnsi"/>
            <w:i/>
            <w:sz w:val="24"/>
            <w:szCs w:val="24"/>
            <w:lang w:val="en-CA"/>
          </w:rPr>
          <w:delText>et al.,</w:delText>
        </w:r>
        <w:r w:rsidR="00A05D86" w:rsidDel="00067667">
          <w:rPr>
            <w:rFonts w:cstheme="minorHAnsi"/>
            <w:sz w:val="24"/>
            <w:szCs w:val="24"/>
            <w:lang w:val="en-CA"/>
          </w:rPr>
          <w:delText xml:space="preserve"> 2017; Smith &amp; Dukes, 2017;</w:delText>
        </w:r>
        <w:r w:rsidR="00E81D42" w:rsidDel="00067667">
          <w:rPr>
            <w:rFonts w:cstheme="minorHAnsi"/>
            <w:sz w:val="24"/>
            <w:szCs w:val="24"/>
            <w:lang w:val="en-CA"/>
          </w:rPr>
          <w:delText xml:space="preserve"> Mercado </w:delText>
        </w:r>
        <w:r w:rsidR="00E81D42" w:rsidRPr="00FB408E" w:rsidDel="00067667">
          <w:rPr>
            <w:rFonts w:cstheme="minorHAnsi"/>
            <w:i/>
            <w:sz w:val="24"/>
            <w:szCs w:val="24"/>
            <w:lang w:val="en-CA"/>
          </w:rPr>
          <w:delText>et al.,</w:delText>
        </w:r>
        <w:r w:rsidR="00E81D42" w:rsidDel="00067667">
          <w:rPr>
            <w:rFonts w:cstheme="minorHAnsi"/>
            <w:sz w:val="24"/>
            <w:szCs w:val="24"/>
            <w:lang w:val="en-CA"/>
          </w:rPr>
          <w:delText xml:space="preserve"> 2018;</w:delText>
        </w:r>
        <w:r w:rsidR="00A05D86" w:rsidDel="00067667">
          <w:rPr>
            <w:rFonts w:cstheme="minorHAnsi"/>
            <w:sz w:val="24"/>
            <w:szCs w:val="24"/>
            <w:lang w:val="en-CA"/>
          </w:rPr>
          <w:delText xml:space="preserve"> Kumarathunge </w:delText>
        </w:r>
        <w:r w:rsidR="00A05D86" w:rsidRPr="00FB408E" w:rsidDel="00067667">
          <w:rPr>
            <w:rFonts w:cstheme="minorHAnsi"/>
            <w:i/>
            <w:sz w:val="24"/>
            <w:szCs w:val="24"/>
            <w:lang w:val="en-CA"/>
          </w:rPr>
          <w:delText>et al.,</w:delText>
        </w:r>
        <w:r w:rsidR="00A05D86" w:rsidDel="00067667">
          <w:rPr>
            <w:rFonts w:cstheme="minorHAnsi"/>
            <w:sz w:val="24"/>
            <w:szCs w:val="24"/>
            <w:lang w:val="en-CA"/>
          </w:rPr>
          <w:delText xml:space="preserve"> 2019), Equation 3</w:delText>
        </w:r>
      </w:del>
      <w:ins w:id="487" w:author="Bridget Kathleen Murphy" w:date="2020-06-23T21:43:00Z">
        <w:del w:id="488" w:author="Joseph Stinziano" w:date="2020-06-25T12:04:00Z">
          <w:r w:rsidR="00F71507" w:rsidDel="00067667">
            <w:rPr>
              <w:rFonts w:cstheme="minorHAnsi"/>
              <w:sz w:val="24"/>
              <w:szCs w:val="24"/>
              <w:lang w:val="en-CA"/>
            </w:rPr>
            <w:delText>M2002</w:delText>
          </w:r>
        </w:del>
      </w:ins>
      <w:del w:id="489" w:author="Joseph Stinziano" w:date="2020-06-25T12:04:00Z">
        <w:r w:rsidR="00A05D86" w:rsidDel="00067667">
          <w:rPr>
            <w:rFonts w:cstheme="minorHAnsi"/>
            <w:sz w:val="24"/>
            <w:szCs w:val="24"/>
            <w:lang w:val="en-CA"/>
          </w:rPr>
          <w:delText xml:space="preserve"> is still incorrect.</w:delText>
        </w:r>
        <w:r w:rsidR="00825C93" w:rsidDel="00067667">
          <w:rPr>
            <w:rFonts w:eastAsiaTheme="minorEastAsia" w:cstheme="minorHAnsi"/>
            <w:sz w:val="24"/>
            <w:szCs w:val="24"/>
            <w:lang w:val="en-CA"/>
          </w:rPr>
          <w:delText xml:space="preserve"> </w:delText>
        </w:r>
      </w:del>
      <w:r w:rsidR="00186E4B">
        <w:rPr>
          <w:rFonts w:eastAsiaTheme="minorEastAsia" w:cstheme="minorHAnsi"/>
          <w:sz w:val="24"/>
          <w:szCs w:val="24"/>
          <w:lang w:val="en-CA"/>
        </w:rPr>
        <w:t xml:space="preserve">We therefore recommend the switch from </w:t>
      </w:r>
      <w:del w:id="490" w:author="Bridget Kathleen Murphy" w:date="2020-06-23T21:43:00Z">
        <w:r w:rsidR="00186E4B" w:rsidDel="00F71507">
          <w:rPr>
            <w:rFonts w:eastAsiaTheme="minorEastAsia" w:cstheme="minorHAnsi"/>
            <w:sz w:val="24"/>
            <w:szCs w:val="24"/>
            <w:lang w:val="en-CA"/>
          </w:rPr>
          <w:delText>Equation 3</w:delText>
        </w:r>
      </w:del>
      <w:ins w:id="491" w:author="Bridget Kathleen Murphy" w:date="2020-06-23T21:43:00Z">
        <w:r w:rsidR="00F71507">
          <w:rPr>
            <w:rFonts w:eastAsiaTheme="minorEastAsia" w:cstheme="minorHAnsi"/>
            <w:sz w:val="24"/>
            <w:szCs w:val="24"/>
            <w:lang w:val="en-CA"/>
          </w:rPr>
          <w:t>M2002</w:t>
        </w:r>
      </w:ins>
      <w:r w:rsidR="00186E4B">
        <w:rPr>
          <w:rFonts w:eastAsiaTheme="minorEastAsia" w:cstheme="minorHAnsi"/>
          <w:sz w:val="24"/>
          <w:szCs w:val="24"/>
          <w:lang w:val="en-CA"/>
        </w:rPr>
        <w:t xml:space="preserve"> to </w:t>
      </w:r>
      <w:del w:id="492" w:author="Bridget Kathleen Murphy" w:date="2020-06-23T21:43:00Z">
        <w:r w:rsidR="00186E4B" w:rsidDel="00F71507">
          <w:rPr>
            <w:rFonts w:eastAsiaTheme="minorEastAsia" w:cstheme="minorHAnsi"/>
            <w:sz w:val="24"/>
            <w:szCs w:val="24"/>
            <w:lang w:val="en-CA"/>
          </w:rPr>
          <w:delText>Equation 10</w:delText>
        </w:r>
      </w:del>
      <w:ins w:id="493" w:author="Bridget Kathleen Murphy" w:date="2020-06-23T21:43:00Z">
        <w:r w:rsidR="00F71507">
          <w:rPr>
            <w:rFonts w:eastAsiaTheme="minorEastAsia" w:cstheme="minorHAnsi"/>
            <w:sz w:val="24"/>
            <w:szCs w:val="24"/>
            <w:lang w:val="en-CA"/>
          </w:rPr>
          <w:t>J1</w:t>
        </w:r>
      </w:ins>
      <w:ins w:id="494" w:author="Bridget Kathleen Murphy" w:date="2020-06-23T21:44:00Z">
        <w:r w:rsidR="00F71507">
          <w:rPr>
            <w:rFonts w:eastAsiaTheme="minorEastAsia" w:cstheme="minorHAnsi"/>
            <w:sz w:val="24"/>
            <w:szCs w:val="24"/>
            <w:lang w:val="en-CA"/>
          </w:rPr>
          <w:t>942</w:t>
        </w:r>
      </w:ins>
      <w:r w:rsidR="00186E4B">
        <w:rPr>
          <w:rFonts w:eastAsiaTheme="minorEastAsia" w:cstheme="minorHAnsi"/>
          <w:sz w:val="24"/>
          <w:szCs w:val="24"/>
          <w:lang w:val="en-CA"/>
        </w:rPr>
        <w:t xml:space="preserve"> because: 1) </w:t>
      </w:r>
      <w:del w:id="495" w:author="Bridget Kathleen Murphy" w:date="2020-06-23T21:44:00Z">
        <w:r w:rsidR="00186E4B" w:rsidDel="00F71507">
          <w:rPr>
            <w:rFonts w:eastAsiaTheme="minorEastAsia" w:cstheme="minorHAnsi"/>
            <w:sz w:val="24"/>
            <w:szCs w:val="24"/>
            <w:lang w:val="en-CA"/>
          </w:rPr>
          <w:delText>Equation 3</w:delText>
        </w:r>
      </w:del>
      <w:ins w:id="496" w:author="Bridget Kathleen Murphy" w:date="2020-06-23T21:44:00Z">
        <w:r w:rsidR="00F71507">
          <w:rPr>
            <w:rFonts w:eastAsiaTheme="minorEastAsia" w:cstheme="minorHAnsi"/>
            <w:sz w:val="24"/>
            <w:szCs w:val="24"/>
            <w:lang w:val="en-CA"/>
          </w:rPr>
          <w:t>M2002</w:t>
        </w:r>
      </w:ins>
      <w:r w:rsidR="00186E4B">
        <w:rPr>
          <w:rFonts w:eastAsiaTheme="minorEastAsia" w:cstheme="minorHAnsi"/>
          <w:sz w:val="24"/>
          <w:szCs w:val="24"/>
          <w:lang w:val="en-CA"/>
        </w:rPr>
        <w:t xml:space="preserve"> is the result of a derivation error</w:t>
      </w:r>
      <w:ins w:id="497" w:author="Joseph Stinziano" w:date="2020-07-06T10:26:00Z">
        <w:r w:rsidR="001E19D5">
          <w:rPr>
            <w:rFonts w:eastAsiaTheme="minorEastAsia" w:cstheme="minorHAnsi"/>
            <w:sz w:val="24"/>
            <w:szCs w:val="24"/>
            <w:lang w:val="en-CA"/>
          </w:rPr>
          <w:t xml:space="preserve"> circa </w:t>
        </w:r>
      </w:ins>
      <w:ins w:id="498" w:author="Joseph Stinziano" w:date="2020-07-06T10:27:00Z">
        <w:r w:rsidR="001E19D5">
          <w:rPr>
            <w:rFonts w:eastAsiaTheme="minorEastAsia" w:cstheme="minorHAnsi"/>
            <w:sz w:val="24"/>
            <w:szCs w:val="24"/>
            <w:lang w:val="en-CA"/>
          </w:rPr>
          <w:t>1979</w:t>
        </w:r>
      </w:ins>
      <w:r w:rsidR="00186E4B">
        <w:rPr>
          <w:rFonts w:eastAsiaTheme="minorEastAsia" w:cstheme="minorHAnsi"/>
          <w:sz w:val="24"/>
          <w:szCs w:val="24"/>
          <w:lang w:val="en-CA"/>
        </w:rPr>
        <w:t xml:space="preserve">, and 2) </w:t>
      </w:r>
      <w:del w:id="499" w:author="Bridget Kathleen Murphy" w:date="2020-06-23T21:44:00Z">
        <w:r w:rsidR="00186E4B" w:rsidDel="00F71507">
          <w:rPr>
            <w:rFonts w:eastAsiaTheme="minorEastAsia" w:cstheme="minorHAnsi"/>
            <w:sz w:val="24"/>
            <w:szCs w:val="24"/>
            <w:lang w:val="en-CA"/>
          </w:rPr>
          <w:delText>Equations 3</w:delText>
        </w:r>
      </w:del>
      <w:ins w:id="500" w:author="Bridget Kathleen Murphy" w:date="2020-06-23T21:44:00Z">
        <w:r w:rsidR="00F71507">
          <w:rPr>
            <w:rFonts w:eastAsiaTheme="minorEastAsia" w:cstheme="minorHAnsi"/>
            <w:sz w:val="24"/>
            <w:szCs w:val="24"/>
            <w:lang w:val="en-CA"/>
          </w:rPr>
          <w:t>M2002</w:t>
        </w:r>
      </w:ins>
      <w:r w:rsidR="00186E4B">
        <w:rPr>
          <w:rFonts w:eastAsiaTheme="minorEastAsia" w:cstheme="minorHAnsi"/>
          <w:sz w:val="24"/>
          <w:szCs w:val="24"/>
          <w:lang w:val="en-CA"/>
        </w:rPr>
        <w:t xml:space="preserve"> and </w:t>
      </w:r>
      <w:ins w:id="501" w:author="Bridget Kathleen Murphy" w:date="2020-06-23T21:44:00Z">
        <w:r w:rsidR="00F71507">
          <w:rPr>
            <w:rFonts w:eastAsiaTheme="minorEastAsia" w:cstheme="minorHAnsi"/>
            <w:sz w:val="24"/>
            <w:szCs w:val="24"/>
            <w:lang w:val="en-CA"/>
          </w:rPr>
          <w:t>J1942</w:t>
        </w:r>
      </w:ins>
      <w:del w:id="502" w:author="Bridget Kathleen Murphy" w:date="2020-06-23T21:44:00Z">
        <w:r w:rsidR="00186E4B" w:rsidDel="00F71507">
          <w:rPr>
            <w:rFonts w:eastAsiaTheme="minorEastAsia" w:cstheme="minorHAnsi"/>
            <w:sz w:val="24"/>
            <w:szCs w:val="24"/>
            <w:lang w:val="en-CA"/>
          </w:rPr>
          <w:delText>10</w:delText>
        </w:r>
      </w:del>
      <w:r w:rsidR="00186E4B">
        <w:rPr>
          <w:rFonts w:eastAsiaTheme="minorEastAsia" w:cstheme="minorHAnsi"/>
          <w:sz w:val="24"/>
          <w:szCs w:val="24"/>
          <w:lang w:val="en-CA"/>
        </w:rPr>
        <w:t xml:space="preserve"> lead to differen</w:t>
      </w:r>
      <w:r w:rsidR="00825C93">
        <w:rPr>
          <w:rFonts w:eastAsiaTheme="minorEastAsia" w:cstheme="minorHAnsi"/>
          <w:sz w:val="24"/>
          <w:szCs w:val="24"/>
          <w:lang w:val="en-CA"/>
        </w:rPr>
        <w:t>t</w:t>
      </w:r>
      <w:r w:rsidR="00186E4B">
        <w:rPr>
          <w:rFonts w:eastAsiaTheme="minorEastAsia" w:cstheme="minorHAnsi"/>
          <w:sz w:val="24"/>
          <w:szCs w:val="24"/>
          <w:lang w:val="en-CA"/>
        </w:rPr>
        <w:t xml:space="preserve"> net daily carbon estimates due </w:t>
      </w:r>
      <w:r w:rsidR="00186E4B">
        <w:rPr>
          <w:rFonts w:eastAsiaTheme="minorEastAsia" w:cstheme="minorHAnsi"/>
          <w:sz w:val="24"/>
          <w:szCs w:val="24"/>
          <w:lang w:val="en-CA"/>
        </w:rPr>
        <w:lastRenderedPageBreak/>
        <w:t>to the derivation error</w:t>
      </w:r>
      <w:r w:rsidR="00825C93">
        <w:rPr>
          <w:rFonts w:eastAsiaTheme="minorEastAsia" w:cstheme="minorHAnsi"/>
          <w:sz w:val="24"/>
          <w:szCs w:val="24"/>
          <w:lang w:val="en-CA"/>
        </w:rPr>
        <w:t xml:space="preserve">, which may currently be </w:t>
      </w:r>
      <w:commentRangeStart w:id="503"/>
      <w:r w:rsidR="00825C93">
        <w:rPr>
          <w:rFonts w:eastAsiaTheme="minorEastAsia" w:cstheme="minorHAnsi"/>
          <w:sz w:val="24"/>
          <w:szCs w:val="24"/>
          <w:lang w:val="en-CA"/>
        </w:rPr>
        <w:t>compensated by other factors in large-scale models</w:t>
      </w:r>
      <w:commentRangeEnd w:id="503"/>
      <w:r w:rsidR="00F71507">
        <w:rPr>
          <w:rStyle w:val="CommentReference"/>
        </w:rPr>
        <w:commentReference w:id="503"/>
      </w:r>
      <w:ins w:id="504" w:author="Bridget Kathleen Murphy" w:date="2020-07-02T14:37:00Z">
        <w:r w:rsidR="00AB4223">
          <w:rPr>
            <w:rFonts w:eastAsiaTheme="minorEastAsia" w:cstheme="minorHAnsi"/>
            <w:sz w:val="24"/>
            <w:szCs w:val="24"/>
            <w:lang w:val="en-CA"/>
          </w:rPr>
          <w:t>, most notably</w:t>
        </w:r>
      </w:ins>
      <w:ins w:id="505" w:author="Joseph Stinziano" w:date="2020-07-06T10:30:00Z">
        <w:r w:rsidR="001E19D5">
          <w:rPr>
            <w:rFonts w:eastAsiaTheme="minorEastAsia" w:cstheme="minorHAnsi"/>
            <w:sz w:val="24"/>
            <w:szCs w:val="24"/>
            <w:lang w:val="en-CA"/>
          </w:rPr>
          <w:t xml:space="preserve"> in</w:t>
        </w:r>
      </w:ins>
      <w:ins w:id="506" w:author="Bridget Kathleen Murphy" w:date="2020-07-02T14:37:00Z">
        <w:r w:rsidR="00AB4223">
          <w:rPr>
            <w:rFonts w:eastAsiaTheme="minorEastAsia" w:cstheme="minorHAnsi"/>
            <w:sz w:val="24"/>
            <w:szCs w:val="24"/>
            <w:lang w:val="en-CA"/>
          </w:rPr>
          <w:t xml:space="preserve"> </w:t>
        </w:r>
      </w:ins>
      <w:ins w:id="507" w:author="Joseph Stinziano" w:date="2020-07-06T10:29:00Z">
        <w:r w:rsidR="001E19D5">
          <w:rPr>
            <w:rFonts w:eastAsiaTheme="minorEastAsia" w:cstheme="minorHAnsi"/>
            <w:sz w:val="24"/>
            <w:szCs w:val="24"/>
            <w:lang w:val="en-CA"/>
          </w:rPr>
          <w:t>the C</w:t>
        </w:r>
      </w:ins>
      <w:ins w:id="508" w:author="Bridget Kathleen Murphy" w:date="2020-07-02T14:39:00Z">
        <w:del w:id="509" w:author="Joseph Stinziano" w:date="2020-07-06T10:29:00Z">
          <w:r w:rsidR="00AB4223" w:rsidDel="001E19D5">
            <w:rPr>
              <w:rFonts w:eastAsiaTheme="minorEastAsia" w:cstheme="minorHAnsi"/>
              <w:sz w:val="24"/>
              <w:szCs w:val="24"/>
              <w:lang w:val="en-CA"/>
            </w:rPr>
            <w:delText>c</w:delText>
          </w:r>
        </w:del>
        <w:r w:rsidR="00AB4223">
          <w:rPr>
            <w:rFonts w:eastAsiaTheme="minorEastAsia" w:cstheme="minorHAnsi"/>
            <w:sz w:val="24"/>
            <w:szCs w:val="24"/>
            <w:lang w:val="en-CA"/>
          </w:rPr>
          <w:t xml:space="preserve">ommunity </w:t>
        </w:r>
      </w:ins>
      <w:ins w:id="510" w:author="Joseph Stinziano" w:date="2020-07-06T10:29:00Z">
        <w:r w:rsidR="001E19D5">
          <w:rPr>
            <w:rFonts w:eastAsiaTheme="minorEastAsia" w:cstheme="minorHAnsi"/>
            <w:sz w:val="24"/>
            <w:szCs w:val="24"/>
            <w:lang w:val="en-CA"/>
          </w:rPr>
          <w:t>L</w:t>
        </w:r>
      </w:ins>
      <w:ins w:id="511" w:author="Bridget Kathleen Murphy" w:date="2020-07-02T14:39:00Z">
        <w:del w:id="512" w:author="Joseph Stinziano" w:date="2020-07-06T10:29:00Z">
          <w:r w:rsidR="00AB4223" w:rsidDel="001E19D5">
            <w:rPr>
              <w:rFonts w:eastAsiaTheme="minorEastAsia" w:cstheme="minorHAnsi"/>
              <w:sz w:val="24"/>
              <w:szCs w:val="24"/>
              <w:lang w:val="en-CA"/>
            </w:rPr>
            <w:delText>l</w:delText>
          </w:r>
        </w:del>
        <w:r w:rsidR="00AB4223">
          <w:rPr>
            <w:rFonts w:eastAsiaTheme="minorEastAsia" w:cstheme="minorHAnsi"/>
            <w:sz w:val="24"/>
            <w:szCs w:val="24"/>
            <w:lang w:val="en-CA"/>
          </w:rPr>
          <w:t xml:space="preserve">and </w:t>
        </w:r>
        <w:del w:id="513" w:author="Joseph Stinziano" w:date="2020-07-06T10:29:00Z">
          <w:r w:rsidR="00AB4223" w:rsidDel="001E19D5">
            <w:rPr>
              <w:rFonts w:eastAsiaTheme="minorEastAsia" w:cstheme="minorHAnsi"/>
              <w:sz w:val="24"/>
              <w:szCs w:val="24"/>
              <w:lang w:val="en-CA"/>
            </w:rPr>
            <w:delText>m</w:delText>
          </w:r>
        </w:del>
      </w:ins>
      <w:ins w:id="514" w:author="Joseph Stinziano" w:date="2020-07-06T10:29:00Z">
        <w:r w:rsidR="001E19D5">
          <w:rPr>
            <w:rFonts w:eastAsiaTheme="minorEastAsia" w:cstheme="minorHAnsi"/>
            <w:sz w:val="24"/>
            <w:szCs w:val="24"/>
            <w:lang w:val="en-CA"/>
          </w:rPr>
          <w:t>M</w:t>
        </w:r>
      </w:ins>
      <w:ins w:id="515" w:author="Bridget Kathleen Murphy" w:date="2020-07-02T14:39:00Z">
        <w:r w:rsidR="00AB4223">
          <w:rPr>
            <w:rFonts w:eastAsiaTheme="minorEastAsia" w:cstheme="minorHAnsi"/>
            <w:sz w:val="24"/>
            <w:szCs w:val="24"/>
            <w:lang w:val="en-CA"/>
          </w:rPr>
          <w:t>odel</w:t>
        </w:r>
        <w:del w:id="516" w:author="Joseph Stinziano" w:date="2020-07-06T10:29:00Z">
          <w:r w:rsidR="00AB4223" w:rsidDel="001E19D5">
            <w:rPr>
              <w:rFonts w:eastAsiaTheme="minorEastAsia" w:cstheme="minorHAnsi"/>
              <w:sz w:val="24"/>
              <w:szCs w:val="24"/>
              <w:lang w:val="en-CA"/>
            </w:rPr>
            <w:delText>s</w:delText>
          </w:r>
        </w:del>
        <w:r w:rsidR="00AB4223">
          <w:rPr>
            <w:rFonts w:eastAsiaTheme="minorEastAsia" w:cstheme="minorHAnsi"/>
            <w:sz w:val="24"/>
            <w:szCs w:val="24"/>
            <w:lang w:val="en-CA"/>
          </w:rPr>
          <w:t xml:space="preserve"> which </w:t>
        </w:r>
      </w:ins>
      <w:ins w:id="517" w:author="Bridget Kathleen Murphy" w:date="2020-07-02T14:53:00Z">
        <w:r w:rsidR="007F6C3B">
          <w:rPr>
            <w:rFonts w:eastAsiaTheme="minorEastAsia" w:cstheme="minorHAnsi"/>
            <w:sz w:val="24"/>
            <w:szCs w:val="24"/>
            <w:lang w:val="en-CA"/>
          </w:rPr>
          <w:t xml:space="preserve">currently </w:t>
        </w:r>
      </w:ins>
      <w:ins w:id="518" w:author="Bridget Kathleen Murphy" w:date="2020-07-02T14:39:00Z">
        <w:r w:rsidR="00AB4223">
          <w:rPr>
            <w:rFonts w:eastAsiaTheme="minorEastAsia" w:cstheme="minorHAnsi"/>
            <w:sz w:val="24"/>
            <w:szCs w:val="24"/>
            <w:lang w:val="en-CA"/>
          </w:rPr>
          <w:t>rel</w:t>
        </w:r>
      </w:ins>
      <w:ins w:id="519" w:author="Bridget Kathleen Murphy" w:date="2020-07-02T14:44:00Z">
        <w:del w:id="520" w:author="Joseph Stinziano" w:date="2020-07-06T10:29:00Z">
          <w:r w:rsidR="00AB4223" w:rsidDel="001E19D5">
            <w:rPr>
              <w:rFonts w:eastAsiaTheme="minorEastAsia" w:cstheme="minorHAnsi"/>
              <w:sz w:val="24"/>
              <w:szCs w:val="24"/>
              <w:lang w:val="en-CA"/>
            </w:rPr>
            <w:delText>y</w:delText>
          </w:r>
        </w:del>
      </w:ins>
      <w:ins w:id="521" w:author="Joseph Stinziano" w:date="2020-07-06T10:29:00Z">
        <w:r w:rsidR="001E19D5">
          <w:rPr>
            <w:rFonts w:eastAsiaTheme="minorEastAsia" w:cstheme="minorHAnsi"/>
            <w:sz w:val="24"/>
            <w:szCs w:val="24"/>
            <w:lang w:val="en-CA"/>
          </w:rPr>
          <w:t>ies</w:t>
        </w:r>
      </w:ins>
      <w:ins w:id="522" w:author="Bridget Kathleen Murphy" w:date="2020-07-02T14:39:00Z">
        <w:r w:rsidR="00AB4223">
          <w:rPr>
            <w:rFonts w:eastAsiaTheme="minorEastAsia" w:cstheme="minorHAnsi"/>
            <w:sz w:val="24"/>
            <w:szCs w:val="24"/>
            <w:lang w:val="en-CA"/>
          </w:rPr>
          <w:t xml:space="preserve"> on </w:t>
        </w:r>
      </w:ins>
      <w:ins w:id="523" w:author="Bridget Kathleen Murphy" w:date="2020-07-02T14:43:00Z">
        <w:r w:rsidR="00AB4223">
          <w:rPr>
            <w:rFonts w:eastAsiaTheme="minorEastAsia" w:cstheme="minorHAnsi"/>
            <w:sz w:val="24"/>
            <w:szCs w:val="24"/>
            <w:lang w:val="en-CA"/>
          </w:rPr>
          <w:t>the M2002 equation</w:t>
        </w:r>
      </w:ins>
      <w:ins w:id="524" w:author="Bridget Kathleen Murphy" w:date="2020-07-02T14:53:00Z">
        <w:r w:rsidR="007F6C3B">
          <w:rPr>
            <w:rFonts w:eastAsiaTheme="minorEastAsia" w:cstheme="minorHAnsi"/>
            <w:sz w:val="24"/>
            <w:szCs w:val="24"/>
            <w:lang w:val="en-CA"/>
          </w:rPr>
          <w:t xml:space="preserve"> (</w:t>
        </w:r>
        <w:proofErr w:type="spellStart"/>
        <w:r w:rsidR="007F6C3B">
          <w:rPr>
            <w:rFonts w:eastAsiaTheme="minorEastAsia" w:cstheme="minorHAnsi"/>
            <w:sz w:val="24"/>
            <w:szCs w:val="24"/>
            <w:lang w:val="en-CA"/>
          </w:rPr>
          <w:t>Bonan</w:t>
        </w:r>
        <w:proofErr w:type="spellEnd"/>
        <w:r w:rsidR="007F6C3B">
          <w:rPr>
            <w:rFonts w:eastAsiaTheme="minorEastAsia" w:cstheme="minorHAnsi"/>
            <w:sz w:val="24"/>
            <w:szCs w:val="24"/>
            <w:lang w:val="en-CA"/>
          </w:rPr>
          <w:t>, 1996</w:t>
        </w:r>
      </w:ins>
      <w:ins w:id="525" w:author="Bridget Kathleen Murphy" w:date="2020-07-02T14:54:00Z">
        <w:r w:rsidR="007F6C3B">
          <w:rPr>
            <w:rFonts w:eastAsiaTheme="minorEastAsia" w:cstheme="minorHAnsi"/>
            <w:sz w:val="24"/>
            <w:szCs w:val="24"/>
            <w:lang w:val="en-CA"/>
          </w:rPr>
          <w:t>; Lawrence et al., 2018</w:t>
        </w:r>
      </w:ins>
      <w:ins w:id="526" w:author="Bridget Kathleen Murphy" w:date="2020-07-02T14:53:00Z">
        <w:r w:rsidR="007F6C3B">
          <w:rPr>
            <w:rFonts w:eastAsiaTheme="minorEastAsia" w:cstheme="minorHAnsi"/>
            <w:sz w:val="24"/>
            <w:szCs w:val="24"/>
            <w:lang w:val="en-CA"/>
          </w:rPr>
          <w:t>)</w:t>
        </w:r>
      </w:ins>
      <w:ins w:id="527" w:author="Joseph Stinziano" w:date="2020-07-06T10:29:00Z">
        <w:r w:rsidR="001E19D5">
          <w:rPr>
            <w:rFonts w:eastAsiaTheme="minorEastAsia" w:cstheme="minorHAnsi"/>
            <w:sz w:val="24"/>
            <w:szCs w:val="24"/>
            <w:lang w:val="en-CA"/>
          </w:rPr>
          <w:t xml:space="preserve"> and underlie</w:t>
        </w:r>
      </w:ins>
      <w:ins w:id="528" w:author="Joseph Stinziano" w:date="2020-07-06T10:30:00Z">
        <w:r w:rsidR="001E19D5">
          <w:rPr>
            <w:rFonts w:eastAsiaTheme="minorEastAsia" w:cstheme="minorHAnsi"/>
            <w:sz w:val="24"/>
            <w:szCs w:val="24"/>
            <w:lang w:val="en-CA"/>
          </w:rPr>
          <w:t>s</w:t>
        </w:r>
      </w:ins>
      <w:ins w:id="529" w:author="Joseph Stinziano" w:date="2020-07-06T10:29:00Z">
        <w:r w:rsidR="001E19D5">
          <w:rPr>
            <w:rFonts w:eastAsiaTheme="minorEastAsia" w:cstheme="minorHAnsi"/>
            <w:sz w:val="24"/>
            <w:szCs w:val="24"/>
            <w:lang w:val="en-CA"/>
          </w:rPr>
          <w:t xml:space="preserve"> 30% of Earth System Models (Table 1)</w:t>
        </w:r>
      </w:ins>
      <w:ins w:id="530" w:author="Bridget Kathleen Murphy" w:date="2020-07-02T14:54:00Z">
        <w:r w:rsidR="007F6C3B">
          <w:rPr>
            <w:rFonts w:eastAsiaTheme="minorEastAsia" w:cstheme="minorHAnsi"/>
            <w:sz w:val="24"/>
            <w:szCs w:val="24"/>
            <w:lang w:val="en-CA"/>
          </w:rPr>
          <w:t xml:space="preserve">. </w:t>
        </w:r>
      </w:ins>
      <w:del w:id="531" w:author="Bridget Kathleen Murphy" w:date="2020-07-02T14:37:00Z">
        <w:r w:rsidR="00186E4B" w:rsidDel="00AB4223">
          <w:rPr>
            <w:rFonts w:eastAsiaTheme="minorEastAsia" w:cstheme="minorHAnsi"/>
            <w:sz w:val="24"/>
            <w:szCs w:val="24"/>
            <w:lang w:val="en-CA"/>
          </w:rPr>
          <w:delText>.</w:delText>
        </w:r>
      </w:del>
    </w:p>
    <w:p w14:paraId="037ACF1D" w14:textId="77777777" w:rsidR="00E3559E" w:rsidRPr="00F44E11" w:rsidRDefault="00E3559E" w:rsidP="002B0AA8">
      <w:pPr>
        <w:spacing w:after="0" w:line="360" w:lineRule="auto"/>
        <w:rPr>
          <w:rFonts w:eastAsiaTheme="minorEastAsia" w:cstheme="minorHAnsi"/>
          <w:sz w:val="24"/>
          <w:szCs w:val="24"/>
          <w:lang w:val="en-CA"/>
        </w:rPr>
      </w:pPr>
    </w:p>
    <w:p w14:paraId="31A146B9" w14:textId="77777777" w:rsidR="00916054" w:rsidRPr="00615D1B" w:rsidRDefault="00916054" w:rsidP="00916054">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Acknowledgments</w:t>
      </w:r>
    </w:p>
    <w:p w14:paraId="13230253" w14:textId="77777777" w:rsidR="00916054" w:rsidRDefault="00916054" w:rsidP="00916054">
      <w:pPr>
        <w:spacing w:after="0" w:line="360" w:lineRule="auto"/>
        <w:rPr>
          <w:rFonts w:eastAsiaTheme="minorEastAsia" w:cstheme="minorHAnsi"/>
          <w:sz w:val="24"/>
          <w:szCs w:val="24"/>
          <w:lang w:val="en-CA"/>
        </w:rPr>
      </w:pPr>
      <w:r>
        <w:rPr>
          <w:rFonts w:eastAsiaTheme="minorEastAsia" w:cstheme="minorHAnsi"/>
          <w:sz w:val="24"/>
          <w:szCs w:val="24"/>
          <w:lang w:val="en-CA"/>
        </w:rPr>
        <w:t>We would like to thank Wesley J. Noe at the University of New Mexico for providing climate data. This research was supported by personal funds.</w:t>
      </w:r>
    </w:p>
    <w:p w14:paraId="411CD8D5" w14:textId="77777777" w:rsidR="00916054" w:rsidRDefault="00916054" w:rsidP="00916054">
      <w:pPr>
        <w:spacing w:after="0" w:line="360" w:lineRule="auto"/>
        <w:rPr>
          <w:rFonts w:eastAsiaTheme="minorEastAsia" w:cstheme="minorHAnsi"/>
          <w:sz w:val="24"/>
          <w:szCs w:val="24"/>
          <w:lang w:val="en-CA"/>
        </w:rPr>
      </w:pPr>
    </w:p>
    <w:p w14:paraId="0AB74371" w14:textId="77777777" w:rsidR="00916054" w:rsidRDefault="00916054" w:rsidP="00916054">
      <w:pPr>
        <w:spacing w:after="0" w:line="360" w:lineRule="auto"/>
        <w:rPr>
          <w:rFonts w:eastAsiaTheme="minorEastAsia" w:cstheme="minorHAnsi"/>
          <w:sz w:val="24"/>
          <w:szCs w:val="24"/>
          <w:lang w:val="en-CA"/>
        </w:rPr>
      </w:pPr>
      <w:r>
        <w:rPr>
          <w:rFonts w:eastAsiaTheme="minorEastAsia" w:cstheme="minorHAnsi"/>
          <w:b/>
          <w:bCs/>
          <w:sz w:val="24"/>
          <w:szCs w:val="24"/>
          <w:u w:val="single"/>
          <w:lang w:val="en-CA"/>
        </w:rPr>
        <w:t>Author Contributions</w:t>
      </w:r>
    </w:p>
    <w:p w14:paraId="33A2F448" w14:textId="77777777" w:rsidR="00916054" w:rsidRPr="00A357D2" w:rsidRDefault="00916054" w:rsidP="00916054">
      <w:pPr>
        <w:spacing w:after="0" w:line="360" w:lineRule="auto"/>
        <w:rPr>
          <w:rFonts w:eastAsiaTheme="minorEastAsia" w:cstheme="minorHAnsi"/>
          <w:sz w:val="24"/>
          <w:szCs w:val="24"/>
          <w:lang w:val="en-CA"/>
        </w:rPr>
      </w:pPr>
      <w:r>
        <w:rPr>
          <w:rFonts w:eastAsiaTheme="minorEastAsia" w:cstheme="minorHAnsi"/>
          <w:sz w:val="24"/>
          <w:szCs w:val="24"/>
          <w:lang w:val="en-CA"/>
        </w:rPr>
        <w:t>Both authors contributed to all aspects of the study.</w:t>
      </w:r>
    </w:p>
    <w:p w14:paraId="0D824AC5" w14:textId="77777777" w:rsidR="00916054" w:rsidRDefault="00916054" w:rsidP="00916054">
      <w:pPr>
        <w:spacing w:after="0" w:line="360" w:lineRule="auto"/>
        <w:rPr>
          <w:rFonts w:eastAsiaTheme="minorEastAsia" w:cstheme="minorHAnsi"/>
          <w:sz w:val="24"/>
          <w:szCs w:val="24"/>
          <w:lang w:val="en-CA"/>
        </w:rPr>
      </w:pPr>
    </w:p>
    <w:p w14:paraId="5A7B2E86" w14:textId="77777777" w:rsidR="00916054" w:rsidRDefault="00916054" w:rsidP="00916054">
      <w:pPr>
        <w:spacing w:after="0" w:line="360" w:lineRule="auto"/>
        <w:rPr>
          <w:rFonts w:eastAsiaTheme="minorEastAsia" w:cstheme="minorHAnsi"/>
          <w:sz w:val="24"/>
          <w:szCs w:val="24"/>
          <w:u w:val="single"/>
          <w:lang w:val="en-CA"/>
        </w:rPr>
      </w:pPr>
      <w:r>
        <w:rPr>
          <w:rFonts w:eastAsiaTheme="minorEastAsia" w:cstheme="minorHAnsi"/>
          <w:b/>
          <w:bCs/>
          <w:sz w:val="24"/>
          <w:szCs w:val="24"/>
          <w:u w:val="single"/>
          <w:lang w:val="en-CA"/>
        </w:rPr>
        <w:t>Additional Information</w:t>
      </w:r>
    </w:p>
    <w:p w14:paraId="42B4A50B" w14:textId="3C2CA074" w:rsidR="00916054" w:rsidRPr="00C256F5" w:rsidRDefault="00916054" w:rsidP="00916054">
      <w:pPr>
        <w:spacing w:after="0" w:line="360" w:lineRule="auto"/>
        <w:rPr>
          <w:rFonts w:eastAsiaTheme="minorEastAsia" w:cstheme="minorHAnsi"/>
          <w:sz w:val="24"/>
          <w:szCs w:val="24"/>
          <w:lang w:val="en-CA"/>
        </w:rPr>
      </w:pPr>
      <w:r w:rsidRPr="007039BC">
        <w:rPr>
          <w:rFonts w:eastAsiaTheme="minorEastAsia" w:cstheme="minorHAnsi"/>
          <w:sz w:val="24"/>
          <w:szCs w:val="24"/>
          <w:lang w:val="en-CA"/>
        </w:rPr>
        <w:t xml:space="preserve">A version of this manuscript was posted on </w:t>
      </w:r>
      <w:proofErr w:type="spellStart"/>
      <w:r w:rsidRPr="00C256F5">
        <w:rPr>
          <w:rFonts w:eastAsiaTheme="minorEastAsia" w:cstheme="minorHAnsi"/>
          <w:sz w:val="24"/>
          <w:szCs w:val="24"/>
          <w:lang w:val="en-CA"/>
        </w:rPr>
        <w:t>bioRxiv</w:t>
      </w:r>
      <w:proofErr w:type="spellEnd"/>
      <w:r w:rsidRPr="00C256F5">
        <w:rPr>
          <w:rFonts w:eastAsiaTheme="minorEastAsia" w:cstheme="minorHAnsi"/>
          <w:sz w:val="24"/>
          <w:szCs w:val="24"/>
          <w:lang w:val="en-CA"/>
        </w:rPr>
        <w:t xml:space="preserve"> (manuscript ID: </w:t>
      </w:r>
      <w:r w:rsidR="002F6CEC" w:rsidRPr="002F6CEC">
        <w:rPr>
          <w:sz w:val="24"/>
          <w:szCs w:val="24"/>
        </w:rPr>
        <w:t>BIORXIV/2020/921973</w:t>
      </w:r>
      <w:r w:rsidRPr="00C256F5">
        <w:rPr>
          <w:rFonts w:eastAsiaTheme="minorEastAsia" w:cstheme="minorHAnsi"/>
          <w:sz w:val="24"/>
          <w:szCs w:val="24"/>
          <w:lang w:val="en-CA"/>
        </w:rPr>
        <w:t>).</w:t>
      </w:r>
    </w:p>
    <w:p w14:paraId="47742E25" w14:textId="77777777" w:rsidR="00E8712C" w:rsidRDefault="00E8712C" w:rsidP="002B0AA8">
      <w:pPr>
        <w:spacing w:after="0" w:line="360" w:lineRule="auto"/>
        <w:rPr>
          <w:ins w:id="532" w:author="Joseph Stinziano" w:date="2020-07-06T10:11:00Z"/>
          <w:rFonts w:eastAsiaTheme="minorEastAsia" w:cstheme="minorHAnsi"/>
          <w:b/>
          <w:sz w:val="24"/>
          <w:szCs w:val="24"/>
          <w:u w:val="single"/>
          <w:lang w:val="en-CA"/>
        </w:rPr>
        <w:sectPr w:rsidR="00E8712C" w:rsidSect="00615D1B">
          <w:footerReference w:type="default" r:id="rId11"/>
          <w:footerReference w:type="first" r:id="rId12"/>
          <w:pgSz w:w="12240" w:h="15840" w:code="1"/>
          <w:pgMar w:top="1134" w:right="1134" w:bottom="1134" w:left="1134" w:header="720" w:footer="720" w:gutter="0"/>
          <w:lnNumType w:countBy="1" w:restart="continuous"/>
          <w:cols w:space="720"/>
          <w:docGrid w:linePitch="360"/>
        </w:sectPr>
      </w:pPr>
    </w:p>
    <w:p w14:paraId="48C1E316" w14:textId="68E316B7" w:rsidR="00174BEC" w:rsidRDefault="00174BEC" w:rsidP="002B0AA8">
      <w:pPr>
        <w:spacing w:after="0" w:line="360" w:lineRule="auto"/>
        <w:rPr>
          <w:ins w:id="533" w:author="Joseph Stinziano" w:date="2020-07-06T10:11:00Z"/>
          <w:rFonts w:eastAsiaTheme="minorEastAsia" w:cstheme="minorHAnsi"/>
          <w:b/>
          <w:sz w:val="24"/>
          <w:szCs w:val="24"/>
          <w:u w:val="single"/>
          <w:lang w:val="en-CA"/>
        </w:rPr>
      </w:pPr>
      <w:r w:rsidRPr="00FB408E">
        <w:rPr>
          <w:rFonts w:eastAsiaTheme="minorEastAsia" w:cstheme="minorHAnsi"/>
          <w:b/>
          <w:sz w:val="24"/>
          <w:szCs w:val="24"/>
          <w:u w:val="single"/>
          <w:lang w:val="en-CA"/>
        </w:rPr>
        <w:lastRenderedPageBreak/>
        <w:t>Tables</w:t>
      </w:r>
    </w:p>
    <w:p w14:paraId="404C6B29" w14:textId="3ED30E9B" w:rsidR="00E8712C" w:rsidRPr="00893B32" w:rsidRDefault="00E8712C" w:rsidP="00E8712C">
      <w:pPr>
        <w:spacing w:line="360" w:lineRule="auto"/>
        <w:rPr>
          <w:ins w:id="534" w:author="Joseph Stinziano" w:date="2020-07-06T10:11:00Z"/>
          <w:b/>
          <w:sz w:val="24"/>
          <w:szCs w:val="24"/>
          <w:lang w:val="en-CA"/>
        </w:rPr>
      </w:pPr>
      <w:ins w:id="535" w:author="Joseph Stinziano" w:date="2020-07-06T10:11:00Z">
        <w:r w:rsidRPr="00893B32">
          <w:rPr>
            <w:b/>
            <w:sz w:val="24"/>
            <w:szCs w:val="24"/>
            <w:lang w:val="en-CA"/>
          </w:rPr>
          <w:t xml:space="preserve">Table </w:t>
        </w:r>
      </w:ins>
      <w:ins w:id="536" w:author="Joseph Stinziano" w:date="2020-07-06T10:13:00Z">
        <w:r>
          <w:rPr>
            <w:b/>
            <w:sz w:val="24"/>
            <w:szCs w:val="24"/>
            <w:lang w:val="en-CA"/>
          </w:rPr>
          <w:t>1</w:t>
        </w:r>
      </w:ins>
      <w:ins w:id="537" w:author="Joseph Stinziano" w:date="2020-07-06T10:11:00Z">
        <w:r w:rsidRPr="00893B32">
          <w:rPr>
            <w:b/>
            <w:sz w:val="24"/>
            <w:szCs w:val="24"/>
            <w:lang w:val="en-CA"/>
          </w:rPr>
          <w:t>. List of land surface models affected by the derivation error in M2002 and the affected Earth Systems Models (ESMs) being used in the CMIP6 simulations. Note that 17 of the 40 (42.5%) CMIP6 ESMs are affected by the derivation error. Affected models are in bold.</w:t>
        </w:r>
      </w:ins>
    </w:p>
    <w:tbl>
      <w:tblPr>
        <w:tblW w:w="13467" w:type="dxa"/>
        <w:tblLook w:val="04A0" w:firstRow="1" w:lastRow="0" w:firstColumn="1" w:lastColumn="0" w:noHBand="0" w:noVBand="1"/>
        <w:tblPrChange w:id="538" w:author="Joseph Stinziano" w:date="2020-07-06T10:12:00Z">
          <w:tblPr>
            <w:tblW w:w="13183" w:type="dxa"/>
            <w:tblLook w:val="04A0" w:firstRow="1" w:lastRow="0" w:firstColumn="1" w:lastColumn="0" w:noHBand="0" w:noVBand="1"/>
          </w:tblPr>
        </w:tblPrChange>
      </w:tblPr>
      <w:tblGrid>
        <w:gridCol w:w="3261"/>
        <w:gridCol w:w="1173"/>
        <w:gridCol w:w="1134"/>
        <w:gridCol w:w="1019"/>
        <w:gridCol w:w="4045"/>
        <w:gridCol w:w="2835"/>
        <w:tblGridChange w:id="539">
          <w:tblGrid>
            <w:gridCol w:w="3261"/>
            <w:gridCol w:w="1173"/>
            <w:gridCol w:w="1134"/>
            <w:gridCol w:w="1019"/>
            <w:gridCol w:w="3827"/>
            <w:gridCol w:w="2835"/>
          </w:tblGrid>
        </w:tblGridChange>
      </w:tblGrid>
      <w:tr w:rsidR="00E8712C" w:rsidRPr="00E8712C" w14:paraId="1D602BE0" w14:textId="77777777" w:rsidTr="00E8712C">
        <w:trPr>
          <w:trHeight w:val="288"/>
          <w:ins w:id="540" w:author="Joseph Stinziano" w:date="2020-07-06T10:11:00Z"/>
          <w:trPrChange w:id="541" w:author="Joseph Stinziano" w:date="2020-07-06T10:12:00Z">
            <w:trPr>
              <w:trHeight w:val="288"/>
            </w:trPr>
          </w:trPrChange>
        </w:trPr>
        <w:tc>
          <w:tcPr>
            <w:tcW w:w="3261" w:type="dxa"/>
            <w:tcBorders>
              <w:top w:val="single" w:sz="4" w:space="0" w:color="auto"/>
              <w:left w:val="nil"/>
              <w:bottom w:val="single" w:sz="4" w:space="0" w:color="auto"/>
              <w:right w:val="nil"/>
            </w:tcBorders>
            <w:shd w:val="clear" w:color="auto" w:fill="auto"/>
            <w:noWrap/>
            <w:hideMark/>
            <w:tcPrChange w:id="542" w:author="Joseph Stinziano" w:date="2020-07-06T10:12:00Z">
              <w:tcPr>
                <w:tcW w:w="3261" w:type="dxa"/>
                <w:tcBorders>
                  <w:top w:val="single" w:sz="4" w:space="0" w:color="auto"/>
                  <w:left w:val="nil"/>
                  <w:bottom w:val="single" w:sz="4" w:space="0" w:color="auto"/>
                  <w:right w:val="nil"/>
                </w:tcBorders>
                <w:shd w:val="clear" w:color="auto" w:fill="auto"/>
                <w:noWrap/>
                <w:hideMark/>
              </w:tcPr>
            </w:tcPrChange>
          </w:tcPr>
          <w:p w14:paraId="4EB7C8E7" w14:textId="77777777" w:rsidR="00E8712C" w:rsidRPr="00E8712C" w:rsidRDefault="00E8712C" w:rsidP="00903190">
            <w:pPr>
              <w:spacing w:after="0" w:line="240" w:lineRule="auto"/>
              <w:rPr>
                <w:ins w:id="543" w:author="Joseph Stinziano" w:date="2020-07-06T10:11:00Z"/>
                <w:rFonts w:ascii="Calibri" w:eastAsia="Times New Roman" w:hAnsi="Calibri" w:cs="Calibri"/>
                <w:color w:val="000000"/>
                <w:rPrChange w:id="544" w:author="Joseph Stinziano" w:date="2020-07-06T10:12:00Z">
                  <w:rPr>
                    <w:ins w:id="545" w:author="Joseph Stinziano" w:date="2020-07-06T10:11:00Z"/>
                    <w:rFonts w:ascii="Calibri" w:eastAsia="Times New Roman" w:hAnsi="Calibri" w:cs="Calibri"/>
                    <w:color w:val="000000"/>
                    <w:sz w:val="24"/>
                    <w:szCs w:val="24"/>
                  </w:rPr>
                </w:rPrChange>
              </w:rPr>
            </w:pPr>
            <w:ins w:id="546" w:author="Joseph Stinziano" w:date="2020-07-06T10:11:00Z">
              <w:r w:rsidRPr="00E8712C">
                <w:rPr>
                  <w:rFonts w:ascii="Calibri" w:eastAsia="Times New Roman" w:hAnsi="Calibri" w:cs="Calibri"/>
                  <w:color w:val="000000"/>
                  <w:rPrChange w:id="547" w:author="Joseph Stinziano" w:date="2020-07-06T10:12:00Z">
                    <w:rPr>
                      <w:rFonts w:ascii="Calibri" w:eastAsia="Times New Roman" w:hAnsi="Calibri" w:cs="Calibri"/>
                      <w:color w:val="000000"/>
                      <w:sz w:val="24"/>
                      <w:szCs w:val="24"/>
                    </w:rPr>
                  </w:rPrChange>
                </w:rPr>
                <w:t>Land Surface Model Family</w:t>
              </w:r>
            </w:ins>
          </w:p>
        </w:tc>
        <w:tc>
          <w:tcPr>
            <w:tcW w:w="1173" w:type="dxa"/>
            <w:tcBorders>
              <w:top w:val="single" w:sz="4" w:space="0" w:color="auto"/>
              <w:left w:val="nil"/>
              <w:bottom w:val="single" w:sz="4" w:space="0" w:color="auto"/>
              <w:right w:val="nil"/>
            </w:tcBorders>
            <w:shd w:val="clear" w:color="auto" w:fill="auto"/>
            <w:noWrap/>
            <w:hideMark/>
            <w:tcPrChange w:id="548" w:author="Joseph Stinziano" w:date="2020-07-06T10:12:00Z">
              <w:tcPr>
                <w:tcW w:w="1173" w:type="dxa"/>
                <w:tcBorders>
                  <w:top w:val="single" w:sz="4" w:space="0" w:color="auto"/>
                  <w:left w:val="nil"/>
                  <w:bottom w:val="single" w:sz="4" w:space="0" w:color="auto"/>
                  <w:right w:val="nil"/>
                </w:tcBorders>
                <w:shd w:val="clear" w:color="auto" w:fill="auto"/>
                <w:noWrap/>
                <w:hideMark/>
              </w:tcPr>
            </w:tcPrChange>
          </w:tcPr>
          <w:p w14:paraId="7BA32AEB" w14:textId="77777777" w:rsidR="00E8712C" w:rsidRPr="00E8712C" w:rsidRDefault="00E8712C" w:rsidP="00903190">
            <w:pPr>
              <w:spacing w:after="0" w:line="240" w:lineRule="auto"/>
              <w:rPr>
                <w:ins w:id="549" w:author="Joseph Stinziano" w:date="2020-07-06T10:11:00Z"/>
                <w:rFonts w:ascii="Calibri" w:eastAsia="Times New Roman" w:hAnsi="Calibri" w:cs="Calibri"/>
                <w:color w:val="000000"/>
                <w:rPrChange w:id="550" w:author="Joseph Stinziano" w:date="2020-07-06T10:12:00Z">
                  <w:rPr>
                    <w:ins w:id="551" w:author="Joseph Stinziano" w:date="2020-07-06T10:11:00Z"/>
                    <w:rFonts w:ascii="Calibri" w:eastAsia="Times New Roman" w:hAnsi="Calibri" w:cs="Calibri"/>
                    <w:color w:val="000000"/>
                    <w:sz w:val="24"/>
                    <w:szCs w:val="24"/>
                  </w:rPr>
                </w:rPrChange>
              </w:rPr>
            </w:pPr>
          </w:p>
        </w:tc>
        <w:tc>
          <w:tcPr>
            <w:tcW w:w="1134" w:type="dxa"/>
            <w:tcBorders>
              <w:top w:val="single" w:sz="4" w:space="0" w:color="auto"/>
              <w:left w:val="nil"/>
              <w:bottom w:val="single" w:sz="4" w:space="0" w:color="auto"/>
              <w:right w:val="nil"/>
            </w:tcBorders>
            <w:shd w:val="clear" w:color="auto" w:fill="auto"/>
            <w:noWrap/>
            <w:hideMark/>
            <w:tcPrChange w:id="552" w:author="Joseph Stinziano" w:date="2020-07-06T10:12:00Z">
              <w:tcPr>
                <w:tcW w:w="1134" w:type="dxa"/>
                <w:tcBorders>
                  <w:top w:val="single" w:sz="4" w:space="0" w:color="auto"/>
                  <w:left w:val="nil"/>
                  <w:bottom w:val="single" w:sz="4" w:space="0" w:color="auto"/>
                  <w:right w:val="nil"/>
                </w:tcBorders>
                <w:shd w:val="clear" w:color="auto" w:fill="auto"/>
                <w:noWrap/>
                <w:hideMark/>
              </w:tcPr>
            </w:tcPrChange>
          </w:tcPr>
          <w:p w14:paraId="3DB273E1" w14:textId="77777777" w:rsidR="00E8712C" w:rsidRPr="00E8712C" w:rsidRDefault="00E8712C" w:rsidP="00903190">
            <w:pPr>
              <w:spacing w:after="0" w:line="240" w:lineRule="auto"/>
              <w:rPr>
                <w:ins w:id="553" w:author="Joseph Stinziano" w:date="2020-07-06T10:11:00Z"/>
                <w:rFonts w:ascii="Calibri" w:eastAsia="Times New Roman" w:hAnsi="Calibri" w:cs="Calibri"/>
                <w:color w:val="000000"/>
                <w:rPrChange w:id="554" w:author="Joseph Stinziano" w:date="2020-07-06T10:12:00Z">
                  <w:rPr>
                    <w:ins w:id="555" w:author="Joseph Stinziano" w:date="2020-07-06T10:11:00Z"/>
                    <w:rFonts w:ascii="Calibri" w:eastAsia="Times New Roman" w:hAnsi="Calibri" w:cs="Calibri"/>
                    <w:color w:val="000000"/>
                    <w:sz w:val="24"/>
                    <w:szCs w:val="24"/>
                  </w:rPr>
                </w:rPrChange>
              </w:rPr>
            </w:pPr>
            <w:ins w:id="556" w:author="Joseph Stinziano" w:date="2020-07-06T10:11:00Z">
              <w:r w:rsidRPr="00E8712C">
                <w:rPr>
                  <w:rFonts w:ascii="Calibri" w:eastAsia="Times New Roman" w:hAnsi="Calibri" w:cs="Calibri"/>
                  <w:color w:val="000000"/>
                  <w:rPrChange w:id="557" w:author="Joseph Stinziano" w:date="2020-07-06T10:12:00Z">
                    <w:rPr>
                      <w:rFonts w:ascii="Calibri" w:eastAsia="Times New Roman" w:hAnsi="Calibri" w:cs="Calibri"/>
                      <w:color w:val="000000"/>
                      <w:sz w:val="24"/>
                      <w:szCs w:val="24"/>
                    </w:rPr>
                  </w:rPrChange>
                </w:rPr>
                <w:t># of ESMs</w:t>
              </w:r>
            </w:ins>
          </w:p>
        </w:tc>
        <w:tc>
          <w:tcPr>
            <w:tcW w:w="1019" w:type="dxa"/>
            <w:tcBorders>
              <w:top w:val="single" w:sz="4" w:space="0" w:color="auto"/>
              <w:left w:val="nil"/>
              <w:bottom w:val="single" w:sz="4" w:space="0" w:color="auto"/>
              <w:right w:val="nil"/>
            </w:tcBorders>
            <w:shd w:val="clear" w:color="auto" w:fill="auto"/>
            <w:noWrap/>
            <w:hideMark/>
            <w:tcPrChange w:id="558" w:author="Joseph Stinziano" w:date="2020-07-06T10:12:00Z">
              <w:tcPr>
                <w:tcW w:w="953" w:type="dxa"/>
                <w:tcBorders>
                  <w:top w:val="single" w:sz="4" w:space="0" w:color="auto"/>
                  <w:left w:val="nil"/>
                  <w:bottom w:val="single" w:sz="4" w:space="0" w:color="auto"/>
                  <w:right w:val="nil"/>
                </w:tcBorders>
                <w:shd w:val="clear" w:color="auto" w:fill="auto"/>
                <w:noWrap/>
                <w:hideMark/>
              </w:tcPr>
            </w:tcPrChange>
          </w:tcPr>
          <w:p w14:paraId="021457FB" w14:textId="20AF3E81" w:rsidR="00E8712C" w:rsidRPr="00E8712C" w:rsidRDefault="00DA7091" w:rsidP="00903190">
            <w:pPr>
              <w:spacing w:after="0" w:line="240" w:lineRule="auto"/>
              <w:rPr>
                <w:ins w:id="559" w:author="Joseph Stinziano" w:date="2020-07-06T10:11:00Z"/>
                <w:rFonts w:ascii="Calibri" w:eastAsia="Times New Roman" w:hAnsi="Calibri" w:cs="Calibri"/>
                <w:color w:val="000000"/>
                <w:lang w:val="en-CA"/>
                <w:rPrChange w:id="560" w:author="Joseph Stinziano" w:date="2020-07-06T10:12:00Z">
                  <w:rPr>
                    <w:ins w:id="561" w:author="Joseph Stinziano" w:date="2020-07-06T10:11:00Z"/>
                    <w:rFonts w:ascii="Calibri" w:eastAsia="Times New Roman" w:hAnsi="Calibri" w:cs="Calibri"/>
                    <w:color w:val="000000"/>
                    <w:sz w:val="24"/>
                    <w:szCs w:val="24"/>
                    <w:lang w:val="en-CA"/>
                  </w:rPr>
                </w:rPrChange>
              </w:rPr>
            </w:pPr>
            <w:ins w:id="562" w:author="Joseph Stinziano" w:date="2020-07-06T14:43:00Z">
              <w:r>
                <w:rPr>
                  <w:rFonts w:ascii="Calibri" w:eastAsia="Times New Roman" w:hAnsi="Calibri" w:cs="Calibri"/>
                  <w:color w:val="000000"/>
                </w:rPr>
                <w:t xml:space="preserve">Contains </w:t>
              </w:r>
            </w:ins>
            <w:ins w:id="563" w:author="Joseph Stinziano" w:date="2020-07-06T10:11:00Z">
              <w:r w:rsidR="00E8712C" w:rsidRPr="00E8712C">
                <w:rPr>
                  <w:rFonts w:ascii="Calibri" w:eastAsia="Times New Roman" w:hAnsi="Calibri" w:cs="Calibri"/>
                  <w:color w:val="000000"/>
                  <w:rPrChange w:id="564" w:author="Joseph Stinziano" w:date="2020-07-06T10:12:00Z">
                    <w:rPr>
                      <w:rFonts w:ascii="Calibri" w:eastAsia="Times New Roman" w:hAnsi="Calibri" w:cs="Calibri"/>
                      <w:color w:val="000000"/>
                      <w:sz w:val="24"/>
                      <w:szCs w:val="24"/>
                    </w:rPr>
                  </w:rPrChange>
                </w:rPr>
                <w:t>M2002?</w:t>
              </w:r>
            </w:ins>
          </w:p>
        </w:tc>
        <w:tc>
          <w:tcPr>
            <w:tcW w:w="4045" w:type="dxa"/>
            <w:tcBorders>
              <w:top w:val="single" w:sz="4" w:space="0" w:color="auto"/>
              <w:left w:val="nil"/>
              <w:bottom w:val="single" w:sz="4" w:space="0" w:color="auto"/>
              <w:right w:val="nil"/>
            </w:tcBorders>
            <w:shd w:val="clear" w:color="auto" w:fill="auto"/>
            <w:noWrap/>
            <w:hideMark/>
            <w:tcPrChange w:id="565" w:author="Joseph Stinziano" w:date="2020-07-06T10:12:00Z">
              <w:tcPr>
                <w:tcW w:w="3827" w:type="dxa"/>
                <w:tcBorders>
                  <w:top w:val="single" w:sz="4" w:space="0" w:color="auto"/>
                  <w:left w:val="nil"/>
                  <w:bottom w:val="single" w:sz="4" w:space="0" w:color="auto"/>
                  <w:right w:val="nil"/>
                </w:tcBorders>
                <w:shd w:val="clear" w:color="auto" w:fill="auto"/>
                <w:noWrap/>
                <w:hideMark/>
              </w:tcPr>
            </w:tcPrChange>
          </w:tcPr>
          <w:p w14:paraId="617FF878" w14:textId="77777777" w:rsidR="00E8712C" w:rsidRPr="00E8712C" w:rsidRDefault="00E8712C" w:rsidP="00903190">
            <w:pPr>
              <w:spacing w:after="0" w:line="240" w:lineRule="auto"/>
              <w:rPr>
                <w:ins w:id="566" w:author="Joseph Stinziano" w:date="2020-07-06T10:11:00Z"/>
                <w:rFonts w:ascii="Calibri" w:eastAsia="Times New Roman" w:hAnsi="Calibri" w:cs="Calibri"/>
                <w:color w:val="000000"/>
                <w:rPrChange w:id="567" w:author="Joseph Stinziano" w:date="2020-07-06T10:12:00Z">
                  <w:rPr>
                    <w:ins w:id="568" w:author="Joseph Stinziano" w:date="2020-07-06T10:11:00Z"/>
                    <w:rFonts w:ascii="Calibri" w:eastAsia="Times New Roman" w:hAnsi="Calibri" w:cs="Calibri"/>
                    <w:color w:val="000000"/>
                    <w:sz w:val="24"/>
                    <w:szCs w:val="24"/>
                  </w:rPr>
                </w:rPrChange>
              </w:rPr>
            </w:pPr>
            <w:ins w:id="569" w:author="Joseph Stinziano" w:date="2020-07-06T10:11:00Z">
              <w:r w:rsidRPr="00E8712C">
                <w:rPr>
                  <w:rFonts w:ascii="Calibri" w:eastAsia="Times New Roman" w:hAnsi="Calibri" w:cs="Calibri"/>
                  <w:color w:val="000000"/>
                  <w:rPrChange w:id="570" w:author="Joseph Stinziano" w:date="2020-07-06T10:12:00Z">
                    <w:rPr>
                      <w:rFonts w:ascii="Calibri" w:eastAsia="Times New Roman" w:hAnsi="Calibri" w:cs="Calibri"/>
                      <w:color w:val="000000"/>
                      <w:sz w:val="24"/>
                      <w:szCs w:val="24"/>
                    </w:rPr>
                  </w:rPrChange>
                </w:rPr>
                <w:t>Affected ESMs</w:t>
              </w:r>
            </w:ins>
          </w:p>
        </w:tc>
        <w:tc>
          <w:tcPr>
            <w:tcW w:w="2835" w:type="dxa"/>
            <w:tcBorders>
              <w:top w:val="single" w:sz="4" w:space="0" w:color="auto"/>
              <w:left w:val="nil"/>
              <w:bottom w:val="single" w:sz="4" w:space="0" w:color="auto"/>
              <w:right w:val="nil"/>
            </w:tcBorders>
            <w:shd w:val="clear" w:color="auto" w:fill="auto"/>
            <w:noWrap/>
            <w:hideMark/>
            <w:tcPrChange w:id="571" w:author="Joseph Stinziano" w:date="2020-07-06T10:12:00Z">
              <w:tcPr>
                <w:tcW w:w="2835" w:type="dxa"/>
                <w:tcBorders>
                  <w:top w:val="single" w:sz="4" w:space="0" w:color="auto"/>
                  <w:left w:val="nil"/>
                  <w:bottom w:val="single" w:sz="4" w:space="0" w:color="auto"/>
                  <w:right w:val="nil"/>
                </w:tcBorders>
                <w:shd w:val="clear" w:color="auto" w:fill="auto"/>
                <w:noWrap/>
                <w:hideMark/>
              </w:tcPr>
            </w:tcPrChange>
          </w:tcPr>
          <w:p w14:paraId="056C0DF5" w14:textId="77777777" w:rsidR="00E8712C" w:rsidRPr="00E8712C" w:rsidRDefault="00E8712C" w:rsidP="00903190">
            <w:pPr>
              <w:spacing w:after="0" w:line="240" w:lineRule="auto"/>
              <w:rPr>
                <w:ins w:id="572" w:author="Joseph Stinziano" w:date="2020-07-06T10:11:00Z"/>
                <w:rFonts w:ascii="Calibri" w:eastAsia="Times New Roman" w:hAnsi="Calibri" w:cs="Calibri"/>
                <w:color w:val="000000"/>
                <w:rPrChange w:id="573" w:author="Joseph Stinziano" w:date="2020-07-06T10:12:00Z">
                  <w:rPr>
                    <w:ins w:id="574" w:author="Joseph Stinziano" w:date="2020-07-06T10:11:00Z"/>
                    <w:rFonts w:ascii="Calibri" w:eastAsia="Times New Roman" w:hAnsi="Calibri" w:cs="Calibri"/>
                    <w:color w:val="000000"/>
                    <w:sz w:val="24"/>
                    <w:szCs w:val="24"/>
                  </w:rPr>
                </w:rPrChange>
              </w:rPr>
            </w:pPr>
            <w:ins w:id="575" w:author="Joseph Stinziano" w:date="2020-07-06T10:11:00Z">
              <w:r w:rsidRPr="00E8712C">
                <w:rPr>
                  <w:rFonts w:ascii="Calibri" w:eastAsia="Times New Roman" w:hAnsi="Calibri" w:cs="Calibri"/>
                  <w:color w:val="000000"/>
                  <w:rPrChange w:id="576" w:author="Joseph Stinziano" w:date="2020-07-06T10:12:00Z">
                    <w:rPr>
                      <w:rFonts w:ascii="Calibri" w:eastAsia="Times New Roman" w:hAnsi="Calibri" w:cs="Calibri"/>
                      <w:color w:val="000000"/>
                      <w:sz w:val="24"/>
                      <w:szCs w:val="24"/>
                    </w:rPr>
                  </w:rPrChange>
                </w:rPr>
                <w:t>References</w:t>
              </w:r>
            </w:ins>
          </w:p>
        </w:tc>
      </w:tr>
      <w:tr w:rsidR="00E8712C" w:rsidRPr="00E8712C" w14:paraId="6C24B669" w14:textId="77777777" w:rsidTr="00E8712C">
        <w:trPr>
          <w:trHeight w:val="288"/>
          <w:ins w:id="577" w:author="Joseph Stinziano" w:date="2020-07-06T10:11:00Z"/>
          <w:trPrChange w:id="578" w:author="Joseph Stinziano" w:date="2020-07-06T10:12:00Z">
            <w:trPr>
              <w:trHeight w:val="288"/>
            </w:trPr>
          </w:trPrChange>
        </w:trPr>
        <w:tc>
          <w:tcPr>
            <w:tcW w:w="3261" w:type="dxa"/>
            <w:tcBorders>
              <w:top w:val="single" w:sz="4" w:space="0" w:color="auto"/>
              <w:left w:val="nil"/>
              <w:bottom w:val="nil"/>
              <w:right w:val="nil"/>
            </w:tcBorders>
            <w:shd w:val="clear" w:color="auto" w:fill="auto"/>
            <w:noWrap/>
            <w:hideMark/>
            <w:tcPrChange w:id="579" w:author="Joseph Stinziano" w:date="2020-07-06T10:12:00Z">
              <w:tcPr>
                <w:tcW w:w="3261" w:type="dxa"/>
                <w:tcBorders>
                  <w:top w:val="single" w:sz="4" w:space="0" w:color="auto"/>
                  <w:left w:val="nil"/>
                  <w:bottom w:val="nil"/>
                  <w:right w:val="nil"/>
                </w:tcBorders>
                <w:shd w:val="clear" w:color="auto" w:fill="auto"/>
                <w:noWrap/>
                <w:hideMark/>
              </w:tcPr>
            </w:tcPrChange>
          </w:tcPr>
          <w:p w14:paraId="0D7FE8E0" w14:textId="77777777" w:rsidR="00E8712C" w:rsidRPr="00E8712C" w:rsidRDefault="00E8712C" w:rsidP="00903190">
            <w:pPr>
              <w:spacing w:after="0" w:line="240" w:lineRule="auto"/>
              <w:rPr>
                <w:ins w:id="580" w:author="Joseph Stinziano" w:date="2020-07-06T10:11:00Z"/>
                <w:rFonts w:ascii="Calibri" w:eastAsia="Times New Roman" w:hAnsi="Calibri" w:cs="Calibri"/>
                <w:color w:val="000000"/>
                <w:rPrChange w:id="581" w:author="Joseph Stinziano" w:date="2020-07-06T10:12:00Z">
                  <w:rPr>
                    <w:ins w:id="582" w:author="Joseph Stinziano" w:date="2020-07-06T10:11:00Z"/>
                    <w:rFonts w:ascii="Calibri" w:eastAsia="Times New Roman" w:hAnsi="Calibri" w:cs="Calibri"/>
                    <w:color w:val="000000"/>
                    <w:sz w:val="24"/>
                    <w:szCs w:val="24"/>
                  </w:rPr>
                </w:rPrChange>
              </w:rPr>
            </w:pPr>
            <w:ins w:id="583" w:author="Joseph Stinziano" w:date="2020-07-06T10:11:00Z">
              <w:r w:rsidRPr="00E8712C">
                <w:rPr>
                  <w:rFonts w:ascii="Calibri" w:eastAsia="Times New Roman" w:hAnsi="Calibri" w:cs="Calibri"/>
                  <w:color w:val="000000"/>
                  <w:rPrChange w:id="584" w:author="Joseph Stinziano" w:date="2020-07-06T10:12:00Z">
                    <w:rPr>
                      <w:rFonts w:ascii="Calibri" w:eastAsia="Times New Roman" w:hAnsi="Calibri" w:cs="Calibri"/>
                      <w:color w:val="000000"/>
                      <w:sz w:val="24"/>
                      <w:szCs w:val="24"/>
                    </w:rPr>
                  </w:rPrChange>
                </w:rPr>
                <w:t>Atmosphere-Vegetation Interaction Model</w:t>
              </w:r>
            </w:ins>
          </w:p>
        </w:tc>
        <w:tc>
          <w:tcPr>
            <w:tcW w:w="1173" w:type="dxa"/>
            <w:tcBorders>
              <w:top w:val="single" w:sz="4" w:space="0" w:color="auto"/>
              <w:left w:val="nil"/>
              <w:bottom w:val="nil"/>
              <w:right w:val="nil"/>
            </w:tcBorders>
            <w:shd w:val="clear" w:color="auto" w:fill="auto"/>
            <w:noWrap/>
            <w:hideMark/>
            <w:tcPrChange w:id="585" w:author="Joseph Stinziano" w:date="2020-07-06T10:12:00Z">
              <w:tcPr>
                <w:tcW w:w="1173" w:type="dxa"/>
                <w:tcBorders>
                  <w:top w:val="single" w:sz="4" w:space="0" w:color="auto"/>
                  <w:left w:val="nil"/>
                  <w:bottom w:val="nil"/>
                  <w:right w:val="nil"/>
                </w:tcBorders>
                <w:shd w:val="clear" w:color="auto" w:fill="auto"/>
                <w:noWrap/>
                <w:hideMark/>
              </w:tcPr>
            </w:tcPrChange>
          </w:tcPr>
          <w:p w14:paraId="7F158B33" w14:textId="77777777" w:rsidR="00E8712C" w:rsidRPr="00E8712C" w:rsidRDefault="00E8712C" w:rsidP="00903190">
            <w:pPr>
              <w:spacing w:after="0" w:line="240" w:lineRule="auto"/>
              <w:rPr>
                <w:ins w:id="586" w:author="Joseph Stinziano" w:date="2020-07-06T10:11:00Z"/>
                <w:rFonts w:ascii="Calibri" w:eastAsia="Times New Roman" w:hAnsi="Calibri" w:cs="Calibri"/>
                <w:color w:val="000000"/>
                <w:rPrChange w:id="587" w:author="Joseph Stinziano" w:date="2020-07-06T10:12:00Z">
                  <w:rPr>
                    <w:ins w:id="588" w:author="Joseph Stinziano" w:date="2020-07-06T10:11:00Z"/>
                    <w:rFonts w:ascii="Calibri" w:eastAsia="Times New Roman" w:hAnsi="Calibri" w:cs="Calibri"/>
                    <w:color w:val="000000"/>
                    <w:sz w:val="24"/>
                    <w:szCs w:val="24"/>
                  </w:rPr>
                </w:rPrChange>
              </w:rPr>
            </w:pPr>
            <w:ins w:id="589" w:author="Joseph Stinziano" w:date="2020-07-06T10:11:00Z">
              <w:r w:rsidRPr="00E8712C">
                <w:rPr>
                  <w:rFonts w:ascii="Calibri" w:eastAsia="Times New Roman" w:hAnsi="Calibri" w:cs="Calibri"/>
                  <w:color w:val="000000"/>
                  <w:rPrChange w:id="590" w:author="Joseph Stinziano" w:date="2020-07-06T10:12:00Z">
                    <w:rPr>
                      <w:rFonts w:ascii="Calibri" w:eastAsia="Times New Roman" w:hAnsi="Calibri" w:cs="Calibri"/>
                      <w:color w:val="000000"/>
                      <w:sz w:val="24"/>
                      <w:szCs w:val="24"/>
                    </w:rPr>
                  </w:rPrChange>
                </w:rPr>
                <w:t>AVIM</w:t>
              </w:r>
            </w:ins>
          </w:p>
        </w:tc>
        <w:tc>
          <w:tcPr>
            <w:tcW w:w="1134" w:type="dxa"/>
            <w:tcBorders>
              <w:top w:val="single" w:sz="4" w:space="0" w:color="auto"/>
              <w:left w:val="nil"/>
              <w:bottom w:val="nil"/>
              <w:right w:val="nil"/>
            </w:tcBorders>
            <w:shd w:val="clear" w:color="auto" w:fill="auto"/>
            <w:noWrap/>
            <w:hideMark/>
            <w:tcPrChange w:id="591" w:author="Joseph Stinziano" w:date="2020-07-06T10:12:00Z">
              <w:tcPr>
                <w:tcW w:w="1134" w:type="dxa"/>
                <w:tcBorders>
                  <w:top w:val="single" w:sz="4" w:space="0" w:color="auto"/>
                  <w:left w:val="nil"/>
                  <w:bottom w:val="nil"/>
                  <w:right w:val="nil"/>
                </w:tcBorders>
                <w:shd w:val="clear" w:color="auto" w:fill="auto"/>
                <w:noWrap/>
                <w:hideMark/>
              </w:tcPr>
            </w:tcPrChange>
          </w:tcPr>
          <w:p w14:paraId="788A1BB6" w14:textId="77777777" w:rsidR="00E8712C" w:rsidRPr="00E8712C" w:rsidRDefault="00E8712C" w:rsidP="00903190">
            <w:pPr>
              <w:spacing w:after="0" w:line="240" w:lineRule="auto"/>
              <w:rPr>
                <w:ins w:id="592" w:author="Joseph Stinziano" w:date="2020-07-06T10:11:00Z"/>
                <w:rFonts w:ascii="Calibri" w:eastAsia="Times New Roman" w:hAnsi="Calibri" w:cs="Calibri"/>
                <w:color w:val="000000"/>
                <w:rPrChange w:id="593" w:author="Joseph Stinziano" w:date="2020-07-06T10:12:00Z">
                  <w:rPr>
                    <w:ins w:id="594" w:author="Joseph Stinziano" w:date="2020-07-06T10:11:00Z"/>
                    <w:rFonts w:ascii="Calibri" w:eastAsia="Times New Roman" w:hAnsi="Calibri" w:cs="Calibri"/>
                    <w:color w:val="000000"/>
                    <w:sz w:val="24"/>
                    <w:szCs w:val="24"/>
                  </w:rPr>
                </w:rPrChange>
              </w:rPr>
            </w:pPr>
            <w:ins w:id="595" w:author="Joseph Stinziano" w:date="2020-07-06T10:11:00Z">
              <w:r w:rsidRPr="00E8712C">
                <w:rPr>
                  <w:rFonts w:ascii="Calibri" w:eastAsia="Times New Roman" w:hAnsi="Calibri" w:cs="Calibri"/>
                  <w:color w:val="000000"/>
                  <w:rPrChange w:id="596" w:author="Joseph Stinziano" w:date="2020-07-06T10:12:00Z">
                    <w:rPr>
                      <w:rFonts w:ascii="Calibri" w:eastAsia="Times New Roman" w:hAnsi="Calibri" w:cs="Calibri"/>
                      <w:color w:val="000000"/>
                      <w:sz w:val="24"/>
                      <w:szCs w:val="24"/>
                    </w:rPr>
                  </w:rPrChange>
                </w:rPr>
                <w:t>2</w:t>
              </w:r>
            </w:ins>
          </w:p>
        </w:tc>
        <w:tc>
          <w:tcPr>
            <w:tcW w:w="1019" w:type="dxa"/>
            <w:tcBorders>
              <w:top w:val="single" w:sz="4" w:space="0" w:color="auto"/>
              <w:left w:val="nil"/>
              <w:bottom w:val="nil"/>
              <w:right w:val="nil"/>
            </w:tcBorders>
            <w:shd w:val="clear" w:color="auto" w:fill="auto"/>
            <w:noWrap/>
            <w:hideMark/>
            <w:tcPrChange w:id="597" w:author="Joseph Stinziano" w:date="2020-07-06T10:12:00Z">
              <w:tcPr>
                <w:tcW w:w="953" w:type="dxa"/>
                <w:tcBorders>
                  <w:top w:val="single" w:sz="4" w:space="0" w:color="auto"/>
                  <w:left w:val="nil"/>
                  <w:bottom w:val="nil"/>
                  <w:right w:val="nil"/>
                </w:tcBorders>
                <w:shd w:val="clear" w:color="auto" w:fill="auto"/>
                <w:noWrap/>
                <w:hideMark/>
              </w:tcPr>
            </w:tcPrChange>
          </w:tcPr>
          <w:p w14:paraId="6555FC71" w14:textId="77777777" w:rsidR="00E8712C" w:rsidRPr="00E8712C" w:rsidRDefault="00E8712C" w:rsidP="00903190">
            <w:pPr>
              <w:spacing w:after="0" w:line="240" w:lineRule="auto"/>
              <w:rPr>
                <w:ins w:id="598" w:author="Joseph Stinziano" w:date="2020-07-06T10:11:00Z"/>
                <w:rFonts w:ascii="Calibri" w:eastAsia="Times New Roman" w:hAnsi="Calibri" w:cs="Calibri"/>
                <w:color w:val="000000"/>
                <w:rPrChange w:id="599" w:author="Joseph Stinziano" w:date="2020-07-06T10:12:00Z">
                  <w:rPr>
                    <w:ins w:id="600" w:author="Joseph Stinziano" w:date="2020-07-06T10:11:00Z"/>
                    <w:rFonts w:ascii="Calibri" w:eastAsia="Times New Roman" w:hAnsi="Calibri" w:cs="Calibri"/>
                    <w:color w:val="000000"/>
                    <w:sz w:val="24"/>
                    <w:szCs w:val="24"/>
                  </w:rPr>
                </w:rPrChange>
              </w:rPr>
            </w:pPr>
            <w:ins w:id="601" w:author="Joseph Stinziano" w:date="2020-07-06T10:11:00Z">
              <w:r w:rsidRPr="00E8712C">
                <w:rPr>
                  <w:rFonts w:ascii="Calibri" w:eastAsia="Times New Roman" w:hAnsi="Calibri" w:cs="Calibri"/>
                  <w:color w:val="000000"/>
                  <w:rPrChange w:id="602" w:author="Joseph Stinziano" w:date="2020-07-06T10:12:00Z">
                    <w:rPr>
                      <w:rFonts w:ascii="Calibri" w:eastAsia="Times New Roman" w:hAnsi="Calibri" w:cs="Calibri"/>
                      <w:color w:val="000000"/>
                      <w:sz w:val="24"/>
                      <w:szCs w:val="24"/>
                    </w:rPr>
                  </w:rPrChange>
                </w:rPr>
                <w:t>No</w:t>
              </w:r>
            </w:ins>
          </w:p>
        </w:tc>
        <w:tc>
          <w:tcPr>
            <w:tcW w:w="4045" w:type="dxa"/>
            <w:tcBorders>
              <w:top w:val="single" w:sz="4" w:space="0" w:color="auto"/>
              <w:left w:val="nil"/>
              <w:bottom w:val="nil"/>
              <w:right w:val="nil"/>
            </w:tcBorders>
            <w:shd w:val="clear" w:color="auto" w:fill="auto"/>
            <w:noWrap/>
            <w:hideMark/>
            <w:tcPrChange w:id="603" w:author="Joseph Stinziano" w:date="2020-07-06T10:12:00Z">
              <w:tcPr>
                <w:tcW w:w="3827" w:type="dxa"/>
                <w:tcBorders>
                  <w:top w:val="single" w:sz="4" w:space="0" w:color="auto"/>
                  <w:left w:val="nil"/>
                  <w:bottom w:val="nil"/>
                  <w:right w:val="nil"/>
                </w:tcBorders>
                <w:shd w:val="clear" w:color="auto" w:fill="auto"/>
                <w:noWrap/>
                <w:hideMark/>
              </w:tcPr>
            </w:tcPrChange>
          </w:tcPr>
          <w:p w14:paraId="2EC26779" w14:textId="77777777" w:rsidR="00E8712C" w:rsidRPr="00E8712C" w:rsidRDefault="00E8712C" w:rsidP="00903190">
            <w:pPr>
              <w:spacing w:after="0" w:line="240" w:lineRule="auto"/>
              <w:rPr>
                <w:ins w:id="604" w:author="Joseph Stinziano" w:date="2020-07-06T10:11:00Z"/>
                <w:rFonts w:ascii="Calibri" w:eastAsia="Times New Roman" w:hAnsi="Calibri" w:cs="Calibri"/>
                <w:color w:val="000000"/>
                <w:rPrChange w:id="605" w:author="Joseph Stinziano" w:date="2020-07-06T10:12:00Z">
                  <w:rPr>
                    <w:ins w:id="606" w:author="Joseph Stinziano" w:date="2020-07-06T10:11:00Z"/>
                    <w:rFonts w:ascii="Calibri" w:eastAsia="Times New Roman" w:hAnsi="Calibri" w:cs="Calibri"/>
                    <w:color w:val="000000"/>
                    <w:sz w:val="24"/>
                    <w:szCs w:val="24"/>
                  </w:rPr>
                </w:rPrChange>
              </w:rPr>
            </w:pPr>
            <w:ins w:id="607" w:author="Joseph Stinziano" w:date="2020-07-06T10:11:00Z">
              <w:r w:rsidRPr="00E8712C">
                <w:rPr>
                  <w:rFonts w:ascii="Calibri" w:eastAsia="Times New Roman" w:hAnsi="Calibri" w:cs="Calibri"/>
                  <w:color w:val="000000"/>
                  <w:rPrChange w:id="608" w:author="Joseph Stinziano" w:date="2020-07-06T10:12:00Z">
                    <w:rPr>
                      <w:rFonts w:ascii="Calibri" w:eastAsia="Times New Roman" w:hAnsi="Calibri" w:cs="Calibri"/>
                      <w:color w:val="000000"/>
                      <w:sz w:val="24"/>
                      <w:szCs w:val="24"/>
                    </w:rPr>
                  </w:rPrChange>
                </w:rPr>
                <w:t xml:space="preserve">BCC-CSM2-MR, </w:t>
              </w:r>
            </w:ins>
          </w:p>
          <w:p w14:paraId="7308606D" w14:textId="77777777" w:rsidR="00E8712C" w:rsidRPr="00E8712C" w:rsidRDefault="00E8712C" w:rsidP="00903190">
            <w:pPr>
              <w:spacing w:after="0" w:line="240" w:lineRule="auto"/>
              <w:rPr>
                <w:ins w:id="609" w:author="Joseph Stinziano" w:date="2020-07-06T10:11:00Z"/>
                <w:rFonts w:ascii="Calibri" w:eastAsia="Times New Roman" w:hAnsi="Calibri" w:cs="Calibri"/>
                <w:color w:val="000000"/>
                <w:rPrChange w:id="610" w:author="Joseph Stinziano" w:date="2020-07-06T10:12:00Z">
                  <w:rPr>
                    <w:ins w:id="611" w:author="Joseph Stinziano" w:date="2020-07-06T10:11:00Z"/>
                    <w:rFonts w:ascii="Calibri" w:eastAsia="Times New Roman" w:hAnsi="Calibri" w:cs="Calibri"/>
                    <w:color w:val="000000"/>
                    <w:sz w:val="24"/>
                    <w:szCs w:val="24"/>
                  </w:rPr>
                </w:rPrChange>
              </w:rPr>
            </w:pPr>
            <w:ins w:id="612" w:author="Joseph Stinziano" w:date="2020-07-06T10:11:00Z">
              <w:r w:rsidRPr="00E8712C">
                <w:rPr>
                  <w:rFonts w:ascii="Calibri" w:eastAsia="Times New Roman" w:hAnsi="Calibri" w:cs="Calibri"/>
                  <w:color w:val="000000"/>
                  <w:rPrChange w:id="613" w:author="Joseph Stinziano" w:date="2020-07-06T10:12:00Z">
                    <w:rPr>
                      <w:rFonts w:ascii="Calibri" w:eastAsia="Times New Roman" w:hAnsi="Calibri" w:cs="Calibri"/>
                      <w:color w:val="000000"/>
                      <w:sz w:val="24"/>
                      <w:szCs w:val="24"/>
                    </w:rPr>
                  </w:rPrChange>
                </w:rPr>
                <w:t>BCC-ESM1</w:t>
              </w:r>
            </w:ins>
          </w:p>
        </w:tc>
        <w:tc>
          <w:tcPr>
            <w:tcW w:w="2835" w:type="dxa"/>
            <w:tcBorders>
              <w:top w:val="single" w:sz="4" w:space="0" w:color="auto"/>
              <w:left w:val="nil"/>
              <w:bottom w:val="nil"/>
              <w:right w:val="nil"/>
            </w:tcBorders>
            <w:shd w:val="clear" w:color="auto" w:fill="auto"/>
            <w:noWrap/>
            <w:hideMark/>
            <w:tcPrChange w:id="614" w:author="Joseph Stinziano" w:date="2020-07-06T10:12:00Z">
              <w:tcPr>
                <w:tcW w:w="2835" w:type="dxa"/>
                <w:tcBorders>
                  <w:top w:val="single" w:sz="4" w:space="0" w:color="auto"/>
                  <w:left w:val="nil"/>
                  <w:bottom w:val="nil"/>
                  <w:right w:val="nil"/>
                </w:tcBorders>
                <w:shd w:val="clear" w:color="auto" w:fill="auto"/>
                <w:noWrap/>
                <w:hideMark/>
              </w:tcPr>
            </w:tcPrChange>
          </w:tcPr>
          <w:p w14:paraId="23681CC7" w14:textId="77777777" w:rsidR="00E8712C" w:rsidRPr="00E8712C" w:rsidRDefault="00E8712C" w:rsidP="00903190">
            <w:pPr>
              <w:spacing w:after="0" w:line="240" w:lineRule="auto"/>
              <w:rPr>
                <w:ins w:id="615" w:author="Joseph Stinziano" w:date="2020-07-06T10:11:00Z"/>
                <w:rFonts w:ascii="Calibri" w:eastAsia="Times New Roman" w:hAnsi="Calibri" w:cs="Calibri"/>
                <w:color w:val="000000"/>
                <w:rPrChange w:id="616" w:author="Joseph Stinziano" w:date="2020-07-06T10:12:00Z">
                  <w:rPr>
                    <w:ins w:id="617" w:author="Joseph Stinziano" w:date="2020-07-06T10:11:00Z"/>
                    <w:rFonts w:ascii="Calibri" w:eastAsia="Times New Roman" w:hAnsi="Calibri" w:cs="Calibri"/>
                    <w:color w:val="000000"/>
                    <w:sz w:val="24"/>
                    <w:szCs w:val="24"/>
                  </w:rPr>
                </w:rPrChange>
              </w:rPr>
            </w:pPr>
            <w:ins w:id="618" w:author="Joseph Stinziano" w:date="2020-07-06T10:11:00Z">
              <w:r w:rsidRPr="00E8712C">
                <w:rPr>
                  <w:rFonts w:ascii="Calibri" w:eastAsia="Times New Roman" w:hAnsi="Calibri" w:cs="Calibri"/>
                  <w:color w:val="000000"/>
                  <w:rPrChange w:id="619" w:author="Joseph Stinziano" w:date="2020-07-06T10:12:00Z">
                    <w:rPr>
                      <w:rFonts w:ascii="Calibri" w:eastAsia="Times New Roman" w:hAnsi="Calibri" w:cs="Calibri"/>
                      <w:color w:val="000000"/>
                      <w:sz w:val="24"/>
                      <w:szCs w:val="24"/>
                    </w:rPr>
                  </w:rPrChange>
                </w:rPr>
                <w:t>Ji, 1995</w:t>
              </w:r>
            </w:ins>
          </w:p>
        </w:tc>
      </w:tr>
      <w:tr w:rsidR="00E8712C" w:rsidRPr="00E8712C" w14:paraId="761970C8" w14:textId="77777777" w:rsidTr="00E8712C">
        <w:trPr>
          <w:trHeight w:val="288"/>
          <w:ins w:id="620" w:author="Joseph Stinziano" w:date="2020-07-06T10:11:00Z"/>
          <w:trPrChange w:id="621" w:author="Joseph Stinziano" w:date="2020-07-06T10:12:00Z">
            <w:trPr>
              <w:trHeight w:val="288"/>
            </w:trPr>
          </w:trPrChange>
        </w:trPr>
        <w:tc>
          <w:tcPr>
            <w:tcW w:w="3261" w:type="dxa"/>
            <w:tcBorders>
              <w:top w:val="nil"/>
              <w:left w:val="nil"/>
              <w:bottom w:val="nil"/>
              <w:right w:val="nil"/>
            </w:tcBorders>
            <w:shd w:val="clear" w:color="auto" w:fill="auto"/>
            <w:noWrap/>
            <w:hideMark/>
            <w:tcPrChange w:id="622" w:author="Joseph Stinziano" w:date="2020-07-06T10:12:00Z">
              <w:tcPr>
                <w:tcW w:w="3261" w:type="dxa"/>
                <w:tcBorders>
                  <w:top w:val="nil"/>
                  <w:left w:val="nil"/>
                  <w:bottom w:val="nil"/>
                  <w:right w:val="nil"/>
                </w:tcBorders>
                <w:shd w:val="clear" w:color="auto" w:fill="auto"/>
                <w:noWrap/>
                <w:hideMark/>
              </w:tcPr>
            </w:tcPrChange>
          </w:tcPr>
          <w:p w14:paraId="5776DC38" w14:textId="77777777" w:rsidR="00E8712C" w:rsidRPr="00E8712C" w:rsidRDefault="00E8712C" w:rsidP="00903190">
            <w:pPr>
              <w:spacing w:after="0" w:line="240" w:lineRule="auto"/>
              <w:rPr>
                <w:ins w:id="623" w:author="Joseph Stinziano" w:date="2020-07-06T10:11:00Z"/>
                <w:rFonts w:ascii="Calibri" w:eastAsia="Times New Roman" w:hAnsi="Calibri" w:cs="Calibri"/>
                <w:b/>
                <w:bCs/>
                <w:color w:val="000000"/>
                <w:rPrChange w:id="624" w:author="Joseph Stinziano" w:date="2020-07-06T10:12:00Z">
                  <w:rPr>
                    <w:ins w:id="625" w:author="Joseph Stinziano" w:date="2020-07-06T10:11:00Z"/>
                    <w:rFonts w:ascii="Calibri" w:eastAsia="Times New Roman" w:hAnsi="Calibri" w:cs="Calibri"/>
                    <w:b/>
                    <w:bCs/>
                    <w:color w:val="000000"/>
                    <w:sz w:val="24"/>
                    <w:szCs w:val="24"/>
                  </w:rPr>
                </w:rPrChange>
              </w:rPr>
            </w:pPr>
            <w:ins w:id="626" w:author="Joseph Stinziano" w:date="2020-07-06T10:11:00Z">
              <w:r w:rsidRPr="00E8712C">
                <w:rPr>
                  <w:rFonts w:ascii="Calibri" w:eastAsia="Times New Roman" w:hAnsi="Calibri" w:cs="Calibri"/>
                  <w:b/>
                  <w:bCs/>
                  <w:color w:val="000000"/>
                  <w:rPrChange w:id="627" w:author="Joseph Stinziano" w:date="2020-07-06T10:12:00Z">
                    <w:rPr>
                      <w:rFonts w:ascii="Calibri" w:eastAsia="Times New Roman" w:hAnsi="Calibri" w:cs="Calibri"/>
                      <w:b/>
                      <w:bCs/>
                      <w:color w:val="000000"/>
                      <w:sz w:val="24"/>
                      <w:szCs w:val="24"/>
                    </w:rPr>
                  </w:rPrChange>
                </w:rPr>
                <w:t>Community Atmosphere-Biosphere Land Exchange Model</w:t>
              </w:r>
            </w:ins>
          </w:p>
        </w:tc>
        <w:tc>
          <w:tcPr>
            <w:tcW w:w="1173" w:type="dxa"/>
            <w:tcBorders>
              <w:top w:val="nil"/>
              <w:left w:val="nil"/>
              <w:bottom w:val="nil"/>
              <w:right w:val="nil"/>
            </w:tcBorders>
            <w:shd w:val="clear" w:color="auto" w:fill="auto"/>
            <w:noWrap/>
            <w:hideMark/>
            <w:tcPrChange w:id="628" w:author="Joseph Stinziano" w:date="2020-07-06T10:12:00Z">
              <w:tcPr>
                <w:tcW w:w="1173" w:type="dxa"/>
                <w:tcBorders>
                  <w:top w:val="nil"/>
                  <w:left w:val="nil"/>
                  <w:bottom w:val="nil"/>
                  <w:right w:val="nil"/>
                </w:tcBorders>
                <w:shd w:val="clear" w:color="auto" w:fill="auto"/>
                <w:noWrap/>
                <w:hideMark/>
              </w:tcPr>
            </w:tcPrChange>
          </w:tcPr>
          <w:p w14:paraId="05EB36C6" w14:textId="77777777" w:rsidR="00E8712C" w:rsidRPr="00E8712C" w:rsidRDefault="00E8712C" w:rsidP="00903190">
            <w:pPr>
              <w:spacing w:after="0" w:line="240" w:lineRule="auto"/>
              <w:rPr>
                <w:ins w:id="629" w:author="Joseph Stinziano" w:date="2020-07-06T10:11:00Z"/>
                <w:rFonts w:ascii="Calibri" w:eastAsia="Times New Roman" w:hAnsi="Calibri" w:cs="Calibri"/>
                <w:b/>
                <w:bCs/>
                <w:color w:val="000000"/>
                <w:rPrChange w:id="630" w:author="Joseph Stinziano" w:date="2020-07-06T10:12:00Z">
                  <w:rPr>
                    <w:ins w:id="631" w:author="Joseph Stinziano" w:date="2020-07-06T10:11:00Z"/>
                    <w:rFonts w:ascii="Calibri" w:eastAsia="Times New Roman" w:hAnsi="Calibri" w:cs="Calibri"/>
                    <w:b/>
                    <w:bCs/>
                    <w:color w:val="000000"/>
                    <w:sz w:val="24"/>
                    <w:szCs w:val="24"/>
                  </w:rPr>
                </w:rPrChange>
              </w:rPr>
            </w:pPr>
            <w:ins w:id="632" w:author="Joseph Stinziano" w:date="2020-07-06T10:11:00Z">
              <w:r w:rsidRPr="00E8712C">
                <w:rPr>
                  <w:rFonts w:ascii="Calibri" w:eastAsia="Times New Roman" w:hAnsi="Calibri" w:cs="Calibri"/>
                  <w:b/>
                  <w:bCs/>
                  <w:color w:val="000000"/>
                  <w:rPrChange w:id="633" w:author="Joseph Stinziano" w:date="2020-07-06T10:12:00Z">
                    <w:rPr>
                      <w:rFonts w:ascii="Calibri" w:eastAsia="Times New Roman" w:hAnsi="Calibri" w:cs="Calibri"/>
                      <w:b/>
                      <w:bCs/>
                      <w:color w:val="000000"/>
                      <w:sz w:val="24"/>
                      <w:szCs w:val="24"/>
                    </w:rPr>
                  </w:rPrChange>
                </w:rPr>
                <w:t>CABLE</w:t>
              </w:r>
            </w:ins>
          </w:p>
        </w:tc>
        <w:tc>
          <w:tcPr>
            <w:tcW w:w="1134" w:type="dxa"/>
            <w:tcBorders>
              <w:top w:val="nil"/>
              <w:left w:val="nil"/>
              <w:bottom w:val="nil"/>
              <w:right w:val="nil"/>
            </w:tcBorders>
            <w:shd w:val="clear" w:color="auto" w:fill="auto"/>
            <w:noWrap/>
            <w:hideMark/>
            <w:tcPrChange w:id="634" w:author="Joseph Stinziano" w:date="2020-07-06T10:12:00Z">
              <w:tcPr>
                <w:tcW w:w="1134" w:type="dxa"/>
                <w:tcBorders>
                  <w:top w:val="nil"/>
                  <w:left w:val="nil"/>
                  <w:bottom w:val="nil"/>
                  <w:right w:val="nil"/>
                </w:tcBorders>
                <w:shd w:val="clear" w:color="auto" w:fill="auto"/>
                <w:noWrap/>
                <w:hideMark/>
              </w:tcPr>
            </w:tcPrChange>
          </w:tcPr>
          <w:p w14:paraId="2BA10905" w14:textId="77777777" w:rsidR="00E8712C" w:rsidRPr="00E8712C" w:rsidRDefault="00E8712C" w:rsidP="00903190">
            <w:pPr>
              <w:spacing w:after="0" w:line="240" w:lineRule="auto"/>
              <w:rPr>
                <w:ins w:id="635" w:author="Joseph Stinziano" w:date="2020-07-06T10:11:00Z"/>
                <w:rFonts w:ascii="Calibri" w:eastAsia="Times New Roman" w:hAnsi="Calibri" w:cs="Calibri"/>
                <w:b/>
                <w:bCs/>
                <w:color w:val="000000"/>
                <w:rPrChange w:id="636" w:author="Joseph Stinziano" w:date="2020-07-06T10:12:00Z">
                  <w:rPr>
                    <w:ins w:id="637" w:author="Joseph Stinziano" w:date="2020-07-06T10:11:00Z"/>
                    <w:rFonts w:ascii="Calibri" w:eastAsia="Times New Roman" w:hAnsi="Calibri" w:cs="Calibri"/>
                    <w:b/>
                    <w:bCs/>
                    <w:color w:val="000000"/>
                    <w:sz w:val="24"/>
                    <w:szCs w:val="24"/>
                  </w:rPr>
                </w:rPrChange>
              </w:rPr>
            </w:pPr>
            <w:ins w:id="638" w:author="Joseph Stinziano" w:date="2020-07-06T10:11:00Z">
              <w:r w:rsidRPr="00E8712C">
                <w:rPr>
                  <w:rFonts w:ascii="Calibri" w:eastAsia="Times New Roman" w:hAnsi="Calibri" w:cs="Calibri"/>
                  <w:b/>
                  <w:bCs/>
                  <w:color w:val="000000"/>
                  <w:rPrChange w:id="639" w:author="Joseph Stinziano" w:date="2020-07-06T10:12:00Z">
                    <w:rPr>
                      <w:rFonts w:ascii="Calibri" w:eastAsia="Times New Roman" w:hAnsi="Calibri" w:cs="Calibri"/>
                      <w:b/>
                      <w:bCs/>
                      <w:color w:val="000000"/>
                      <w:sz w:val="24"/>
                      <w:szCs w:val="24"/>
                    </w:rPr>
                  </w:rPrChange>
                </w:rPr>
                <w:t>2</w:t>
              </w:r>
            </w:ins>
          </w:p>
        </w:tc>
        <w:tc>
          <w:tcPr>
            <w:tcW w:w="1019" w:type="dxa"/>
            <w:tcBorders>
              <w:top w:val="nil"/>
              <w:left w:val="nil"/>
              <w:bottom w:val="nil"/>
              <w:right w:val="nil"/>
            </w:tcBorders>
            <w:shd w:val="clear" w:color="auto" w:fill="auto"/>
            <w:noWrap/>
            <w:hideMark/>
            <w:tcPrChange w:id="640" w:author="Joseph Stinziano" w:date="2020-07-06T10:12:00Z">
              <w:tcPr>
                <w:tcW w:w="953" w:type="dxa"/>
                <w:tcBorders>
                  <w:top w:val="nil"/>
                  <w:left w:val="nil"/>
                  <w:bottom w:val="nil"/>
                  <w:right w:val="nil"/>
                </w:tcBorders>
                <w:shd w:val="clear" w:color="auto" w:fill="auto"/>
                <w:noWrap/>
                <w:hideMark/>
              </w:tcPr>
            </w:tcPrChange>
          </w:tcPr>
          <w:p w14:paraId="5BE3DC68" w14:textId="77777777" w:rsidR="00E8712C" w:rsidRPr="00E8712C" w:rsidRDefault="00E8712C" w:rsidP="00903190">
            <w:pPr>
              <w:spacing w:after="0" w:line="240" w:lineRule="auto"/>
              <w:rPr>
                <w:ins w:id="641" w:author="Joseph Stinziano" w:date="2020-07-06T10:11:00Z"/>
                <w:rFonts w:ascii="Calibri" w:eastAsia="Times New Roman" w:hAnsi="Calibri" w:cs="Calibri"/>
                <w:b/>
                <w:bCs/>
                <w:color w:val="000000"/>
                <w:rPrChange w:id="642" w:author="Joseph Stinziano" w:date="2020-07-06T10:12:00Z">
                  <w:rPr>
                    <w:ins w:id="643" w:author="Joseph Stinziano" w:date="2020-07-06T10:11:00Z"/>
                    <w:rFonts w:ascii="Calibri" w:eastAsia="Times New Roman" w:hAnsi="Calibri" w:cs="Calibri"/>
                    <w:b/>
                    <w:bCs/>
                    <w:color w:val="000000"/>
                    <w:sz w:val="24"/>
                    <w:szCs w:val="24"/>
                  </w:rPr>
                </w:rPrChange>
              </w:rPr>
            </w:pPr>
            <w:ins w:id="644" w:author="Joseph Stinziano" w:date="2020-07-06T10:11:00Z">
              <w:r w:rsidRPr="00E8712C">
                <w:rPr>
                  <w:rFonts w:ascii="Calibri" w:eastAsia="Times New Roman" w:hAnsi="Calibri" w:cs="Calibri"/>
                  <w:b/>
                  <w:bCs/>
                  <w:color w:val="000000"/>
                  <w:rPrChange w:id="645" w:author="Joseph Stinziano" w:date="2020-07-06T10:12:00Z">
                    <w:rPr>
                      <w:rFonts w:ascii="Calibri" w:eastAsia="Times New Roman" w:hAnsi="Calibri" w:cs="Calibri"/>
                      <w:b/>
                      <w:bCs/>
                      <w:color w:val="000000"/>
                      <w:sz w:val="24"/>
                      <w:szCs w:val="24"/>
                    </w:rPr>
                  </w:rPrChange>
                </w:rPr>
                <w:t>Yes</w:t>
              </w:r>
            </w:ins>
          </w:p>
        </w:tc>
        <w:tc>
          <w:tcPr>
            <w:tcW w:w="4045" w:type="dxa"/>
            <w:tcBorders>
              <w:top w:val="nil"/>
              <w:left w:val="nil"/>
              <w:bottom w:val="nil"/>
              <w:right w:val="nil"/>
            </w:tcBorders>
            <w:shd w:val="clear" w:color="auto" w:fill="auto"/>
            <w:noWrap/>
            <w:hideMark/>
            <w:tcPrChange w:id="646" w:author="Joseph Stinziano" w:date="2020-07-06T10:12:00Z">
              <w:tcPr>
                <w:tcW w:w="3827" w:type="dxa"/>
                <w:tcBorders>
                  <w:top w:val="nil"/>
                  <w:left w:val="nil"/>
                  <w:bottom w:val="nil"/>
                  <w:right w:val="nil"/>
                </w:tcBorders>
                <w:shd w:val="clear" w:color="auto" w:fill="auto"/>
                <w:noWrap/>
                <w:hideMark/>
              </w:tcPr>
            </w:tcPrChange>
          </w:tcPr>
          <w:p w14:paraId="4F8B6895" w14:textId="77777777" w:rsidR="00E8712C" w:rsidRPr="00E8712C" w:rsidRDefault="00E8712C" w:rsidP="00903190">
            <w:pPr>
              <w:spacing w:after="0" w:line="240" w:lineRule="auto"/>
              <w:rPr>
                <w:ins w:id="647" w:author="Joseph Stinziano" w:date="2020-07-06T10:11:00Z"/>
                <w:rFonts w:ascii="Calibri" w:eastAsia="Times New Roman" w:hAnsi="Calibri" w:cs="Calibri"/>
                <w:b/>
                <w:bCs/>
                <w:color w:val="000000"/>
                <w:rPrChange w:id="648" w:author="Joseph Stinziano" w:date="2020-07-06T10:12:00Z">
                  <w:rPr>
                    <w:ins w:id="649" w:author="Joseph Stinziano" w:date="2020-07-06T10:11:00Z"/>
                    <w:rFonts w:ascii="Calibri" w:eastAsia="Times New Roman" w:hAnsi="Calibri" w:cs="Calibri"/>
                    <w:b/>
                    <w:bCs/>
                    <w:color w:val="000000"/>
                    <w:sz w:val="24"/>
                    <w:szCs w:val="24"/>
                  </w:rPr>
                </w:rPrChange>
              </w:rPr>
            </w:pPr>
            <w:ins w:id="650" w:author="Joseph Stinziano" w:date="2020-07-06T10:11:00Z">
              <w:r w:rsidRPr="00E8712C">
                <w:rPr>
                  <w:rFonts w:ascii="Calibri" w:eastAsia="Times New Roman" w:hAnsi="Calibri" w:cs="Calibri"/>
                  <w:b/>
                  <w:bCs/>
                  <w:color w:val="000000"/>
                  <w:rPrChange w:id="651" w:author="Joseph Stinziano" w:date="2020-07-06T10:12:00Z">
                    <w:rPr>
                      <w:rFonts w:ascii="Calibri" w:eastAsia="Times New Roman" w:hAnsi="Calibri" w:cs="Calibri"/>
                      <w:b/>
                      <w:bCs/>
                      <w:color w:val="000000"/>
                      <w:sz w:val="24"/>
                      <w:szCs w:val="24"/>
                    </w:rPr>
                  </w:rPrChange>
                </w:rPr>
                <w:t xml:space="preserve">ACCESS-CM2, </w:t>
              </w:r>
            </w:ins>
          </w:p>
          <w:p w14:paraId="3237FE10" w14:textId="77777777" w:rsidR="00E8712C" w:rsidRPr="00E8712C" w:rsidRDefault="00E8712C" w:rsidP="00903190">
            <w:pPr>
              <w:spacing w:after="0" w:line="240" w:lineRule="auto"/>
              <w:rPr>
                <w:ins w:id="652" w:author="Joseph Stinziano" w:date="2020-07-06T10:11:00Z"/>
                <w:rFonts w:ascii="Calibri" w:eastAsia="Times New Roman" w:hAnsi="Calibri" w:cs="Calibri"/>
                <w:b/>
                <w:bCs/>
                <w:color w:val="000000"/>
                <w:rPrChange w:id="653" w:author="Joseph Stinziano" w:date="2020-07-06T10:12:00Z">
                  <w:rPr>
                    <w:ins w:id="654" w:author="Joseph Stinziano" w:date="2020-07-06T10:11:00Z"/>
                    <w:rFonts w:ascii="Calibri" w:eastAsia="Times New Roman" w:hAnsi="Calibri" w:cs="Calibri"/>
                    <w:b/>
                    <w:bCs/>
                    <w:color w:val="000000"/>
                    <w:sz w:val="24"/>
                    <w:szCs w:val="24"/>
                  </w:rPr>
                </w:rPrChange>
              </w:rPr>
            </w:pPr>
            <w:ins w:id="655" w:author="Joseph Stinziano" w:date="2020-07-06T10:11:00Z">
              <w:r w:rsidRPr="00E8712C">
                <w:rPr>
                  <w:rFonts w:ascii="Calibri" w:eastAsia="Times New Roman" w:hAnsi="Calibri" w:cs="Calibri"/>
                  <w:b/>
                  <w:bCs/>
                  <w:color w:val="000000"/>
                  <w:rPrChange w:id="656" w:author="Joseph Stinziano" w:date="2020-07-06T10:12:00Z">
                    <w:rPr>
                      <w:rFonts w:ascii="Calibri" w:eastAsia="Times New Roman" w:hAnsi="Calibri" w:cs="Calibri"/>
                      <w:b/>
                      <w:bCs/>
                      <w:color w:val="000000"/>
                      <w:sz w:val="24"/>
                      <w:szCs w:val="24"/>
                    </w:rPr>
                  </w:rPrChange>
                </w:rPr>
                <w:t>ACCESS-ESM1-5</w:t>
              </w:r>
            </w:ins>
          </w:p>
        </w:tc>
        <w:tc>
          <w:tcPr>
            <w:tcW w:w="2835" w:type="dxa"/>
            <w:tcBorders>
              <w:top w:val="nil"/>
              <w:left w:val="nil"/>
              <w:bottom w:val="nil"/>
              <w:right w:val="nil"/>
            </w:tcBorders>
            <w:shd w:val="clear" w:color="auto" w:fill="auto"/>
            <w:noWrap/>
            <w:hideMark/>
            <w:tcPrChange w:id="657" w:author="Joseph Stinziano" w:date="2020-07-06T10:12:00Z">
              <w:tcPr>
                <w:tcW w:w="2835" w:type="dxa"/>
                <w:tcBorders>
                  <w:top w:val="nil"/>
                  <w:left w:val="nil"/>
                  <w:bottom w:val="nil"/>
                  <w:right w:val="nil"/>
                </w:tcBorders>
                <w:shd w:val="clear" w:color="auto" w:fill="auto"/>
                <w:noWrap/>
                <w:hideMark/>
              </w:tcPr>
            </w:tcPrChange>
          </w:tcPr>
          <w:p w14:paraId="291A6ECD" w14:textId="77777777" w:rsidR="00E8712C" w:rsidRPr="00E8712C" w:rsidRDefault="00E8712C" w:rsidP="00903190">
            <w:pPr>
              <w:spacing w:after="0" w:line="240" w:lineRule="auto"/>
              <w:rPr>
                <w:ins w:id="658" w:author="Joseph Stinziano" w:date="2020-07-06T10:11:00Z"/>
                <w:rFonts w:ascii="Calibri" w:eastAsia="Times New Roman" w:hAnsi="Calibri" w:cs="Calibri"/>
                <w:b/>
                <w:bCs/>
                <w:color w:val="000000"/>
                <w:rPrChange w:id="659" w:author="Joseph Stinziano" w:date="2020-07-06T10:12:00Z">
                  <w:rPr>
                    <w:ins w:id="660" w:author="Joseph Stinziano" w:date="2020-07-06T10:11:00Z"/>
                    <w:rFonts w:ascii="Calibri" w:eastAsia="Times New Roman" w:hAnsi="Calibri" w:cs="Calibri"/>
                    <w:b/>
                    <w:bCs/>
                    <w:color w:val="000000"/>
                    <w:sz w:val="24"/>
                    <w:szCs w:val="24"/>
                  </w:rPr>
                </w:rPrChange>
              </w:rPr>
            </w:pPr>
            <w:proofErr w:type="spellStart"/>
            <w:ins w:id="661" w:author="Joseph Stinziano" w:date="2020-07-06T10:11:00Z">
              <w:r w:rsidRPr="00E8712C">
                <w:rPr>
                  <w:rFonts w:ascii="Calibri" w:eastAsia="Times New Roman" w:hAnsi="Calibri" w:cs="Calibri"/>
                  <w:b/>
                  <w:bCs/>
                  <w:color w:val="000000"/>
                  <w:rPrChange w:id="662" w:author="Joseph Stinziano" w:date="2020-07-06T10:12:00Z">
                    <w:rPr>
                      <w:rFonts w:ascii="Calibri" w:eastAsia="Times New Roman" w:hAnsi="Calibri" w:cs="Calibri"/>
                      <w:b/>
                      <w:bCs/>
                      <w:color w:val="000000"/>
                      <w:sz w:val="24"/>
                      <w:szCs w:val="24"/>
                    </w:rPr>
                  </w:rPrChange>
                </w:rPr>
                <w:t>Haverd</w:t>
              </w:r>
              <w:proofErr w:type="spellEnd"/>
              <w:r w:rsidRPr="00E8712C">
                <w:rPr>
                  <w:rFonts w:ascii="Calibri" w:eastAsia="Times New Roman" w:hAnsi="Calibri" w:cs="Calibri"/>
                  <w:b/>
                  <w:bCs/>
                  <w:color w:val="000000"/>
                  <w:rPrChange w:id="663" w:author="Joseph Stinziano" w:date="2020-07-06T10:12:00Z">
                    <w:rPr>
                      <w:rFonts w:ascii="Calibri" w:eastAsia="Times New Roman" w:hAnsi="Calibri" w:cs="Calibri"/>
                      <w:b/>
                      <w:bCs/>
                      <w:color w:val="000000"/>
                      <w:sz w:val="24"/>
                      <w:szCs w:val="24"/>
                    </w:rPr>
                  </w:rPrChange>
                </w:rPr>
                <w:t xml:space="preserve"> et al., 2018</w:t>
              </w:r>
            </w:ins>
          </w:p>
        </w:tc>
      </w:tr>
      <w:tr w:rsidR="00E8712C" w:rsidRPr="00E8712C" w14:paraId="58779285" w14:textId="77777777" w:rsidTr="00E8712C">
        <w:trPr>
          <w:trHeight w:val="288"/>
          <w:ins w:id="664" w:author="Joseph Stinziano" w:date="2020-07-06T10:11:00Z"/>
          <w:trPrChange w:id="665" w:author="Joseph Stinziano" w:date="2020-07-06T10:12:00Z">
            <w:trPr>
              <w:trHeight w:val="288"/>
            </w:trPr>
          </w:trPrChange>
        </w:trPr>
        <w:tc>
          <w:tcPr>
            <w:tcW w:w="3261" w:type="dxa"/>
            <w:tcBorders>
              <w:top w:val="nil"/>
              <w:left w:val="nil"/>
              <w:bottom w:val="nil"/>
              <w:right w:val="nil"/>
            </w:tcBorders>
            <w:shd w:val="clear" w:color="auto" w:fill="auto"/>
            <w:noWrap/>
            <w:hideMark/>
            <w:tcPrChange w:id="666" w:author="Joseph Stinziano" w:date="2020-07-06T10:12:00Z">
              <w:tcPr>
                <w:tcW w:w="3261" w:type="dxa"/>
                <w:tcBorders>
                  <w:top w:val="nil"/>
                  <w:left w:val="nil"/>
                  <w:bottom w:val="nil"/>
                  <w:right w:val="nil"/>
                </w:tcBorders>
                <w:shd w:val="clear" w:color="auto" w:fill="auto"/>
                <w:noWrap/>
                <w:hideMark/>
              </w:tcPr>
            </w:tcPrChange>
          </w:tcPr>
          <w:p w14:paraId="49089F58" w14:textId="77777777" w:rsidR="00E8712C" w:rsidRPr="00E8712C" w:rsidRDefault="00E8712C" w:rsidP="00903190">
            <w:pPr>
              <w:spacing w:after="0" w:line="240" w:lineRule="auto"/>
              <w:rPr>
                <w:ins w:id="667" w:author="Joseph Stinziano" w:date="2020-07-06T10:11:00Z"/>
                <w:rFonts w:ascii="Calibri" w:eastAsia="Times New Roman" w:hAnsi="Calibri" w:cs="Calibri"/>
                <w:b/>
                <w:bCs/>
                <w:color w:val="000000"/>
                <w:rPrChange w:id="668" w:author="Joseph Stinziano" w:date="2020-07-06T10:12:00Z">
                  <w:rPr>
                    <w:ins w:id="669" w:author="Joseph Stinziano" w:date="2020-07-06T10:11:00Z"/>
                    <w:rFonts w:ascii="Calibri" w:eastAsia="Times New Roman" w:hAnsi="Calibri" w:cs="Calibri"/>
                    <w:b/>
                    <w:bCs/>
                    <w:color w:val="000000"/>
                    <w:sz w:val="24"/>
                    <w:szCs w:val="24"/>
                  </w:rPr>
                </w:rPrChange>
              </w:rPr>
            </w:pPr>
            <w:ins w:id="670" w:author="Joseph Stinziano" w:date="2020-07-06T10:11:00Z">
              <w:r w:rsidRPr="00E8712C">
                <w:rPr>
                  <w:rFonts w:ascii="Calibri" w:eastAsia="Times New Roman" w:hAnsi="Calibri" w:cs="Calibri"/>
                  <w:b/>
                  <w:bCs/>
                  <w:color w:val="000000"/>
                  <w:rPrChange w:id="671" w:author="Joseph Stinziano" w:date="2020-07-06T10:12:00Z">
                    <w:rPr>
                      <w:rFonts w:ascii="Calibri" w:eastAsia="Times New Roman" w:hAnsi="Calibri" w:cs="Calibri"/>
                      <w:b/>
                      <w:bCs/>
                      <w:color w:val="000000"/>
                      <w:sz w:val="24"/>
                      <w:szCs w:val="24"/>
                    </w:rPr>
                  </w:rPrChange>
                </w:rPr>
                <w:t>Canadian Land Surface Scheme</w:t>
              </w:r>
            </w:ins>
          </w:p>
        </w:tc>
        <w:tc>
          <w:tcPr>
            <w:tcW w:w="1173" w:type="dxa"/>
            <w:tcBorders>
              <w:top w:val="nil"/>
              <w:left w:val="nil"/>
              <w:bottom w:val="nil"/>
              <w:right w:val="nil"/>
            </w:tcBorders>
            <w:shd w:val="clear" w:color="auto" w:fill="auto"/>
            <w:noWrap/>
            <w:hideMark/>
            <w:tcPrChange w:id="672" w:author="Joseph Stinziano" w:date="2020-07-06T10:12:00Z">
              <w:tcPr>
                <w:tcW w:w="1173" w:type="dxa"/>
                <w:tcBorders>
                  <w:top w:val="nil"/>
                  <w:left w:val="nil"/>
                  <w:bottom w:val="nil"/>
                  <w:right w:val="nil"/>
                </w:tcBorders>
                <w:shd w:val="clear" w:color="auto" w:fill="auto"/>
                <w:noWrap/>
                <w:hideMark/>
              </w:tcPr>
            </w:tcPrChange>
          </w:tcPr>
          <w:p w14:paraId="6AD5C204" w14:textId="77777777" w:rsidR="00E8712C" w:rsidRPr="00E8712C" w:rsidRDefault="00E8712C" w:rsidP="00903190">
            <w:pPr>
              <w:spacing w:after="0" w:line="240" w:lineRule="auto"/>
              <w:rPr>
                <w:ins w:id="673" w:author="Joseph Stinziano" w:date="2020-07-06T10:11:00Z"/>
                <w:rFonts w:ascii="Calibri" w:eastAsia="Times New Roman" w:hAnsi="Calibri" w:cs="Calibri"/>
                <w:b/>
                <w:bCs/>
                <w:color w:val="000000"/>
                <w:rPrChange w:id="674" w:author="Joseph Stinziano" w:date="2020-07-06T10:12:00Z">
                  <w:rPr>
                    <w:ins w:id="675" w:author="Joseph Stinziano" w:date="2020-07-06T10:11:00Z"/>
                    <w:rFonts w:ascii="Calibri" w:eastAsia="Times New Roman" w:hAnsi="Calibri" w:cs="Calibri"/>
                    <w:b/>
                    <w:bCs/>
                    <w:color w:val="000000"/>
                    <w:sz w:val="24"/>
                    <w:szCs w:val="24"/>
                  </w:rPr>
                </w:rPrChange>
              </w:rPr>
            </w:pPr>
            <w:ins w:id="676" w:author="Joseph Stinziano" w:date="2020-07-06T10:11:00Z">
              <w:r w:rsidRPr="00E8712C">
                <w:rPr>
                  <w:rFonts w:ascii="Calibri" w:eastAsia="Times New Roman" w:hAnsi="Calibri" w:cs="Calibri"/>
                  <w:b/>
                  <w:bCs/>
                  <w:color w:val="000000"/>
                  <w:rPrChange w:id="677" w:author="Joseph Stinziano" w:date="2020-07-06T10:12:00Z">
                    <w:rPr>
                      <w:rFonts w:ascii="Calibri" w:eastAsia="Times New Roman" w:hAnsi="Calibri" w:cs="Calibri"/>
                      <w:b/>
                      <w:bCs/>
                      <w:color w:val="000000"/>
                      <w:sz w:val="24"/>
                      <w:szCs w:val="24"/>
                    </w:rPr>
                  </w:rPrChange>
                </w:rPr>
                <w:t>CLASS</w:t>
              </w:r>
            </w:ins>
          </w:p>
        </w:tc>
        <w:tc>
          <w:tcPr>
            <w:tcW w:w="1134" w:type="dxa"/>
            <w:tcBorders>
              <w:top w:val="nil"/>
              <w:left w:val="nil"/>
              <w:bottom w:val="nil"/>
              <w:right w:val="nil"/>
            </w:tcBorders>
            <w:shd w:val="clear" w:color="auto" w:fill="auto"/>
            <w:noWrap/>
            <w:hideMark/>
            <w:tcPrChange w:id="678" w:author="Joseph Stinziano" w:date="2020-07-06T10:12:00Z">
              <w:tcPr>
                <w:tcW w:w="1134" w:type="dxa"/>
                <w:tcBorders>
                  <w:top w:val="nil"/>
                  <w:left w:val="nil"/>
                  <w:bottom w:val="nil"/>
                  <w:right w:val="nil"/>
                </w:tcBorders>
                <w:shd w:val="clear" w:color="auto" w:fill="auto"/>
                <w:noWrap/>
                <w:hideMark/>
              </w:tcPr>
            </w:tcPrChange>
          </w:tcPr>
          <w:p w14:paraId="2581057F" w14:textId="77777777" w:rsidR="00E8712C" w:rsidRPr="00E8712C" w:rsidRDefault="00E8712C" w:rsidP="00903190">
            <w:pPr>
              <w:spacing w:after="0" w:line="240" w:lineRule="auto"/>
              <w:rPr>
                <w:ins w:id="679" w:author="Joseph Stinziano" w:date="2020-07-06T10:11:00Z"/>
                <w:rFonts w:ascii="Calibri" w:eastAsia="Times New Roman" w:hAnsi="Calibri" w:cs="Calibri"/>
                <w:b/>
                <w:bCs/>
                <w:color w:val="000000"/>
                <w:rPrChange w:id="680" w:author="Joseph Stinziano" w:date="2020-07-06T10:12:00Z">
                  <w:rPr>
                    <w:ins w:id="681" w:author="Joseph Stinziano" w:date="2020-07-06T10:11:00Z"/>
                    <w:rFonts w:ascii="Calibri" w:eastAsia="Times New Roman" w:hAnsi="Calibri" w:cs="Calibri"/>
                    <w:b/>
                    <w:bCs/>
                    <w:color w:val="000000"/>
                    <w:sz w:val="24"/>
                    <w:szCs w:val="24"/>
                  </w:rPr>
                </w:rPrChange>
              </w:rPr>
            </w:pPr>
            <w:ins w:id="682" w:author="Joseph Stinziano" w:date="2020-07-06T10:11:00Z">
              <w:r w:rsidRPr="00E8712C">
                <w:rPr>
                  <w:rFonts w:ascii="Calibri" w:eastAsia="Times New Roman" w:hAnsi="Calibri" w:cs="Calibri"/>
                  <w:b/>
                  <w:bCs/>
                  <w:color w:val="000000"/>
                  <w:rPrChange w:id="683" w:author="Joseph Stinziano" w:date="2020-07-06T10:12:00Z">
                    <w:rPr>
                      <w:rFonts w:ascii="Calibri" w:eastAsia="Times New Roman" w:hAnsi="Calibri" w:cs="Calibri"/>
                      <w:b/>
                      <w:bCs/>
                      <w:color w:val="000000"/>
                      <w:sz w:val="24"/>
                      <w:szCs w:val="24"/>
                    </w:rPr>
                  </w:rPrChange>
                </w:rPr>
                <w:t>1</w:t>
              </w:r>
            </w:ins>
          </w:p>
        </w:tc>
        <w:tc>
          <w:tcPr>
            <w:tcW w:w="1019" w:type="dxa"/>
            <w:tcBorders>
              <w:top w:val="nil"/>
              <w:left w:val="nil"/>
              <w:bottom w:val="nil"/>
              <w:right w:val="nil"/>
            </w:tcBorders>
            <w:shd w:val="clear" w:color="auto" w:fill="auto"/>
            <w:noWrap/>
            <w:hideMark/>
            <w:tcPrChange w:id="684" w:author="Joseph Stinziano" w:date="2020-07-06T10:12:00Z">
              <w:tcPr>
                <w:tcW w:w="953" w:type="dxa"/>
                <w:tcBorders>
                  <w:top w:val="nil"/>
                  <w:left w:val="nil"/>
                  <w:bottom w:val="nil"/>
                  <w:right w:val="nil"/>
                </w:tcBorders>
                <w:shd w:val="clear" w:color="auto" w:fill="auto"/>
                <w:noWrap/>
                <w:hideMark/>
              </w:tcPr>
            </w:tcPrChange>
          </w:tcPr>
          <w:p w14:paraId="61BC9E4B" w14:textId="77777777" w:rsidR="00E8712C" w:rsidRPr="00E8712C" w:rsidRDefault="00E8712C" w:rsidP="00903190">
            <w:pPr>
              <w:spacing w:after="0" w:line="240" w:lineRule="auto"/>
              <w:rPr>
                <w:ins w:id="685" w:author="Joseph Stinziano" w:date="2020-07-06T10:11:00Z"/>
                <w:rFonts w:ascii="Calibri" w:eastAsia="Times New Roman" w:hAnsi="Calibri" w:cs="Calibri"/>
                <w:b/>
                <w:bCs/>
                <w:color w:val="000000"/>
                <w:rPrChange w:id="686" w:author="Joseph Stinziano" w:date="2020-07-06T10:12:00Z">
                  <w:rPr>
                    <w:ins w:id="687" w:author="Joseph Stinziano" w:date="2020-07-06T10:11:00Z"/>
                    <w:rFonts w:ascii="Calibri" w:eastAsia="Times New Roman" w:hAnsi="Calibri" w:cs="Calibri"/>
                    <w:b/>
                    <w:bCs/>
                    <w:color w:val="000000"/>
                    <w:sz w:val="24"/>
                    <w:szCs w:val="24"/>
                  </w:rPr>
                </w:rPrChange>
              </w:rPr>
            </w:pPr>
            <w:ins w:id="688" w:author="Joseph Stinziano" w:date="2020-07-06T10:11:00Z">
              <w:r w:rsidRPr="00E8712C">
                <w:rPr>
                  <w:rFonts w:ascii="Calibri" w:eastAsia="Times New Roman" w:hAnsi="Calibri" w:cs="Calibri"/>
                  <w:b/>
                  <w:bCs/>
                  <w:color w:val="000000"/>
                  <w:rPrChange w:id="689" w:author="Joseph Stinziano" w:date="2020-07-06T10:12:00Z">
                    <w:rPr>
                      <w:rFonts w:ascii="Calibri" w:eastAsia="Times New Roman" w:hAnsi="Calibri" w:cs="Calibri"/>
                      <w:b/>
                      <w:bCs/>
                      <w:color w:val="000000"/>
                      <w:sz w:val="24"/>
                      <w:szCs w:val="24"/>
                    </w:rPr>
                  </w:rPrChange>
                </w:rPr>
                <w:t>Yes</w:t>
              </w:r>
            </w:ins>
          </w:p>
        </w:tc>
        <w:tc>
          <w:tcPr>
            <w:tcW w:w="4045" w:type="dxa"/>
            <w:tcBorders>
              <w:top w:val="nil"/>
              <w:left w:val="nil"/>
              <w:bottom w:val="nil"/>
              <w:right w:val="nil"/>
            </w:tcBorders>
            <w:shd w:val="clear" w:color="auto" w:fill="auto"/>
            <w:noWrap/>
            <w:hideMark/>
            <w:tcPrChange w:id="690" w:author="Joseph Stinziano" w:date="2020-07-06T10:12:00Z">
              <w:tcPr>
                <w:tcW w:w="3827" w:type="dxa"/>
                <w:tcBorders>
                  <w:top w:val="nil"/>
                  <w:left w:val="nil"/>
                  <w:bottom w:val="nil"/>
                  <w:right w:val="nil"/>
                </w:tcBorders>
                <w:shd w:val="clear" w:color="auto" w:fill="auto"/>
                <w:noWrap/>
                <w:hideMark/>
              </w:tcPr>
            </w:tcPrChange>
          </w:tcPr>
          <w:p w14:paraId="1C119630" w14:textId="77777777" w:rsidR="00E8712C" w:rsidRPr="00E8712C" w:rsidRDefault="00E8712C" w:rsidP="00903190">
            <w:pPr>
              <w:spacing w:after="0" w:line="240" w:lineRule="auto"/>
              <w:rPr>
                <w:ins w:id="691" w:author="Joseph Stinziano" w:date="2020-07-06T10:11:00Z"/>
                <w:rFonts w:ascii="Calibri" w:eastAsia="Times New Roman" w:hAnsi="Calibri" w:cs="Calibri"/>
                <w:b/>
                <w:bCs/>
                <w:color w:val="000000"/>
                <w:rPrChange w:id="692" w:author="Joseph Stinziano" w:date="2020-07-06T10:12:00Z">
                  <w:rPr>
                    <w:ins w:id="693" w:author="Joseph Stinziano" w:date="2020-07-06T10:11:00Z"/>
                    <w:rFonts w:ascii="Calibri" w:eastAsia="Times New Roman" w:hAnsi="Calibri" w:cs="Calibri"/>
                    <w:b/>
                    <w:bCs/>
                    <w:color w:val="000000"/>
                    <w:sz w:val="24"/>
                    <w:szCs w:val="24"/>
                  </w:rPr>
                </w:rPrChange>
              </w:rPr>
            </w:pPr>
            <w:ins w:id="694" w:author="Joseph Stinziano" w:date="2020-07-06T10:11:00Z">
              <w:r w:rsidRPr="00E8712C">
                <w:rPr>
                  <w:rFonts w:ascii="Calibri" w:eastAsia="Times New Roman" w:hAnsi="Calibri" w:cs="Calibri"/>
                  <w:b/>
                  <w:bCs/>
                  <w:color w:val="000000"/>
                  <w:rPrChange w:id="695" w:author="Joseph Stinziano" w:date="2020-07-06T10:12:00Z">
                    <w:rPr>
                      <w:rFonts w:ascii="Calibri" w:eastAsia="Times New Roman" w:hAnsi="Calibri" w:cs="Calibri"/>
                      <w:b/>
                      <w:bCs/>
                      <w:color w:val="000000"/>
                      <w:sz w:val="24"/>
                      <w:szCs w:val="24"/>
                    </w:rPr>
                  </w:rPrChange>
                </w:rPr>
                <w:t>CanESM5</w:t>
              </w:r>
            </w:ins>
          </w:p>
        </w:tc>
        <w:tc>
          <w:tcPr>
            <w:tcW w:w="2835" w:type="dxa"/>
            <w:tcBorders>
              <w:top w:val="nil"/>
              <w:left w:val="nil"/>
              <w:bottom w:val="nil"/>
              <w:right w:val="nil"/>
            </w:tcBorders>
            <w:shd w:val="clear" w:color="auto" w:fill="auto"/>
            <w:noWrap/>
            <w:hideMark/>
            <w:tcPrChange w:id="696" w:author="Joseph Stinziano" w:date="2020-07-06T10:12:00Z">
              <w:tcPr>
                <w:tcW w:w="2835" w:type="dxa"/>
                <w:tcBorders>
                  <w:top w:val="nil"/>
                  <w:left w:val="nil"/>
                  <w:bottom w:val="nil"/>
                  <w:right w:val="nil"/>
                </w:tcBorders>
                <w:shd w:val="clear" w:color="auto" w:fill="auto"/>
                <w:noWrap/>
                <w:hideMark/>
              </w:tcPr>
            </w:tcPrChange>
          </w:tcPr>
          <w:p w14:paraId="69BB7B56" w14:textId="77777777" w:rsidR="00E8712C" w:rsidRPr="00E8712C" w:rsidRDefault="00E8712C" w:rsidP="00903190">
            <w:pPr>
              <w:spacing w:after="0" w:line="240" w:lineRule="auto"/>
              <w:rPr>
                <w:ins w:id="697" w:author="Joseph Stinziano" w:date="2020-07-06T10:11:00Z"/>
                <w:rFonts w:ascii="Calibri" w:eastAsia="Times New Roman" w:hAnsi="Calibri" w:cs="Calibri"/>
                <w:b/>
                <w:bCs/>
                <w:color w:val="000000"/>
                <w:rPrChange w:id="698" w:author="Joseph Stinziano" w:date="2020-07-06T10:12:00Z">
                  <w:rPr>
                    <w:ins w:id="699" w:author="Joseph Stinziano" w:date="2020-07-06T10:11:00Z"/>
                    <w:rFonts w:ascii="Calibri" w:eastAsia="Times New Roman" w:hAnsi="Calibri" w:cs="Calibri"/>
                    <w:b/>
                    <w:bCs/>
                    <w:color w:val="000000"/>
                    <w:sz w:val="24"/>
                    <w:szCs w:val="24"/>
                  </w:rPr>
                </w:rPrChange>
              </w:rPr>
            </w:pPr>
            <w:proofErr w:type="spellStart"/>
            <w:ins w:id="700" w:author="Joseph Stinziano" w:date="2020-07-06T10:11:00Z">
              <w:r w:rsidRPr="00E8712C">
                <w:rPr>
                  <w:rFonts w:ascii="Calibri" w:eastAsia="Times New Roman" w:hAnsi="Calibri" w:cs="Calibri"/>
                  <w:b/>
                  <w:bCs/>
                  <w:color w:val="000000"/>
                  <w:rPrChange w:id="701" w:author="Joseph Stinziano" w:date="2020-07-06T10:12:00Z">
                    <w:rPr>
                      <w:rFonts w:ascii="Calibri" w:eastAsia="Times New Roman" w:hAnsi="Calibri" w:cs="Calibri"/>
                      <w:b/>
                      <w:bCs/>
                      <w:color w:val="000000"/>
                      <w:sz w:val="24"/>
                      <w:szCs w:val="24"/>
                    </w:rPr>
                  </w:rPrChange>
                </w:rPr>
                <w:t>Swart</w:t>
              </w:r>
              <w:proofErr w:type="spellEnd"/>
              <w:r w:rsidRPr="00E8712C">
                <w:rPr>
                  <w:rFonts w:ascii="Calibri" w:eastAsia="Times New Roman" w:hAnsi="Calibri" w:cs="Calibri"/>
                  <w:b/>
                  <w:bCs/>
                  <w:color w:val="000000"/>
                  <w:rPrChange w:id="702" w:author="Joseph Stinziano" w:date="2020-07-06T10:12:00Z">
                    <w:rPr>
                      <w:rFonts w:ascii="Calibri" w:eastAsia="Times New Roman" w:hAnsi="Calibri" w:cs="Calibri"/>
                      <w:b/>
                      <w:bCs/>
                      <w:color w:val="000000"/>
                      <w:sz w:val="24"/>
                      <w:szCs w:val="24"/>
                    </w:rPr>
                  </w:rPrChange>
                </w:rPr>
                <w:t xml:space="preserve"> et al., 2019</w:t>
              </w:r>
            </w:ins>
          </w:p>
        </w:tc>
      </w:tr>
      <w:tr w:rsidR="00E8712C" w:rsidRPr="00E8712C" w14:paraId="5C3A5119" w14:textId="77777777" w:rsidTr="00E8712C">
        <w:trPr>
          <w:trHeight w:val="288"/>
          <w:ins w:id="703" w:author="Joseph Stinziano" w:date="2020-07-06T10:11:00Z"/>
          <w:trPrChange w:id="704" w:author="Joseph Stinziano" w:date="2020-07-06T10:12:00Z">
            <w:trPr>
              <w:trHeight w:val="288"/>
            </w:trPr>
          </w:trPrChange>
        </w:trPr>
        <w:tc>
          <w:tcPr>
            <w:tcW w:w="3261" w:type="dxa"/>
            <w:tcBorders>
              <w:top w:val="nil"/>
              <w:left w:val="nil"/>
              <w:bottom w:val="nil"/>
              <w:right w:val="nil"/>
            </w:tcBorders>
            <w:shd w:val="clear" w:color="auto" w:fill="auto"/>
            <w:noWrap/>
            <w:hideMark/>
            <w:tcPrChange w:id="705" w:author="Joseph Stinziano" w:date="2020-07-06T10:12:00Z">
              <w:tcPr>
                <w:tcW w:w="3261" w:type="dxa"/>
                <w:tcBorders>
                  <w:top w:val="nil"/>
                  <w:left w:val="nil"/>
                  <w:bottom w:val="nil"/>
                  <w:right w:val="nil"/>
                </w:tcBorders>
                <w:shd w:val="clear" w:color="auto" w:fill="auto"/>
                <w:noWrap/>
                <w:hideMark/>
              </w:tcPr>
            </w:tcPrChange>
          </w:tcPr>
          <w:p w14:paraId="7E3CD0F4" w14:textId="77777777" w:rsidR="00E8712C" w:rsidRPr="00E8712C" w:rsidRDefault="00E8712C" w:rsidP="00903190">
            <w:pPr>
              <w:spacing w:after="0" w:line="240" w:lineRule="auto"/>
              <w:rPr>
                <w:ins w:id="706" w:author="Joseph Stinziano" w:date="2020-07-06T10:11:00Z"/>
                <w:rFonts w:ascii="Calibri" w:eastAsia="Times New Roman" w:hAnsi="Calibri" w:cs="Calibri"/>
                <w:b/>
                <w:bCs/>
                <w:color w:val="000000"/>
                <w:rPrChange w:id="707" w:author="Joseph Stinziano" w:date="2020-07-06T10:12:00Z">
                  <w:rPr>
                    <w:ins w:id="708" w:author="Joseph Stinziano" w:date="2020-07-06T10:11:00Z"/>
                    <w:rFonts w:ascii="Calibri" w:eastAsia="Times New Roman" w:hAnsi="Calibri" w:cs="Calibri"/>
                    <w:b/>
                    <w:bCs/>
                    <w:color w:val="000000"/>
                    <w:sz w:val="24"/>
                    <w:szCs w:val="24"/>
                  </w:rPr>
                </w:rPrChange>
              </w:rPr>
            </w:pPr>
            <w:ins w:id="709" w:author="Joseph Stinziano" w:date="2020-07-06T10:11:00Z">
              <w:r w:rsidRPr="00E8712C">
                <w:rPr>
                  <w:rFonts w:ascii="Calibri" w:eastAsia="Times New Roman" w:hAnsi="Calibri" w:cs="Calibri"/>
                  <w:b/>
                  <w:bCs/>
                  <w:color w:val="000000"/>
                  <w:rPrChange w:id="710" w:author="Joseph Stinziano" w:date="2020-07-06T10:12:00Z">
                    <w:rPr>
                      <w:rFonts w:ascii="Calibri" w:eastAsia="Times New Roman" w:hAnsi="Calibri" w:cs="Calibri"/>
                      <w:b/>
                      <w:bCs/>
                      <w:color w:val="000000"/>
                      <w:sz w:val="24"/>
                      <w:szCs w:val="24"/>
                    </w:rPr>
                  </w:rPrChange>
                </w:rPr>
                <w:t>Community Land Model</w:t>
              </w:r>
            </w:ins>
          </w:p>
        </w:tc>
        <w:tc>
          <w:tcPr>
            <w:tcW w:w="1173" w:type="dxa"/>
            <w:tcBorders>
              <w:top w:val="nil"/>
              <w:left w:val="nil"/>
              <w:bottom w:val="nil"/>
              <w:right w:val="nil"/>
            </w:tcBorders>
            <w:shd w:val="clear" w:color="auto" w:fill="auto"/>
            <w:noWrap/>
            <w:hideMark/>
            <w:tcPrChange w:id="711" w:author="Joseph Stinziano" w:date="2020-07-06T10:12:00Z">
              <w:tcPr>
                <w:tcW w:w="1173" w:type="dxa"/>
                <w:tcBorders>
                  <w:top w:val="nil"/>
                  <w:left w:val="nil"/>
                  <w:bottom w:val="nil"/>
                  <w:right w:val="nil"/>
                </w:tcBorders>
                <w:shd w:val="clear" w:color="auto" w:fill="auto"/>
                <w:noWrap/>
                <w:hideMark/>
              </w:tcPr>
            </w:tcPrChange>
          </w:tcPr>
          <w:p w14:paraId="7E291C45" w14:textId="77777777" w:rsidR="00E8712C" w:rsidRPr="00E8712C" w:rsidRDefault="00E8712C" w:rsidP="00903190">
            <w:pPr>
              <w:spacing w:after="0" w:line="240" w:lineRule="auto"/>
              <w:rPr>
                <w:ins w:id="712" w:author="Joseph Stinziano" w:date="2020-07-06T10:11:00Z"/>
                <w:rFonts w:ascii="Calibri" w:eastAsia="Times New Roman" w:hAnsi="Calibri" w:cs="Calibri"/>
                <w:b/>
                <w:bCs/>
                <w:color w:val="000000"/>
                <w:rPrChange w:id="713" w:author="Joseph Stinziano" w:date="2020-07-06T10:12:00Z">
                  <w:rPr>
                    <w:ins w:id="714" w:author="Joseph Stinziano" w:date="2020-07-06T10:11:00Z"/>
                    <w:rFonts w:ascii="Calibri" w:eastAsia="Times New Roman" w:hAnsi="Calibri" w:cs="Calibri"/>
                    <w:b/>
                    <w:bCs/>
                    <w:color w:val="000000"/>
                    <w:sz w:val="24"/>
                    <w:szCs w:val="24"/>
                  </w:rPr>
                </w:rPrChange>
              </w:rPr>
            </w:pPr>
            <w:ins w:id="715" w:author="Joseph Stinziano" w:date="2020-07-06T10:11:00Z">
              <w:r w:rsidRPr="00E8712C">
                <w:rPr>
                  <w:rFonts w:ascii="Calibri" w:eastAsia="Times New Roman" w:hAnsi="Calibri" w:cs="Calibri"/>
                  <w:b/>
                  <w:bCs/>
                  <w:color w:val="000000"/>
                  <w:rPrChange w:id="716" w:author="Joseph Stinziano" w:date="2020-07-06T10:12:00Z">
                    <w:rPr>
                      <w:rFonts w:ascii="Calibri" w:eastAsia="Times New Roman" w:hAnsi="Calibri" w:cs="Calibri"/>
                      <w:b/>
                      <w:bCs/>
                      <w:color w:val="000000"/>
                      <w:sz w:val="24"/>
                      <w:szCs w:val="24"/>
                    </w:rPr>
                  </w:rPrChange>
                </w:rPr>
                <w:t>CLM</w:t>
              </w:r>
            </w:ins>
          </w:p>
        </w:tc>
        <w:tc>
          <w:tcPr>
            <w:tcW w:w="1134" w:type="dxa"/>
            <w:tcBorders>
              <w:top w:val="nil"/>
              <w:left w:val="nil"/>
              <w:bottom w:val="nil"/>
              <w:right w:val="nil"/>
            </w:tcBorders>
            <w:shd w:val="clear" w:color="auto" w:fill="auto"/>
            <w:noWrap/>
            <w:hideMark/>
            <w:tcPrChange w:id="717" w:author="Joseph Stinziano" w:date="2020-07-06T10:12:00Z">
              <w:tcPr>
                <w:tcW w:w="1134" w:type="dxa"/>
                <w:tcBorders>
                  <w:top w:val="nil"/>
                  <w:left w:val="nil"/>
                  <w:bottom w:val="nil"/>
                  <w:right w:val="nil"/>
                </w:tcBorders>
                <w:shd w:val="clear" w:color="auto" w:fill="auto"/>
                <w:noWrap/>
                <w:hideMark/>
              </w:tcPr>
            </w:tcPrChange>
          </w:tcPr>
          <w:p w14:paraId="0A2E782F" w14:textId="77777777" w:rsidR="00E8712C" w:rsidRPr="00E8712C" w:rsidRDefault="00E8712C" w:rsidP="00903190">
            <w:pPr>
              <w:spacing w:after="0" w:line="240" w:lineRule="auto"/>
              <w:rPr>
                <w:ins w:id="718" w:author="Joseph Stinziano" w:date="2020-07-06T10:11:00Z"/>
                <w:rFonts w:ascii="Calibri" w:eastAsia="Times New Roman" w:hAnsi="Calibri" w:cs="Calibri"/>
                <w:b/>
                <w:bCs/>
                <w:color w:val="000000"/>
                <w:rPrChange w:id="719" w:author="Joseph Stinziano" w:date="2020-07-06T10:12:00Z">
                  <w:rPr>
                    <w:ins w:id="720" w:author="Joseph Stinziano" w:date="2020-07-06T10:11:00Z"/>
                    <w:rFonts w:ascii="Calibri" w:eastAsia="Times New Roman" w:hAnsi="Calibri" w:cs="Calibri"/>
                    <w:b/>
                    <w:bCs/>
                    <w:color w:val="000000"/>
                    <w:sz w:val="24"/>
                    <w:szCs w:val="24"/>
                  </w:rPr>
                </w:rPrChange>
              </w:rPr>
            </w:pPr>
            <w:ins w:id="721" w:author="Joseph Stinziano" w:date="2020-07-06T10:11:00Z">
              <w:r w:rsidRPr="00E8712C">
                <w:rPr>
                  <w:rFonts w:ascii="Calibri" w:eastAsia="Times New Roman" w:hAnsi="Calibri" w:cs="Calibri"/>
                  <w:b/>
                  <w:bCs/>
                  <w:color w:val="000000"/>
                  <w:rPrChange w:id="722" w:author="Joseph Stinziano" w:date="2020-07-06T10:12:00Z">
                    <w:rPr>
                      <w:rFonts w:ascii="Calibri" w:eastAsia="Times New Roman" w:hAnsi="Calibri" w:cs="Calibri"/>
                      <w:b/>
                      <w:bCs/>
                      <w:color w:val="000000"/>
                      <w:sz w:val="24"/>
                      <w:szCs w:val="24"/>
                    </w:rPr>
                  </w:rPrChange>
                </w:rPr>
                <w:t>12</w:t>
              </w:r>
            </w:ins>
          </w:p>
        </w:tc>
        <w:tc>
          <w:tcPr>
            <w:tcW w:w="1019" w:type="dxa"/>
            <w:tcBorders>
              <w:top w:val="nil"/>
              <w:left w:val="nil"/>
              <w:bottom w:val="nil"/>
              <w:right w:val="nil"/>
            </w:tcBorders>
            <w:shd w:val="clear" w:color="auto" w:fill="auto"/>
            <w:noWrap/>
            <w:hideMark/>
            <w:tcPrChange w:id="723" w:author="Joseph Stinziano" w:date="2020-07-06T10:12:00Z">
              <w:tcPr>
                <w:tcW w:w="953" w:type="dxa"/>
                <w:tcBorders>
                  <w:top w:val="nil"/>
                  <w:left w:val="nil"/>
                  <w:bottom w:val="nil"/>
                  <w:right w:val="nil"/>
                </w:tcBorders>
                <w:shd w:val="clear" w:color="auto" w:fill="auto"/>
                <w:noWrap/>
                <w:hideMark/>
              </w:tcPr>
            </w:tcPrChange>
          </w:tcPr>
          <w:p w14:paraId="33C552F4" w14:textId="77777777" w:rsidR="00E8712C" w:rsidRPr="00E8712C" w:rsidRDefault="00E8712C" w:rsidP="00903190">
            <w:pPr>
              <w:spacing w:after="0" w:line="240" w:lineRule="auto"/>
              <w:rPr>
                <w:ins w:id="724" w:author="Joseph Stinziano" w:date="2020-07-06T10:11:00Z"/>
                <w:rFonts w:ascii="Calibri" w:eastAsia="Times New Roman" w:hAnsi="Calibri" w:cs="Calibri"/>
                <w:b/>
                <w:bCs/>
                <w:color w:val="000000"/>
                <w:rPrChange w:id="725" w:author="Joseph Stinziano" w:date="2020-07-06T10:12:00Z">
                  <w:rPr>
                    <w:ins w:id="726" w:author="Joseph Stinziano" w:date="2020-07-06T10:11:00Z"/>
                    <w:rFonts w:ascii="Calibri" w:eastAsia="Times New Roman" w:hAnsi="Calibri" w:cs="Calibri"/>
                    <w:b/>
                    <w:bCs/>
                    <w:color w:val="000000"/>
                    <w:sz w:val="24"/>
                    <w:szCs w:val="24"/>
                  </w:rPr>
                </w:rPrChange>
              </w:rPr>
            </w:pPr>
            <w:ins w:id="727" w:author="Joseph Stinziano" w:date="2020-07-06T10:11:00Z">
              <w:r w:rsidRPr="00E8712C">
                <w:rPr>
                  <w:rFonts w:ascii="Calibri" w:eastAsia="Times New Roman" w:hAnsi="Calibri" w:cs="Calibri"/>
                  <w:b/>
                  <w:bCs/>
                  <w:color w:val="000000"/>
                  <w:rPrChange w:id="728" w:author="Joseph Stinziano" w:date="2020-07-06T10:12:00Z">
                    <w:rPr>
                      <w:rFonts w:ascii="Calibri" w:eastAsia="Times New Roman" w:hAnsi="Calibri" w:cs="Calibri"/>
                      <w:b/>
                      <w:bCs/>
                      <w:color w:val="000000"/>
                      <w:sz w:val="24"/>
                      <w:szCs w:val="24"/>
                    </w:rPr>
                  </w:rPrChange>
                </w:rPr>
                <w:t>Yes</w:t>
              </w:r>
            </w:ins>
          </w:p>
        </w:tc>
        <w:tc>
          <w:tcPr>
            <w:tcW w:w="4045" w:type="dxa"/>
            <w:tcBorders>
              <w:top w:val="nil"/>
              <w:left w:val="nil"/>
              <w:bottom w:val="nil"/>
              <w:right w:val="nil"/>
            </w:tcBorders>
            <w:shd w:val="clear" w:color="auto" w:fill="auto"/>
            <w:noWrap/>
            <w:hideMark/>
            <w:tcPrChange w:id="729" w:author="Joseph Stinziano" w:date="2020-07-06T10:12:00Z">
              <w:tcPr>
                <w:tcW w:w="3827" w:type="dxa"/>
                <w:tcBorders>
                  <w:top w:val="nil"/>
                  <w:left w:val="nil"/>
                  <w:bottom w:val="nil"/>
                  <w:right w:val="nil"/>
                </w:tcBorders>
                <w:shd w:val="clear" w:color="auto" w:fill="auto"/>
                <w:noWrap/>
                <w:hideMark/>
              </w:tcPr>
            </w:tcPrChange>
          </w:tcPr>
          <w:p w14:paraId="340C371A" w14:textId="77777777" w:rsidR="00E8712C" w:rsidRPr="00E8712C" w:rsidRDefault="00E8712C" w:rsidP="00903190">
            <w:pPr>
              <w:spacing w:after="0" w:line="240" w:lineRule="auto"/>
              <w:rPr>
                <w:ins w:id="730" w:author="Joseph Stinziano" w:date="2020-07-06T10:11:00Z"/>
                <w:rFonts w:ascii="Calibri" w:eastAsia="Times New Roman" w:hAnsi="Calibri" w:cs="Calibri"/>
                <w:b/>
                <w:bCs/>
                <w:color w:val="000000"/>
                <w:rPrChange w:id="731" w:author="Joseph Stinziano" w:date="2020-07-06T10:12:00Z">
                  <w:rPr>
                    <w:ins w:id="732" w:author="Joseph Stinziano" w:date="2020-07-06T10:11:00Z"/>
                    <w:rFonts w:ascii="Calibri" w:eastAsia="Times New Roman" w:hAnsi="Calibri" w:cs="Calibri"/>
                    <w:b/>
                    <w:bCs/>
                    <w:color w:val="000000"/>
                    <w:sz w:val="24"/>
                    <w:szCs w:val="24"/>
                  </w:rPr>
                </w:rPrChange>
              </w:rPr>
            </w:pPr>
            <w:ins w:id="733" w:author="Joseph Stinziano" w:date="2020-07-06T10:11:00Z">
              <w:r w:rsidRPr="00E8712C">
                <w:rPr>
                  <w:rFonts w:ascii="Calibri" w:eastAsia="Times New Roman" w:hAnsi="Calibri" w:cs="Calibri"/>
                  <w:b/>
                  <w:bCs/>
                  <w:color w:val="000000"/>
                  <w:rPrChange w:id="734" w:author="Joseph Stinziano" w:date="2020-07-06T10:12:00Z">
                    <w:rPr>
                      <w:rFonts w:ascii="Calibri" w:eastAsia="Times New Roman" w:hAnsi="Calibri" w:cs="Calibri"/>
                      <w:b/>
                      <w:bCs/>
                      <w:color w:val="000000"/>
                      <w:sz w:val="24"/>
                      <w:szCs w:val="24"/>
                    </w:rPr>
                  </w:rPrChange>
                </w:rPr>
                <w:t>CAMS-CSM1-0, CESM2, CESM2-FV2, CESM2-WACCM, CESM2-WACCM-FV2, NorESM2-LM, NorESM2-MM, E3SM-1-0, FGOALS-f3-L, FGOALS-g3, TaiESM1, SAM0-UNICON</w:t>
              </w:r>
            </w:ins>
          </w:p>
        </w:tc>
        <w:tc>
          <w:tcPr>
            <w:tcW w:w="2835" w:type="dxa"/>
            <w:tcBorders>
              <w:top w:val="nil"/>
              <w:left w:val="nil"/>
              <w:bottom w:val="nil"/>
              <w:right w:val="nil"/>
            </w:tcBorders>
            <w:shd w:val="clear" w:color="auto" w:fill="auto"/>
            <w:noWrap/>
            <w:hideMark/>
            <w:tcPrChange w:id="735" w:author="Joseph Stinziano" w:date="2020-07-06T10:12:00Z">
              <w:tcPr>
                <w:tcW w:w="2835" w:type="dxa"/>
                <w:tcBorders>
                  <w:top w:val="nil"/>
                  <w:left w:val="nil"/>
                  <w:bottom w:val="nil"/>
                  <w:right w:val="nil"/>
                </w:tcBorders>
                <w:shd w:val="clear" w:color="auto" w:fill="auto"/>
                <w:noWrap/>
                <w:hideMark/>
              </w:tcPr>
            </w:tcPrChange>
          </w:tcPr>
          <w:p w14:paraId="53AABFD4" w14:textId="77777777" w:rsidR="00E8712C" w:rsidRPr="00E8712C" w:rsidRDefault="00E8712C" w:rsidP="00903190">
            <w:pPr>
              <w:spacing w:after="0" w:line="240" w:lineRule="auto"/>
              <w:rPr>
                <w:ins w:id="736" w:author="Joseph Stinziano" w:date="2020-07-06T10:11:00Z"/>
                <w:rFonts w:ascii="Calibri" w:eastAsia="Times New Roman" w:hAnsi="Calibri" w:cs="Calibri"/>
                <w:b/>
                <w:bCs/>
                <w:color w:val="000000"/>
                <w:rPrChange w:id="737" w:author="Joseph Stinziano" w:date="2020-07-06T10:12:00Z">
                  <w:rPr>
                    <w:ins w:id="738" w:author="Joseph Stinziano" w:date="2020-07-06T10:11:00Z"/>
                    <w:rFonts w:ascii="Calibri" w:eastAsia="Times New Roman" w:hAnsi="Calibri" w:cs="Calibri"/>
                    <w:b/>
                    <w:bCs/>
                    <w:color w:val="000000"/>
                    <w:sz w:val="24"/>
                    <w:szCs w:val="24"/>
                  </w:rPr>
                </w:rPrChange>
              </w:rPr>
            </w:pPr>
            <w:proofErr w:type="spellStart"/>
            <w:ins w:id="739" w:author="Joseph Stinziano" w:date="2020-07-06T10:11:00Z">
              <w:r w:rsidRPr="00E8712C">
                <w:rPr>
                  <w:rFonts w:ascii="Calibri" w:eastAsia="Times New Roman" w:hAnsi="Calibri" w:cs="Calibri"/>
                  <w:b/>
                  <w:bCs/>
                  <w:color w:val="000000"/>
                  <w:rPrChange w:id="740" w:author="Joseph Stinziano" w:date="2020-07-06T10:12:00Z">
                    <w:rPr>
                      <w:rFonts w:ascii="Calibri" w:eastAsia="Times New Roman" w:hAnsi="Calibri" w:cs="Calibri"/>
                      <w:b/>
                      <w:bCs/>
                      <w:color w:val="000000"/>
                      <w:sz w:val="24"/>
                      <w:szCs w:val="24"/>
                    </w:rPr>
                  </w:rPrChange>
                </w:rPr>
                <w:t>Bonan</w:t>
              </w:r>
              <w:proofErr w:type="spellEnd"/>
              <w:r w:rsidRPr="00E8712C">
                <w:rPr>
                  <w:rFonts w:ascii="Calibri" w:eastAsia="Times New Roman" w:hAnsi="Calibri" w:cs="Calibri"/>
                  <w:b/>
                  <w:bCs/>
                  <w:color w:val="000000"/>
                  <w:rPrChange w:id="741" w:author="Joseph Stinziano" w:date="2020-07-06T10:12:00Z">
                    <w:rPr>
                      <w:rFonts w:ascii="Calibri" w:eastAsia="Times New Roman" w:hAnsi="Calibri" w:cs="Calibri"/>
                      <w:b/>
                      <w:bCs/>
                      <w:color w:val="000000"/>
                      <w:sz w:val="24"/>
                      <w:szCs w:val="24"/>
                    </w:rPr>
                  </w:rPrChange>
                </w:rPr>
                <w:t>, 1996;</w:t>
              </w:r>
            </w:ins>
          </w:p>
          <w:p w14:paraId="588E0A9F" w14:textId="77777777" w:rsidR="00E8712C" w:rsidRPr="00E8712C" w:rsidRDefault="00E8712C" w:rsidP="00903190">
            <w:pPr>
              <w:spacing w:after="0" w:line="240" w:lineRule="auto"/>
              <w:rPr>
                <w:ins w:id="742" w:author="Joseph Stinziano" w:date="2020-07-06T10:11:00Z"/>
                <w:rFonts w:ascii="Calibri" w:eastAsia="Times New Roman" w:hAnsi="Calibri" w:cs="Calibri"/>
                <w:b/>
                <w:bCs/>
                <w:color w:val="000000"/>
                <w:rPrChange w:id="743" w:author="Joseph Stinziano" w:date="2020-07-06T10:12:00Z">
                  <w:rPr>
                    <w:ins w:id="744" w:author="Joseph Stinziano" w:date="2020-07-06T10:11:00Z"/>
                    <w:rFonts w:ascii="Calibri" w:eastAsia="Times New Roman" w:hAnsi="Calibri" w:cs="Calibri"/>
                    <w:b/>
                    <w:bCs/>
                    <w:color w:val="000000"/>
                    <w:sz w:val="24"/>
                    <w:szCs w:val="24"/>
                  </w:rPr>
                </w:rPrChange>
              </w:rPr>
            </w:pPr>
            <w:ins w:id="745" w:author="Joseph Stinziano" w:date="2020-07-06T10:11:00Z">
              <w:r w:rsidRPr="00E8712C">
                <w:rPr>
                  <w:rFonts w:ascii="Calibri" w:eastAsia="Times New Roman" w:hAnsi="Calibri" w:cs="Calibri"/>
                  <w:b/>
                  <w:bCs/>
                  <w:color w:val="000000"/>
                  <w:rPrChange w:id="746" w:author="Joseph Stinziano" w:date="2020-07-06T10:12:00Z">
                    <w:rPr>
                      <w:rFonts w:ascii="Calibri" w:eastAsia="Times New Roman" w:hAnsi="Calibri" w:cs="Calibri"/>
                      <w:b/>
                      <w:bCs/>
                      <w:color w:val="000000"/>
                      <w:sz w:val="24"/>
                      <w:szCs w:val="24"/>
                    </w:rPr>
                  </w:rPrChange>
                </w:rPr>
                <w:t>Lawrence et al., 2018</w:t>
              </w:r>
            </w:ins>
          </w:p>
        </w:tc>
      </w:tr>
      <w:tr w:rsidR="00E8712C" w:rsidRPr="00E8712C" w14:paraId="3D82BD93" w14:textId="77777777" w:rsidTr="00E8712C">
        <w:trPr>
          <w:trHeight w:val="288"/>
          <w:ins w:id="747" w:author="Joseph Stinziano" w:date="2020-07-06T10:11:00Z"/>
          <w:trPrChange w:id="748" w:author="Joseph Stinziano" w:date="2020-07-06T10:12:00Z">
            <w:trPr>
              <w:trHeight w:val="288"/>
            </w:trPr>
          </w:trPrChange>
        </w:trPr>
        <w:tc>
          <w:tcPr>
            <w:tcW w:w="3261" w:type="dxa"/>
            <w:tcBorders>
              <w:top w:val="nil"/>
              <w:left w:val="nil"/>
              <w:bottom w:val="nil"/>
              <w:right w:val="nil"/>
            </w:tcBorders>
            <w:shd w:val="clear" w:color="auto" w:fill="auto"/>
            <w:noWrap/>
            <w:hideMark/>
            <w:tcPrChange w:id="749" w:author="Joseph Stinziano" w:date="2020-07-06T10:12:00Z">
              <w:tcPr>
                <w:tcW w:w="3261" w:type="dxa"/>
                <w:tcBorders>
                  <w:top w:val="nil"/>
                  <w:left w:val="nil"/>
                  <w:bottom w:val="nil"/>
                  <w:right w:val="nil"/>
                </w:tcBorders>
                <w:shd w:val="clear" w:color="auto" w:fill="auto"/>
                <w:noWrap/>
                <w:hideMark/>
              </w:tcPr>
            </w:tcPrChange>
          </w:tcPr>
          <w:p w14:paraId="44461608" w14:textId="77777777" w:rsidR="00E8712C" w:rsidRPr="00E8712C" w:rsidRDefault="00E8712C" w:rsidP="00903190">
            <w:pPr>
              <w:spacing w:after="0" w:line="240" w:lineRule="auto"/>
              <w:rPr>
                <w:ins w:id="750" w:author="Joseph Stinziano" w:date="2020-07-06T10:11:00Z"/>
                <w:rFonts w:ascii="Calibri" w:eastAsia="Times New Roman" w:hAnsi="Calibri" w:cs="Calibri"/>
                <w:color w:val="000000"/>
                <w:rPrChange w:id="751" w:author="Joseph Stinziano" w:date="2020-07-06T10:12:00Z">
                  <w:rPr>
                    <w:ins w:id="752" w:author="Joseph Stinziano" w:date="2020-07-06T10:11:00Z"/>
                    <w:rFonts w:ascii="Calibri" w:eastAsia="Times New Roman" w:hAnsi="Calibri" w:cs="Calibri"/>
                    <w:color w:val="000000"/>
                    <w:sz w:val="24"/>
                    <w:szCs w:val="24"/>
                  </w:rPr>
                </w:rPrChange>
              </w:rPr>
            </w:pPr>
            <w:ins w:id="753" w:author="Joseph Stinziano" w:date="2020-07-06T10:11:00Z">
              <w:r w:rsidRPr="00E8712C">
                <w:rPr>
                  <w:rFonts w:ascii="Calibri" w:eastAsia="Times New Roman" w:hAnsi="Calibri" w:cs="Calibri"/>
                  <w:color w:val="000000"/>
                  <w:rPrChange w:id="754" w:author="Joseph Stinziano" w:date="2020-07-06T10:12:00Z">
                    <w:rPr>
                      <w:rFonts w:ascii="Calibri" w:eastAsia="Times New Roman" w:hAnsi="Calibri" w:cs="Calibri"/>
                      <w:color w:val="000000"/>
                      <w:sz w:val="24"/>
                      <w:szCs w:val="24"/>
                    </w:rPr>
                  </w:rPrChange>
                </w:rPr>
                <w:t>Goddard Institute for Space Studies Global Circulation Model</w:t>
              </w:r>
            </w:ins>
          </w:p>
        </w:tc>
        <w:tc>
          <w:tcPr>
            <w:tcW w:w="1173" w:type="dxa"/>
            <w:tcBorders>
              <w:top w:val="nil"/>
              <w:left w:val="nil"/>
              <w:bottom w:val="nil"/>
              <w:right w:val="nil"/>
            </w:tcBorders>
            <w:shd w:val="clear" w:color="auto" w:fill="auto"/>
            <w:noWrap/>
            <w:hideMark/>
            <w:tcPrChange w:id="755" w:author="Joseph Stinziano" w:date="2020-07-06T10:12:00Z">
              <w:tcPr>
                <w:tcW w:w="1173" w:type="dxa"/>
                <w:tcBorders>
                  <w:top w:val="nil"/>
                  <w:left w:val="nil"/>
                  <w:bottom w:val="nil"/>
                  <w:right w:val="nil"/>
                </w:tcBorders>
                <w:shd w:val="clear" w:color="auto" w:fill="auto"/>
                <w:noWrap/>
                <w:hideMark/>
              </w:tcPr>
            </w:tcPrChange>
          </w:tcPr>
          <w:p w14:paraId="4FC8049A" w14:textId="77777777" w:rsidR="00E8712C" w:rsidRPr="00E8712C" w:rsidRDefault="00E8712C" w:rsidP="00903190">
            <w:pPr>
              <w:spacing w:after="0" w:line="240" w:lineRule="auto"/>
              <w:rPr>
                <w:ins w:id="756" w:author="Joseph Stinziano" w:date="2020-07-06T10:11:00Z"/>
                <w:rFonts w:ascii="Calibri" w:eastAsia="Times New Roman" w:hAnsi="Calibri" w:cs="Calibri"/>
                <w:color w:val="000000"/>
                <w:rPrChange w:id="757" w:author="Joseph Stinziano" w:date="2020-07-06T10:12:00Z">
                  <w:rPr>
                    <w:ins w:id="758" w:author="Joseph Stinziano" w:date="2020-07-06T10:11:00Z"/>
                    <w:rFonts w:ascii="Calibri" w:eastAsia="Times New Roman" w:hAnsi="Calibri" w:cs="Calibri"/>
                    <w:color w:val="000000"/>
                    <w:sz w:val="24"/>
                    <w:szCs w:val="24"/>
                  </w:rPr>
                </w:rPrChange>
              </w:rPr>
            </w:pPr>
            <w:ins w:id="759" w:author="Joseph Stinziano" w:date="2020-07-06T10:11:00Z">
              <w:r w:rsidRPr="00E8712C">
                <w:rPr>
                  <w:rFonts w:ascii="Calibri" w:eastAsia="Times New Roman" w:hAnsi="Calibri" w:cs="Calibri"/>
                  <w:color w:val="000000"/>
                  <w:rPrChange w:id="760" w:author="Joseph Stinziano" w:date="2020-07-06T10:12:00Z">
                    <w:rPr>
                      <w:rFonts w:ascii="Calibri" w:eastAsia="Times New Roman" w:hAnsi="Calibri" w:cs="Calibri"/>
                      <w:color w:val="000000"/>
                      <w:sz w:val="24"/>
                      <w:szCs w:val="24"/>
                    </w:rPr>
                  </w:rPrChange>
                </w:rPr>
                <w:t>GISS-GCM</w:t>
              </w:r>
            </w:ins>
          </w:p>
        </w:tc>
        <w:tc>
          <w:tcPr>
            <w:tcW w:w="1134" w:type="dxa"/>
            <w:tcBorders>
              <w:top w:val="nil"/>
              <w:left w:val="nil"/>
              <w:bottom w:val="nil"/>
              <w:right w:val="nil"/>
            </w:tcBorders>
            <w:shd w:val="clear" w:color="auto" w:fill="auto"/>
            <w:noWrap/>
            <w:hideMark/>
            <w:tcPrChange w:id="761" w:author="Joseph Stinziano" w:date="2020-07-06T10:12:00Z">
              <w:tcPr>
                <w:tcW w:w="1134" w:type="dxa"/>
                <w:tcBorders>
                  <w:top w:val="nil"/>
                  <w:left w:val="nil"/>
                  <w:bottom w:val="nil"/>
                  <w:right w:val="nil"/>
                </w:tcBorders>
                <w:shd w:val="clear" w:color="auto" w:fill="auto"/>
                <w:noWrap/>
                <w:hideMark/>
              </w:tcPr>
            </w:tcPrChange>
          </w:tcPr>
          <w:p w14:paraId="47655DAA" w14:textId="77777777" w:rsidR="00E8712C" w:rsidRPr="00E8712C" w:rsidRDefault="00E8712C" w:rsidP="00903190">
            <w:pPr>
              <w:spacing w:after="0" w:line="240" w:lineRule="auto"/>
              <w:rPr>
                <w:ins w:id="762" w:author="Joseph Stinziano" w:date="2020-07-06T10:11:00Z"/>
                <w:rFonts w:ascii="Calibri" w:eastAsia="Times New Roman" w:hAnsi="Calibri" w:cs="Calibri"/>
                <w:color w:val="000000"/>
                <w:rPrChange w:id="763" w:author="Joseph Stinziano" w:date="2020-07-06T10:12:00Z">
                  <w:rPr>
                    <w:ins w:id="764" w:author="Joseph Stinziano" w:date="2020-07-06T10:11:00Z"/>
                    <w:rFonts w:ascii="Calibri" w:eastAsia="Times New Roman" w:hAnsi="Calibri" w:cs="Calibri"/>
                    <w:color w:val="000000"/>
                    <w:sz w:val="24"/>
                    <w:szCs w:val="24"/>
                  </w:rPr>
                </w:rPrChange>
              </w:rPr>
            </w:pPr>
            <w:ins w:id="765" w:author="Joseph Stinziano" w:date="2020-07-06T10:11:00Z">
              <w:r w:rsidRPr="00E8712C">
                <w:rPr>
                  <w:rFonts w:ascii="Calibri" w:eastAsia="Times New Roman" w:hAnsi="Calibri" w:cs="Calibri"/>
                  <w:color w:val="000000"/>
                  <w:rPrChange w:id="766" w:author="Joseph Stinziano" w:date="2020-07-06T10:12:00Z">
                    <w:rPr>
                      <w:rFonts w:ascii="Calibri" w:eastAsia="Times New Roman" w:hAnsi="Calibri" w:cs="Calibri"/>
                      <w:color w:val="000000"/>
                      <w:sz w:val="24"/>
                      <w:szCs w:val="24"/>
                    </w:rPr>
                  </w:rPrChange>
                </w:rPr>
                <w:t>3</w:t>
              </w:r>
            </w:ins>
          </w:p>
        </w:tc>
        <w:tc>
          <w:tcPr>
            <w:tcW w:w="1019" w:type="dxa"/>
            <w:tcBorders>
              <w:top w:val="nil"/>
              <w:left w:val="nil"/>
              <w:bottom w:val="nil"/>
              <w:right w:val="nil"/>
            </w:tcBorders>
            <w:shd w:val="clear" w:color="auto" w:fill="auto"/>
            <w:noWrap/>
            <w:hideMark/>
            <w:tcPrChange w:id="767" w:author="Joseph Stinziano" w:date="2020-07-06T10:12:00Z">
              <w:tcPr>
                <w:tcW w:w="953" w:type="dxa"/>
                <w:tcBorders>
                  <w:top w:val="nil"/>
                  <w:left w:val="nil"/>
                  <w:bottom w:val="nil"/>
                  <w:right w:val="nil"/>
                </w:tcBorders>
                <w:shd w:val="clear" w:color="auto" w:fill="auto"/>
                <w:noWrap/>
                <w:hideMark/>
              </w:tcPr>
            </w:tcPrChange>
          </w:tcPr>
          <w:p w14:paraId="16C714CF" w14:textId="77777777" w:rsidR="00E8712C" w:rsidRPr="00E8712C" w:rsidRDefault="00E8712C" w:rsidP="00903190">
            <w:pPr>
              <w:spacing w:after="0" w:line="240" w:lineRule="auto"/>
              <w:rPr>
                <w:ins w:id="768" w:author="Joseph Stinziano" w:date="2020-07-06T10:11:00Z"/>
                <w:rFonts w:ascii="Calibri" w:eastAsia="Times New Roman" w:hAnsi="Calibri" w:cs="Calibri"/>
                <w:color w:val="000000"/>
                <w:rPrChange w:id="769" w:author="Joseph Stinziano" w:date="2020-07-06T10:12:00Z">
                  <w:rPr>
                    <w:ins w:id="770" w:author="Joseph Stinziano" w:date="2020-07-06T10:11:00Z"/>
                    <w:rFonts w:ascii="Calibri" w:eastAsia="Times New Roman" w:hAnsi="Calibri" w:cs="Calibri"/>
                    <w:color w:val="000000"/>
                    <w:sz w:val="24"/>
                    <w:szCs w:val="24"/>
                  </w:rPr>
                </w:rPrChange>
              </w:rPr>
            </w:pPr>
            <w:ins w:id="771" w:author="Joseph Stinziano" w:date="2020-07-06T10:11:00Z">
              <w:r w:rsidRPr="00E8712C">
                <w:rPr>
                  <w:rFonts w:ascii="Calibri" w:eastAsia="Times New Roman" w:hAnsi="Calibri" w:cs="Calibri"/>
                  <w:color w:val="000000"/>
                  <w:rPrChange w:id="772" w:author="Joseph Stinziano" w:date="2020-07-06T10:12:00Z">
                    <w:rPr>
                      <w:rFonts w:ascii="Calibri" w:eastAsia="Times New Roman" w:hAnsi="Calibri" w:cs="Calibri"/>
                      <w:color w:val="000000"/>
                      <w:sz w:val="24"/>
                      <w:szCs w:val="24"/>
                    </w:rPr>
                  </w:rPrChange>
                </w:rPr>
                <w:t>No</w:t>
              </w:r>
            </w:ins>
          </w:p>
        </w:tc>
        <w:tc>
          <w:tcPr>
            <w:tcW w:w="4045" w:type="dxa"/>
            <w:tcBorders>
              <w:top w:val="nil"/>
              <w:left w:val="nil"/>
              <w:bottom w:val="nil"/>
              <w:right w:val="nil"/>
            </w:tcBorders>
            <w:shd w:val="clear" w:color="auto" w:fill="auto"/>
            <w:noWrap/>
            <w:hideMark/>
            <w:tcPrChange w:id="773" w:author="Joseph Stinziano" w:date="2020-07-06T10:12:00Z">
              <w:tcPr>
                <w:tcW w:w="3827" w:type="dxa"/>
                <w:tcBorders>
                  <w:top w:val="nil"/>
                  <w:left w:val="nil"/>
                  <w:bottom w:val="nil"/>
                  <w:right w:val="nil"/>
                </w:tcBorders>
                <w:shd w:val="clear" w:color="auto" w:fill="auto"/>
                <w:noWrap/>
                <w:hideMark/>
              </w:tcPr>
            </w:tcPrChange>
          </w:tcPr>
          <w:p w14:paraId="6E75F8B4" w14:textId="77777777" w:rsidR="00E8712C" w:rsidRPr="00E8712C" w:rsidRDefault="00E8712C" w:rsidP="00903190">
            <w:pPr>
              <w:spacing w:after="0" w:line="240" w:lineRule="auto"/>
              <w:rPr>
                <w:ins w:id="774" w:author="Joseph Stinziano" w:date="2020-07-06T10:11:00Z"/>
                <w:rFonts w:ascii="Calibri" w:eastAsia="Times New Roman" w:hAnsi="Calibri" w:cs="Calibri"/>
                <w:color w:val="000000"/>
                <w:rPrChange w:id="775" w:author="Joseph Stinziano" w:date="2020-07-06T10:12:00Z">
                  <w:rPr>
                    <w:ins w:id="776" w:author="Joseph Stinziano" w:date="2020-07-06T10:11:00Z"/>
                    <w:rFonts w:ascii="Calibri" w:eastAsia="Times New Roman" w:hAnsi="Calibri" w:cs="Calibri"/>
                    <w:color w:val="000000"/>
                    <w:sz w:val="24"/>
                    <w:szCs w:val="24"/>
                  </w:rPr>
                </w:rPrChange>
              </w:rPr>
            </w:pPr>
            <w:ins w:id="777" w:author="Joseph Stinziano" w:date="2020-07-06T10:11:00Z">
              <w:r w:rsidRPr="00E8712C">
                <w:rPr>
                  <w:rFonts w:ascii="Calibri" w:eastAsia="Times New Roman" w:hAnsi="Calibri" w:cs="Calibri"/>
                  <w:color w:val="000000"/>
                  <w:rPrChange w:id="778" w:author="Joseph Stinziano" w:date="2020-07-06T10:12:00Z">
                    <w:rPr>
                      <w:rFonts w:ascii="Calibri" w:eastAsia="Times New Roman" w:hAnsi="Calibri" w:cs="Calibri"/>
                      <w:color w:val="000000"/>
                      <w:sz w:val="24"/>
                      <w:szCs w:val="24"/>
                    </w:rPr>
                  </w:rPrChange>
                </w:rPr>
                <w:t>GISS-E2-1-G, GISS-E2-1-H, GISS-E2-2-G</w:t>
              </w:r>
            </w:ins>
          </w:p>
        </w:tc>
        <w:tc>
          <w:tcPr>
            <w:tcW w:w="2835" w:type="dxa"/>
            <w:tcBorders>
              <w:top w:val="nil"/>
              <w:left w:val="nil"/>
              <w:bottom w:val="nil"/>
              <w:right w:val="nil"/>
            </w:tcBorders>
            <w:shd w:val="clear" w:color="auto" w:fill="auto"/>
            <w:noWrap/>
            <w:hideMark/>
            <w:tcPrChange w:id="779" w:author="Joseph Stinziano" w:date="2020-07-06T10:12:00Z">
              <w:tcPr>
                <w:tcW w:w="2835" w:type="dxa"/>
                <w:tcBorders>
                  <w:top w:val="nil"/>
                  <w:left w:val="nil"/>
                  <w:bottom w:val="nil"/>
                  <w:right w:val="nil"/>
                </w:tcBorders>
                <w:shd w:val="clear" w:color="auto" w:fill="auto"/>
                <w:noWrap/>
                <w:hideMark/>
              </w:tcPr>
            </w:tcPrChange>
          </w:tcPr>
          <w:p w14:paraId="3ED2F160" w14:textId="77777777" w:rsidR="00E8712C" w:rsidRPr="00E8712C" w:rsidRDefault="00E8712C" w:rsidP="00903190">
            <w:pPr>
              <w:spacing w:after="0" w:line="240" w:lineRule="auto"/>
              <w:rPr>
                <w:ins w:id="780" w:author="Joseph Stinziano" w:date="2020-07-06T10:11:00Z"/>
                <w:rFonts w:ascii="Calibri" w:eastAsia="Times New Roman" w:hAnsi="Calibri" w:cs="Calibri"/>
                <w:color w:val="000000"/>
                <w:rPrChange w:id="781" w:author="Joseph Stinziano" w:date="2020-07-06T10:12:00Z">
                  <w:rPr>
                    <w:ins w:id="782" w:author="Joseph Stinziano" w:date="2020-07-06T10:11:00Z"/>
                    <w:rFonts w:ascii="Calibri" w:eastAsia="Times New Roman" w:hAnsi="Calibri" w:cs="Calibri"/>
                    <w:color w:val="000000"/>
                    <w:sz w:val="24"/>
                    <w:szCs w:val="24"/>
                  </w:rPr>
                </w:rPrChange>
              </w:rPr>
            </w:pPr>
            <w:ins w:id="783" w:author="Joseph Stinziano" w:date="2020-07-06T10:11:00Z">
              <w:r w:rsidRPr="00E8712C">
                <w:rPr>
                  <w:rFonts w:ascii="Calibri" w:eastAsia="Times New Roman" w:hAnsi="Calibri" w:cs="Calibri"/>
                  <w:color w:val="000000"/>
                  <w:rPrChange w:id="784" w:author="Joseph Stinziano" w:date="2020-07-06T10:12:00Z">
                    <w:rPr>
                      <w:rFonts w:ascii="Calibri" w:eastAsia="Times New Roman" w:hAnsi="Calibri" w:cs="Calibri"/>
                      <w:color w:val="000000"/>
                      <w:sz w:val="24"/>
                      <w:szCs w:val="24"/>
                    </w:rPr>
                  </w:rPrChange>
                </w:rPr>
                <w:t>Friend &amp; Kiang, 2005</w:t>
              </w:r>
            </w:ins>
          </w:p>
        </w:tc>
      </w:tr>
      <w:tr w:rsidR="00E8712C" w:rsidRPr="00E8712C" w14:paraId="55280619" w14:textId="77777777" w:rsidTr="00E8712C">
        <w:trPr>
          <w:trHeight w:val="288"/>
          <w:ins w:id="785" w:author="Joseph Stinziano" w:date="2020-07-06T10:11:00Z"/>
          <w:trPrChange w:id="786" w:author="Joseph Stinziano" w:date="2020-07-06T10:12:00Z">
            <w:trPr>
              <w:trHeight w:val="288"/>
            </w:trPr>
          </w:trPrChange>
        </w:trPr>
        <w:tc>
          <w:tcPr>
            <w:tcW w:w="3261" w:type="dxa"/>
            <w:tcBorders>
              <w:top w:val="nil"/>
              <w:left w:val="nil"/>
              <w:bottom w:val="nil"/>
              <w:right w:val="nil"/>
            </w:tcBorders>
            <w:shd w:val="clear" w:color="auto" w:fill="auto"/>
            <w:noWrap/>
            <w:hideMark/>
            <w:tcPrChange w:id="787" w:author="Joseph Stinziano" w:date="2020-07-06T10:12:00Z">
              <w:tcPr>
                <w:tcW w:w="3261" w:type="dxa"/>
                <w:tcBorders>
                  <w:top w:val="nil"/>
                  <w:left w:val="nil"/>
                  <w:bottom w:val="nil"/>
                  <w:right w:val="nil"/>
                </w:tcBorders>
                <w:shd w:val="clear" w:color="auto" w:fill="auto"/>
                <w:noWrap/>
                <w:hideMark/>
              </w:tcPr>
            </w:tcPrChange>
          </w:tcPr>
          <w:p w14:paraId="5BAF981A" w14:textId="77777777" w:rsidR="00E8712C" w:rsidRPr="00E8712C" w:rsidRDefault="00E8712C" w:rsidP="00903190">
            <w:pPr>
              <w:spacing w:after="0" w:line="240" w:lineRule="auto"/>
              <w:rPr>
                <w:ins w:id="788" w:author="Joseph Stinziano" w:date="2020-07-06T10:11:00Z"/>
                <w:rFonts w:ascii="Calibri" w:eastAsia="Times New Roman" w:hAnsi="Calibri" w:cs="Calibri"/>
                <w:color w:val="000000"/>
                <w:rPrChange w:id="789" w:author="Joseph Stinziano" w:date="2020-07-06T10:12:00Z">
                  <w:rPr>
                    <w:ins w:id="790" w:author="Joseph Stinziano" w:date="2020-07-06T10:11:00Z"/>
                    <w:rFonts w:ascii="Calibri" w:eastAsia="Times New Roman" w:hAnsi="Calibri" w:cs="Calibri"/>
                    <w:color w:val="000000"/>
                    <w:sz w:val="24"/>
                    <w:szCs w:val="24"/>
                  </w:rPr>
                </w:rPrChange>
              </w:rPr>
            </w:pPr>
            <w:ins w:id="791" w:author="Joseph Stinziano" w:date="2020-07-06T10:11:00Z">
              <w:r w:rsidRPr="00E8712C">
                <w:rPr>
                  <w:rFonts w:ascii="Calibri" w:eastAsia="Times New Roman" w:hAnsi="Calibri" w:cs="Calibri"/>
                  <w:color w:val="000000"/>
                  <w:rPrChange w:id="792" w:author="Joseph Stinziano" w:date="2020-07-06T10:12:00Z">
                    <w:rPr>
                      <w:rFonts w:ascii="Calibri" w:eastAsia="Times New Roman" w:hAnsi="Calibri" w:cs="Calibri"/>
                      <w:color w:val="000000"/>
                      <w:sz w:val="24"/>
                      <w:szCs w:val="24"/>
                    </w:rPr>
                  </w:rPrChange>
                </w:rPr>
                <w:t>Interaction Soil Biosphere Atmosphere Carbon Cycle</w:t>
              </w:r>
            </w:ins>
          </w:p>
        </w:tc>
        <w:tc>
          <w:tcPr>
            <w:tcW w:w="1173" w:type="dxa"/>
            <w:tcBorders>
              <w:top w:val="nil"/>
              <w:left w:val="nil"/>
              <w:bottom w:val="nil"/>
              <w:right w:val="nil"/>
            </w:tcBorders>
            <w:shd w:val="clear" w:color="auto" w:fill="auto"/>
            <w:noWrap/>
            <w:hideMark/>
            <w:tcPrChange w:id="793" w:author="Joseph Stinziano" w:date="2020-07-06T10:12:00Z">
              <w:tcPr>
                <w:tcW w:w="1173" w:type="dxa"/>
                <w:tcBorders>
                  <w:top w:val="nil"/>
                  <w:left w:val="nil"/>
                  <w:bottom w:val="nil"/>
                  <w:right w:val="nil"/>
                </w:tcBorders>
                <w:shd w:val="clear" w:color="auto" w:fill="auto"/>
                <w:noWrap/>
                <w:hideMark/>
              </w:tcPr>
            </w:tcPrChange>
          </w:tcPr>
          <w:p w14:paraId="7A6B0644" w14:textId="77777777" w:rsidR="00E8712C" w:rsidRPr="00E8712C" w:rsidRDefault="00E8712C" w:rsidP="00903190">
            <w:pPr>
              <w:spacing w:after="0" w:line="240" w:lineRule="auto"/>
              <w:rPr>
                <w:ins w:id="794" w:author="Joseph Stinziano" w:date="2020-07-06T10:11:00Z"/>
                <w:rFonts w:ascii="Calibri" w:eastAsia="Times New Roman" w:hAnsi="Calibri" w:cs="Calibri"/>
                <w:color w:val="000000"/>
                <w:rPrChange w:id="795" w:author="Joseph Stinziano" w:date="2020-07-06T10:12:00Z">
                  <w:rPr>
                    <w:ins w:id="796" w:author="Joseph Stinziano" w:date="2020-07-06T10:11:00Z"/>
                    <w:rFonts w:ascii="Calibri" w:eastAsia="Times New Roman" w:hAnsi="Calibri" w:cs="Calibri"/>
                    <w:color w:val="000000"/>
                    <w:sz w:val="24"/>
                    <w:szCs w:val="24"/>
                  </w:rPr>
                </w:rPrChange>
              </w:rPr>
            </w:pPr>
            <w:proofErr w:type="spellStart"/>
            <w:ins w:id="797" w:author="Joseph Stinziano" w:date="2020-07-06T10:11:00Z">
              <w:r w:rsidRPr="00E8712C">
                <w:rPr>
                  <w:rFonts w:ascii="Calibri" w:eastAsia="Times New Roman" w:hAnsi="Calibri" w:cs="Calibri"/>
                  <w:color w:val="000000"/>
                  <w:rPrChange w:id="798" w:author="Joseph Stinziano" w:date="2020-07-06T10:12:00Z">
                    <w:rPr>
                      <w:rFonts w:ascii="Calibri" w:eastAsia="Times New Roman" w:hAnsi="Calibri" w:cs="Calibri"/>
                      <w:color w:val="000000"/>
                      <w:sz w:val="24"/>
                      <w:szCs w:val="24"/>
                    </w:rPr>
                  </w:rPrChange>
                </w:rPr>
                <w:t>ISBAcc</w:t>
              </w:r>
              <w:proofErr w:type="spellEnd"/>
            </w:ins>
          </w:p>
        </w:tc>
        <w:tc>
          <w:tcPr>
            <w:tcW w:w="1134" w:type="dxa"/>
            <w:tcBorders>
              <w:top w:val="nil"/>
              <w:left w:val="nil"/>
              <w:bottom w:val="nil"/>
              <w:right w:val="nil"/>
            </w:tcBorders>
            <w:shd w:val="clear" w:color="auto" w:fill="auto"/>
            <w:noWrap/>
            <w:hideMark/>
            <w:tcPrChange w:id="799" w:author="Joseph Stinziano" w:date="2020-07-06T10:12:00Z">
              <w:tcPr>
                <w:tcW w:w="1134" w:type="dxa"/>
                <w:tcBorders>
                  <w:top w:val="nil"/>
                  <w:left w:val="nil"/>
                  <w:bottom w:val="nil"/>
                  <w:right w:val="nil"/>
                </w:tcBorders>
                <w:shd w:val="clear" w:color="auto" w:fill="auto"/>
                <w:noWrap/>
                <w:hideMark/>
              </w:tcPr>
            </w:tcPrChange>
          </w:tcPr>
          <w:p w14:paraId="76DC6353" w14:textId="77777777" w:rsidR="00E8712C" w:rsidRPr="00E8712C" w:rsidRDefault="00E8712C" w:rsidP="00903190">
            <w:pPr>
              <w:spacing w:after="0" w:line="240" w:lineRule="auto"/>
              <w:rPr>
                <w:ins w:id="800" w:author="Joseph Stinziano" w:date="2020-07-06T10:11:00Z"/>
                <w:rFonts w:ascii="Calibri" w:eastAsia="Times New Roman" w:hAnsi="Calibri" w:cs="Calibri"/>
                <w:color w:val="000000"/>
                <w:rPrChange w:id="801" w:author="Joseph Stinziano" w:date="2020-07-06T10:12:00Z">
                  <w:rPr>
                    <w:ins w:id="802" w:author="Joseph Stinziano" w:date="2020-07-06T10:11:00Z"/>
                    <w:rFonts w:ascii="Calibri" w:eastAsia="Times New Roman" w:hAnsi="Calibri" w:cs="Calibri"/>
                    <w:color w:val="000000"/>
                    <w:sz w:val="24"/>
                    <w:szCs w:val="24"/>
                  </w:rPr>
                </w:rPrChange>
              </w:rPr>
            </w:pPr>
            <w:ins w:id="803" w:author="Joseph Stinziano" w:date="2020-07-06T10:11:00Z">
              <w:r w:rsidRPr="00E8712C">
                <w:rPr>
                  <w:rFonts w:ascii="Calibri" w:eastAsia="Times New Roman" w:hAnsi="Calibri" w:cs="Calibri"/>
                  <w:color w:val="000000"/>
                  <w:rPrChange w:id="804" w:author="Joseph Stinziano" w:date="2020-07-06T10:12:00Z">
                    <w:rPr>
                      <w:rFonts w:ascii="Calibri" w:eastAsia="Times New Roman" w:hAnsi="Calibri" w:cs="Calibri"/>
                      <w:color w:val="000000"/>
                      <w:sz w:val="24"/>
                      <w:szCs w:val="24"/>
                    </w:rPr>
                  </w:rPrChange>
                </w:rPr>
                <w:t>3</w:t>
              </w:r>
            </w:ins>
          </w:p>
        </w:tc>
        <w:tc>
          <w:tcPr>
            <w:tcW w:w="1019" w:type="dxa"/>
            <w:tcBorders>
              <w:top w:val="nil"/>
              <w:left w:val="nil"/>
              <w:bottom w:val="nil"/>
              <w:right w:val="nil"/>
            </w:tcBorders>
            <w:shd w:val="clear" w:color="auto" w:fill="auto"/>
            <w:noWrap/>
            <w:hideMark/>
            <w:tcPrChange w:id="805" w:author="Joseph Stinziano" w:date="2020-07-06T10:12:00Z">
              <w:tcPr>
                <w:tcW w:w="953" w:type="dxa"/>
                <w:tcBorders>
                  <w:top w:val="nil"/>
                  <w:left w:val="nil"/>
                  <w:bottom w:val="nil"/>
                  <w:right w:val="nil"/>
                </w:tcBorders>
                <w:shd w:val="clear" w:color="auto" w:fill="auto"/>
                <w:noWrap/>
                <w:hideMark/>
              </w:tcPr>
            </w:tcPrChange>
          </w:tcPr>
          <w:p w14:paraId="7FDB5478" w14:textId="77777777" w:rsidR="00E8712C" w:rsidRPr="00E8712C" w:rsidRDefault="00E8712C" w:rsidP="00903190">
            <w:pPr>
              <w:spacing w:after="0" w:line="240" w:lineRule="auto"/>
              <w:rPr>
                <w:ins w:id="806" w:author="Joseph Stinziano" w:date="2020-07-06T10:11:00Z"/>
                <w:rFonts w:ascii="Calibri" w:eastAsia="Times New Roman" w:hAnsi="Calibri" w:cs="Calibri"/>
                <w:color w:val="000000"/>
                <w:rPrChange w:id="807" w:author="Joseph Stinziano" w:date="2020-07-06T10:12:00Z">
                  <w:rPr>
                    <w:ins w:id="808" w:author="Joseph Stinziano" w:date="2020-07-06T10:11:00Z"/>
                    <w:rFonts w:ascii="Calibri" w:eastAsia="Times New Roman" w:hAnsi="Calibri" w:cs="Calibri"/>
                    <w:color w:val="000000"/>
                    <w:sz w:val="24"/>
                    <w:szCs w:val="24"/>
                  </w:rPr>
                </w:rPrChange>
              </w:rPr>
            </w:pPr>
            <w:ins w:id="809" w:author="Joseph Stinziano" w:date="2020-07-06T10:11:00Z">
              <w:r w:rsidRPr="00E8712C">
                <w:rPr>
                  <w:rFonts w:ascii="Calibri" w:eastAsia="Times New Roman" w:hAnsi="Calibri" w:cs="Calibri"/>
                  <w:color w:val="000000"/>
                  <w:rPrChange w:id="810" w:author="Joseph Stinziano" w:date="2020-07-06T10:12:00Z">
                    <w:rPr>
                      <w:rFonts w:ascii="Calibri" w:eastAsia="Times New Roman" w:hAnsi="Calibri" w:cs="Calibri"/>
                      <w:color w:val="000000"/>
                      <w:sz w:val="24"/>
                      <w:szCs w:val="24"/>
                    </w:rPr>
                  </w:rPrChange>
                </w:rPr>
                <w:t>No</w:t>
              </w:r>
            </w:ins>
          </w:p>
        </w:tc>
        <w:tc>
          <w:tcPr>
            <w:tcW w:w="4045" w:type="dxa"/>
            <w:tcBorders>
              <w:top w:val="nil"/>
              <w:left w:val="nil"/>
              <w:bottom w:val="nil"/>
              <w:right w:val="nil"/>
            </w:tcBorders>
            <w:shd w:val="clear" w:color="auto" w:fill="auto"/>
            <w:noWrap/>
            <w:hideMark/>
            <w:tcPrChange w:id="811" w:author="Joseph Stinziano" w:date="2020-07-06T10:12:00Z">
              <w:tcPr>
                <w:tcW w:w="3827" w:type="dxa"/>
                <w:tcBorders>
                  <w:top w:val="nil"/>
                  <w:left w:val="nil"/>
                  <w:bottom w:val="nil"/>
                  <w:right w:val="nil"/>
                </w:tcBorders>
                <w:shd w:val="clear" w:color="auto" w:fill="auto"/>
                <w:noWrap/>
                <w:hideMark/>
              </w:tcPr>
            </w:tcPrChange>
          </w:tcPr>
          <w:p w14:paraId="1C448066" w14:textId="77777777" w:rsidR="00E8712C" w:rsidRPr="00E8712C" w:rsidRDefault="00E8712C" w:rsidP="00903190">
            <w:pPr>
              <w:spacing w:after="0" w:line="240" w:lineRule="auto"/>
              <w:rPr>
                <w:ins w:id="812" w:author="Joseph Stinziano" w:date="2020-07-06T10:11:00Z"/>
                <w:rFonts w:ascii="Calibri" w:eastAsia="Times New Roman" w:hAnsi="Calibri" w:cs="Calibri"/>
                <w:color w:val="000000"/>
                <w:rPrChange w:id="813" w:author="Joseph Stinziano" w:date="2020-07-06T10:12:00Z">
                  <w:rPr>
                    <w:ins w:id="814" w:author="Joseph Stinziano" w:date="2020-07-06T10:11:00Z"/>
                    <w:rFonts w:ascii="Calibri" w:eastAsia="Times New Roman" w:hAnsi="Calibri" w:cs="Calibri"/>
                    <w:color w:val="000000"/>
                    <w:sz w:val="24"/>
                    <w:szCs w:val="24"/>
                  </w:rPr>
                </w:rPrChange>
              </w:rPr>
            </w:pPr>
            <w:ins w:id="815" w:author="Joseph Stinziano" w:date="2020-07-06T10:11:00Z">
              <w:r w:rsidRPr="00E8712C">
                <w:rPr>
                  <w:rFonts w:ascii="Calibri" w:eastAsia="Times New Roman" w:hAnsi="Calibri" w:cs="Calibri"/>
                  <w:color w:val="000000"/>
                  <w:rPrChange w:id="816" w:author="Joseph Stinziano" w:date="2020-07-06T10:12:00Z">
                    <w:rPr>
                      <w:rFonts w:ascii="Calibri" w:eastAsia="Times New Roman" w:hAnsi="Calibri" w:cs="Calibri"/>
                      <w:color w:val="000000"/>
                      <w:sz w:val="24"/>
                      <w:szCs w:val="24"/>
                    </w:rPr>
                  </w:rPrChange>
                </w:rPr>
                <w:t>CNRM-CM6-1, CNRM-CM6-1-HR, CNRM-ESM2-1</w:t>
              </w:r>
            </w:ins>
          </w:p>
        </w:tc>
        <w:tc>
          <w:tcPr>
            <w:tcW w:w="2835" w:type="dxa"/>
            <w:tcBorders>
              <w:top w:val="nil"/>
              <w:left w:val="nil"/>
              <w:bottom w:val="nil"/>
              <w:right w:val="nil"/>
            </w:tcBorders>
            <w:shd w:val="clear" w:color="auto" w:fill="auto"/>
            <w:noWrap/>
            <w:hideMark/>
            <w:tcPrChange w:id="817" w:author="Joseph Stinziano" w:date="2020-07-06T10:12:00Z">
              <w:tcPr>
                <w:tcW w:w="2835" w:type="dxa"/>
                <w:tcBorders>
                  <w:top w:val="nil"/>
                  <w:left w:val="nil"/>
                  <w:bottom w:val="nil"/>
                  <w:right w:val="nil"/>
                </w:tcBorders>
                <w:shd w:val="clear" w:color="auto" w:fill="auto"/>
                <w:noWrap/>
                <w:hideMark/>
              </w:tcPr>
            </w:tcPrChange>
          </w:tcPr>
          <w:p w14:paraId="0AFE85D3" w14:textId="77777777" w:rsidR="00E8712C" w:rsidRPr="00E8712C" w:rsidRDefault="00E8712C" w:rsidP="00903190">
            <w:pPr>
              <w:spacing w:after="0" w:line="240" w:lineRule="auto"/>
              <w:rPr>
                <w:ins w:id="818" w:author="Joseph Stinziano" w:date="2020-07-06T10:11:00Z"/>
                <w:rFonts w:ascii="Calibri" w:eastAsia="Times New Roman" w:hAnsi="Calibri" w:cs="Calibri"/>
                <w:color w:val="000000"/>
                <w:rPrChange w:id="819" w:author="Joseph Stinziano" w:date="2020-07-06T10:12:00Z">
                  <w:rPr>
                    <w:ins w:id="820" w:author="Joseph Stinziano" w:date="2020-07-06T10:11:00Z"/>
                    <w:rFonts w:ascii="Calibri" w:eastAsia="Times New Roman" w:hAnsi="Calibri" w:cs="Calibri"/>
                    <w:color w:val="000000"/>
                    <w:sz w:val="24"/>
                    <w:szCs w:val="24"/>
                  </w:rPr>
                </w:rPrChange>
              </w:rPr>
            </w:pPr>
            <w:proofErr w:type="spellStart"/>
            <w:ins w:id="821" w:author="Joseph Stinziano" w:date="2020-07-06T10:11:00Z">
              <w:r w:rsidRPr="00E8712C">
                <w:rPr>
                  <w:rFonts w:ascii="Calibri" w:eastAsia="Times New Roman" w:hAnsi="Calibri" w:cs="Calibri"/>
                  <w:color w:val="000000"/>
                  <w:rPrChange w:id="822" w:author="Joseph Stinziano" w:date="2020-07-06T10:12:00Z">
                    <w:rPr>
                      <w:rFonts w:ascii="Calibri" w:eastAsia="Times New Roman" w:hAnsi="Calibri" w:cs="Calibri"/>
                      <w:color w:val="000000"/>
                      <w:sz w:val="24"/>
                      <w:szCs w:val="24"/>
                    </w:rPr>
                  </w:rPrChange>
                </w:rPr>
                <w:t>Calvet</w:t>
              </w:r>
              <w:proofErr w:type="spellEnd"/>
              <w:r w:rsidRPr="00E8712C">
                <w:rPr>
                  <w:rFonts w:ascii="Calibri" w:eastAsia="Times New Roman" w:hAnsi="Calibri" w:cs="Calibri"/>
                  <w:color w:val="000000"/>
                  <w:rPrChange w:id="823" w:author="Joseph Stinziano" w:date="2020-07-06T10:12:00Z">
                    <w:rPr>
                      <w:rFonts w:ascii="Calibri" w:eastAsia="Times New Roman" w:hAnsi="Calibri" w:cs="Calibri"/>
                      <w:color w:val="000000"/>
                      <w:sz w:val="24"/>
                      <w:szCs w:val="24"/>
                    </w:rPr>
                  </w:rPrChange>
                </w:rPr>
                <w:t xml:space="preserve"> et al., 1998;</w:t>
              </w:r>
            </w:ins>
          </w:p>
          <w:p w14:paraId="6160AF0A" w14:textId="77777777" w:rsidR="00E8712C" w:rsidRPr="00E8712C" w:rsidRDefault="00E8712C" w:rsidP="00903190">
            <w:pPr>
              <w:spacing w:after="0" w:line="240" w:lineRule="auto"/>
              <w:rPr>
                <w:ins w:id="824" w:author="Joseph Stinziano" w:date="2020-07-06T10:11:00Z"/>
                <w:rFonts w:ascii="Calibri" w:eastAsia="Times New Roman" w:hAnsi="Calibri" w:cs="Calibri"/>
                <w:color w:val="000000"/>
                <w:rPrChange w:id="825" w:author="Joseph Stinziano" w:date="2020-07-06T10:12:00Z">
                  <w:rPr>
                    <w:ins w:id="826" w:author="Joseph Stinziano" w:date="2020-07-06T10:11:00Z"/>
                    <w:rFonts w:ascii="Calibri" w:eastAsia="Times New Roman" w:hAnsi="Calibri" w:cs="Calibri"/>
                    <w:color w:val="000000"/>
                    <w:sz w:val="24"/>
                    <w:szCs w:val="24"/>
                  </w:rPr>
                </w:rPrChange>
              </w:rPr>
            </w:pPr>
            <w:proofErr w:type="spellStart"/>
            <w:ins w:id="827" w:author="Joseph Stinziano" w:date="2020-07-06T10:11:00Z">
              <w:r w:rsidRPr="00E8712C">
                <w:rPr>
                  <w:rFonts w:ascii="Calibri" w:eastAsia="Times New Roman" w:hAnsi="Calibri" w:cs="Calibri"/>
                  <w:color w:val="000000"/>
                  <w:rPrChange w:id="828" w:author="Joseph Stinziano" w:date="2020-07-06T10:12:00Z">
                    <w:rPr>
                      <w:rFonts w:ascii="Calibri" w:eastAsia="Times New Roman" w:hAnsi="Calibri" w:cs="Calibri"/>
                      <w:color w:val="000000"/>
                      <w:sz w:val="24"/>
                      <w:szCs w:val="24"/>
                    </w:rPr>
                  </w:rPrChange>
                </w:rPr>
                <w:t>Joetzjer</w:t>
              </w:r>
              <w:proofErr w:type="spellEnd"/>
              <w:r w:rsidRPr="00E8712C">
                <w:rPr>
                  <w:rFonts w:ascii="Calibri" w:eastAsia="Times New Roman" w:hAnsi="Calibri" w:cs="Calibri"/>
                  <w:color w:val="000000"/>
                  <w:rPrChange w:id="829" w:author="Joseph Stinziano" w:date="2020-07-06T10:12:00Z">
                    <w:rPr>
                      <w:rFonts w:ascii="Calibri" w:eastAsia="Times New Roman" w:hAnsi="Calibri" w:cs="Calibri"/>
                      <w:color w:val="000000"/>
                      <w:sz w:val="24"/>
                      <w:szCs w:val="24"/>
                    </w:rPr>
                  </w:rPrChange>
                </w:rPr>
                <w:t xml:space="preserve"> et al., 2015</w:t>
              </w:r>
            </w:ins>
          </w:p>
        </w:tc>
      </w:tr>
      <w:tr w:rsidR="00E8712C" w:rsidRPr="00E8712C" w14:paraId="5D3ED649" w14:textId="77777777" w:rsidTr="00E8712C">
        <w:trPr>
          <w:trHeight w:val="288"/>
          <w:ins w:id="830" w:author="Joseph Stinziano" w:date="2020-07-06T10:11:00Z"/>
          <w:trPrChange w:id="831" w:author="Joseph Stinziano" w:date="2020-07-06T10:12:00Z">
            <w:trPr>
              <w:trHeight w:val="288"/>
            </w:trPr>
          </w:trPrChange>
        </w:trPr>
        <w:tc>
          <w:tcPr>
            <w:tcW w:w="3261" w:type="dxa"/>
            <w:tcBorders>
              <w:top w:val="nil"/>
              <w:left w:val="nil"/>
              <w:bottom w:val="nil"/>
              <w:right w:val="nil"/>
            </w:tcBorders>
            <w:shd w:val="clear" w:color="auto" w:fill="auto"/>
            <w:noWrap/>
            <w:hideMark/>
            <w:tcPrChange w:id="832" w:author="Joseph Stinziano" w:date="2020-07-06T10:12:00Z">
              <w:tcPr>
                <w:tcW w:w="3261" w:type="dxa"/>
                <w:tcBorders>
                  <w:top w:val="nil"/>
                  <w:left w:val="nil"/>
                  <w:bottom w:val="nil"/>
                  <w:right w:val="nil"/>
                </w:tcBorders>
                <w:shd w:val="clear" w:color="auto" w:fill="auto"/>
                <w:noWrap/>
                <w:hideMark/>
              </w:tcPr>
            </w:tcPrChange>
          </w:tcPr>
          <w:p w14:paraId="7B7EC365" w14:textId="77777777" w:rsidR="00E8712C" w:rsidRPr="00E8712C" w:rsidRDefault="00E8712C" w:rsidP="00903190">
            <w:pPr>
              <w:spacing w:after="0" w:line="240" w:lineRule="auto"/>
              <w:rPr>
                <w:ins w:id="833" w:author="Joseph Stinziano" w:date="2020-07-06T10:11:00Z"/>
                <w:rFonts w:ascii="Calibri" w:eastAsia="Times New Roman" w:hAnsi="Calibri" w:cs="Calibri"/>
                <w:color w:val="000000"/>
                <w:rPrChange w:id="834" w:author="Joseph Stinziano" w:date="2020-07-06T10:12:00Z">
                  <w:rPr>
                    <w:ins w:id="835" w:author="Joseph Stinziano" w:date="2020-07-06T10:11:00Z"/>
                    <w:rFonts w:ascii="Calibri" w:eastAsia="Times New Roman" w:hAnsi="Calibri" w:cs="Calibri"/>
                    <w:color w:val="000000"/>
                    <w:sz w:val="24"/>
                    <w:szCs w:val="24"/>
                  </w:rPr>
                </w:rPrChange>
              </w:rPr>
            </w:pPr>
            <w:ins w:id="836" w:author="Joseph Stinziano" w:date="2020-07-06T10:11:00Z">
              <w:r w:rsidRPr="00E8712C">
                <w:rPr>
                  <w:rFonts w:ascii="Calibri" w:eastAsia="Times New Roman" w:hAnsi="Calibri" w:cs="Calibri"/>
                  <w:color w:val="000000"/>
                  <w:rPrChange w:id="837" w:author="Joseph Stinziano" w:date="2020-07-06T10:12:00Z">
                    <w:rPr>
                      <w:rFonts w:ascii="Calibri" w:eastAsia="Times New Roman" w:hAnsi="Calibri" w:cs="Calibri"/>
                      <w:color w:val="000000"/>
                      <w:sz w:val="24"/>
                      <w:szCs w:val="24"/>
                    </w:rPr>
                  </w:rPrChange>
                </w:rPr>
                <w:t>Joint Scheme for Biosphere Atmosphere Coupling in Hamburg</w:t>
              </w:r>
            </w:ins>
          </w:p>
        </w:tc>
        <w:tc>
          <w:tcPr>
            <w:tcW w:w="1173" w:type="dxa"/>
            <w:tcBorders>
              <w:top w:val="nil"/>
              <w:left w:val="nil"/>
              <w:bottom w:val="nil"/>
              <w:right w:val="nil"/>
            </w:tcBorders>
            <w:shd w:val="clear" w:color="auto" w:fill="auto"/>
            <w:noWrap/>
            <w:hideMark/>
            <w:tcPrChange w:id="838" w:author="Joseph Stinziano" w:date="2020-07-06T10:12:00Z">
              <w:tcPr>
                <w:tcW w:w="1173" w:type="dxa"/>
                <w:tcBorders>
                  <w:top w:val="nil"/>
                  <w:left w:val="nil"/>
                  <w:bottom w:val="nil"/>
                  <w:right w:val="nil"/>
                </w:tcBorders>
                <w:shd w:val="clear" w:color="auto" w:fill="auto"/>
                <w:noWrap/>
                <w:hideMark/>
              </w:tcPr>
            </w:tcPrChange>
          </w:tcPr>
          <w:p w14:paraId="491B037C" w14:textId="77777777" w:rsidR="00E8712C" w:rsidRPr="00E8712C" w:rsidRDefault="00E8712C" w:rsidP="00903190">
            <w:pPr>
              <w:spacing w:after="0" w:line="240" w:lineRule="auto"/>
              <w:rPr>
                <w:ins w:id="839" w:author="Joseph Stinziano" w:date="2020-07-06T10:11:00Z"/>
                <w:rFonts w:ascii="Calibri" w:eastAsia="Times New Roman" w:hAnsi="Calibri" w:cs="Calibri"/>
                <w:color w:val="000000"/>
                <w:rPrChange w:id="840" w:author="Joseph Stinziano" w:date="2020-07-06T10:12:00Z">
                  <w:rPr>
                    <w:ins w:id="841" w:author="Joseph Stinziano" w:date="2020-07-06T10:11:00Z"/>
                    <w:rFonts w:ascii="Calibri" w:eastAsia="Times New Roman" w:hAnsi="Calibri" w:cs="Calibri"/>
                    <w:color w:val="000000"/>
                    <w:sz w:val="24"/>
                    <w:szCs w:val="24"/>
                  </w:rPr>
                </w:rPrChange>
              </w:rPr>
            </w:pPr>
            <w:ins w:id="842" w:author="Joseph Stinziano" w:date="2020-07-06T10:11:00Z">
              <w:r w:rsidRPr="00E8712C">
                <w:rPr>
                  <w:rFonts w:ascii="Calibri" w:eastAsia="Times New Roman" w:hAnsi="Calibri" w:cs="Calibri"/>
                  <w:color w:val="000000"/>
                  <w:rPrChange w:id="843" w:author="Joseph Stinziano" w:date="2020-07-06T10:12:00Z">
                    <w:rPr>
                      <w:rFonts w:ascii="Calibri" w:eastAsia="Times New Roman" w:hAnsi="Calibri" w:cs="Calibri"/>
                      <w:color w:val="000000"/>
                      <w:sz w:val="24"/>
                      <w:szCs w:val="24"/>
                    </w:rPr>
                  </w:rPrChange>
                </w:rPr>
                <w:t>JSBACH</w:t>
              </w:r>
            </w:ins>
          </w:p>
        </w:tc>
        <w:tc>
          <w:tcPr>
            <w:tcW w:w="1134" w:type="dxa"/>
            <w:tcBorders>
              <w:top w:val="nil"/>
              <w:left w:val="nil"/>
              <w:bottom w:val="nil"/>
              <w:right w:val="nil"/>
            </w:tcBorders>
            <w:shd w:val="clear" w:color="auto" w:fill="auto"/>
            <w:noWrap/>
            <w:hideMark/>
            <w:tcPrChange w:id="844" w:author="Joseph Stinziano" w:date="2020-07-06T10:12:00Z">
              <w:tcPr>
                <w:tcW w:w="1134" w:type="dxa"/>
                <w:tcBorders>
                  <w:top w:val="nil"/>
                  <w:left w:val="nil"/>
                  <w:bottom w:val="nil"/>
                  <w:right w:val="nil"/>
                </w:tcBorders>
                <w:shd w:val="clear" w:color="auto" w:fill="auto"/>
                <w:noWrap/>
                <w:hideMark/>
              </w:tcPr>
            </w:tcPrChange>
          </w:tcPr>
          <w:p w14:paraId="2C618763" w14:textId="77777777" w:rsidR="00E8712C" w:rsidRPr="00E8712C" w:rsidRDefault="00E8712C" w:rsidP="00903190">
            <w:pPr>
              <w:spacing w:after="0" w:line="240" w:lineRule="auto"/>
              <w:rPr>
                <w:ins w:id="845" w:author="Joseph Stinziano" w:date="2020-07-06T10:11:00Z"/>
                <w:rFonts w:ascii="Calibri" w:eastAsia="Times New Roman" w:hAnsi="Calibri" w:cs="Calibri"/>
                <w:color w:val="000000"/>
                <w:rPrChange w:id="846" w:author="Joseph Stinziano" w:date="2020-07-06T10:12:00Z">
                  <w:rPr>
                    <w:ins w:id="847" w:author="Joseph Stinziano" w:date="2020-07-06T10:11:00Z"/>
                    <w:rFonts w:ascii="Calibri" w:eastAsia="Times New Roman" w:hAnsi="Calibri" w:cs="Calibri"/>
                    <w:color w:val="000000"/>
                    <w:sz w:val="24"/>
                    <w:szCs w:val="24"/>
                  </w:rPr>
                </w:rPrChange>
              </w:rPr>
            </w:pPr>
            <w:ins w:id="848" w:author="Joseph Stinziano" w:date="2020-07-06T10:11:00Z">
              <w:r w:rsidRPr="00E8712C">
                <w:rPr>
                  <w:rFonts w:ascii="Calibri" w:eastAsia="Times New Roman" w:hAnsi="Calibri" w:cs="Calibri"/>
                  <w:color w:val="000000"/>
                  <w:rPrChange w:id="849" w:author="Joseph Stinziano" w:date="2020-07-06T10:12:00Z">
                    <w:rPr>
                      <w:rFonts w:ascii="Calibri" w:eastAsia="Times New Roman" w:hAnsi="Calibri" w:cs="Calibri"/>
                      <w:color w:val="000000"/>
                      <w:sz w:val="24"/>
                      <w:szCs w:val="24"/>
                    </w:rPr>
                  </w:rPrChange>
                </w:rPr>
                <w:t>4</w:t>
              </w:r>
            </w:ins>
          </w:p>
        </w:tc>
        <w:tc>
          <w:tcPr>
            <w:tcW w:w="1019" w:type="dxa"/>
            <w:tcBorders>
              <w:top w:val="nil"/>
              <w:left w:val="nil"/>
              <w:bottom w:val="nil"/>
              <w:right w:val="nil"/>
            </w:tcBorders>
            <w:shd w:val="clear" w:color="auto" w:fill="auto"/>
            <w:noWrap/>
            <w:hideMark/>
            <w:tcPrChange w:id="850" w:author="Joseph Stinziano" w:date="2020-07-06T10:12:00Z">
              <w:tcPr>
                <w:tcW w:w="953" w:type="dxa"/>
                <w:tcBorders>
                  <w:top w:val="nil"/>
                  <w:left w:val="nil"/>
                  <w:bottom w:val="nil"/>
                  <w:right w:val="nil"/>
                </w:tcBorders>
                <w:shd w:val="clear" w:color="auto" w:fill="auto"/>
                <w:noWrap/>
                <w:hideMark/>
              </w:tcPr>
            </w:tcPrChange>
          </w:tcPr>
          <w:p w14:paraId="3493A48D" w14:textId="77777777" w:rsidR="00E8712C" w:rsidRPr="00E8712C" w:rsidRDefault="00E8712C" w:rsidP="00903190">
            <w:pPr>
              <w:spacing w:after="0" w:line="240" w:lineRule="auto"/>
              <w:rPr>
                <w:ins w:id="851" w:author="Joseph Stinziano" w:date="2020-07-06T10:11:00Z"/>
                <w:rFonts w:ascii="Calibri" w:eastAsia="Times New Roman" w:hAnsi="Calibri" w:cs="Calibri"/>
                <w:color w:val="000000"/>
                <w:rPrChange w:id="852" w:author="Joseph Stinziano" w:date="2020-07-06T10:12:00Z">
                  <w:rPr>
                    <w:ins w:id="853" w:author="Joseph Stinziano" w:date="2020-07-06T10:11:00Z"/>
                    <w:rFonts w:ascii="Calibri" w:eastAsia="Times New Roman" w:hAnsi="Calibri" w:cs="Calibri"/>
                    <w:color w:val="000000"/>
                    <w:sz w:val="24"/>
                    <w:szCs w:val="24"/>
                  </w:rPr>
                </w:rPrChange>
              </w:rPr>
            </w:pPr>
            <w:ins w:id="854" w:author="Joseph Stinziano" w:date="2020-07-06T10:11:00Z">
              <w:r w:rsidRPr="00E8712C">
                <w:rPr>
                  <w:rFonts w:ascii="Calibri" w:eastAsia="Times New Roman" w:hAnsi="Calibri" w:cs="Calibri"/>
                  <w:color w:val="000000"/>
                  <w:rPrChange w:id="855" w:author="Joseph Stinziano" w:date="2020-07-06T10:12:00Z">
                    <w:rPr>
                      <w:rFonts w:ascii="Calibri" w:eastAsia="Times New Roman" w:hAnsi="Calibri" w:cs="Calibri"/>
                      <w:color w:val="000000"/>
                      <w:sz w:val="24"/>
                      <w:szCs w:val="24"/>
                    </w:rPr>
                  </w:rPrChange>
                </w:rPr>
                <w:t>No</w:t>
              </w:r>
            </w:ins>
          </w:p>
        </w:tc>
        <w:tc>
          <w:tcPr>
            <w:tcW w:w="4045" w:type="dxa"/>
            <w:tcBorders>
              <w:top w:val="nil"/>
              <w:left w:val="nil"/>
              <w:bottom w:val="nil"/>
              <w:right w:val="nil"/>
            </w:tcBorders>
            <w:shd w:val="clear" w:color="auto" w:fill="auto"/>
            <w:noWrap/>
            <w:hideMark/>
            <w:tcPrChange w:id="856" w:author="Joseph Stinziano" w:date="2020-07-06T10:12:00Z">
              <w:tcPr>
                <w:tcW w:w="3827" w:type="dxa"/>
                <w:tcBorders>
                  <w:top w:val="nil"/>
                  <w:left w:val="nil"/>
                  <w:bottom w:val="nil"/>
                  <w:right w:val="nil"/>
                </w:tcBorders>
                <w:shd w:val="clear" w:color="auto" w:fill="auto"/>
                <w:noWrap/>
                <w:hideMark/>
              </w:tcPr>
            </w:tcPrChange>
          </w:tcPr>
          <w:p w14:paraId="1F1C88EB" w14:textId="77777777" w:rsidR="00E8712C" w:rsidRPr="00E8712C" w:rsidRDefault="00E8712C" w:rsidP="00903190">
            <w:pPr>
              <w:spacing w:after="0" w:line="240" w:lineRule="auto"/>
              <w:rPr>
                <w:ins w:id="857" w:author="Joseph Stinziano" w:date="2020-07-06T10:11:00Z"/>
                <w:rFonts w:ascii="Calibri" w:eastAsia="Times New Roman" w:hAnsi="Calibri" w:cs="Calibri"/>
                <w:color w:val="000000"/>
                <w:rPrChange w:id="858" w:author="Joseph Stinziano" w:date="2020-07-06T10:12:00Z">
                  <w:rPr>
                    <w:ins w:id="859" w:author="Joseph Stinziano" w:date="2020-07-06T10:11:00Z"/>
                    <w:rFonts w:ascii="Calibri" w:eastAsia="Times New Roman" w:hAnsi="Calibri" w:cs="Calibri"/>
                    <w:color w:val="000000"/>
                    <w:sz w:val="24"/>
                    <w:szCs w:val="24"/>
                  </w:rPr>
                </w:rPrChange>
              </w:rPr>
            </w:pPr>
            <w:ins w:id="860" w:author="Joseph Stinziano" w:date="2020-07-06T10:11:00Z">
              <w:r w:rsidRPr="00E8712C">
                <w:rPr>
                  <w:rFonts w:ascii="Calibri" w:eastAsia="Times New Roman" w:hAnsi="Calibri" w:cs="Calibri"/>
                  <w:color w:val="000000"/>
                  <w:rPrChange w:id="861" w:author="Joseph Stinziano" w:date="2020-07-06T10:12:00Z">
                    <w:rPr>
                      <w:rFonts w:ascii="Calibri" w:eastAsia="Times New Roman" w:hAnsi="Calibri" w:cs="Calibri"/>
                      <w:color w:val="000000"/>
                      <w:sz w:val="24"/>
                      <w:szCs w:val="24"/>
                    </w:rPr>
                  </w:rPrChange>
                </w:rPr>
                <w:t>AWI-CM-1-1-MR, MPI-ESM1-2-HR, MPI-ESM1-2-LR, NESM3</w:t>
              </w:r>
            </w:ins>
          </w:p>
        </w:tc>
        <w:tc>
          <w:tcPr>
            <w:tcW w:w="2835" w:type="dxa"/>
            <w:tcBorders>
              <w:top w:val="nil"/>
              <w:left w:val="nil"/>
              <w:bottom w:val="nil"/>
              <w:right w:val="nil"/>
            </w:tcBorders>
            <w:shd w:val="clear" w:color="auto" w:fill="auto"/>
            <w:noWrap/>
            <w:hideMark/>
            <w:tcPrChange w:id="862" w:author="Joseph Stinziano" w:date="2020-07-06T10:12:00Z">
              <w:tcPr>
                <w:tcW w:w="2835" w:type="dxa"/>
                <w:tcBorders>
                  <w:top w:val="nil"/>
                  <w:left w:val="nil"/>
                  <w:bottom w:val="nil"/>
                  <w:right w:val="nil"/>
                </w:tcBorders>
                <w:shd w:val="clear" w:color="auto" w:fill="auto"/>
                <w:noWrap/>
                <w:hideMark/>
              </w:tcPr>
            </w:tcPrChange>
          </w:tcPr>
          <w:p w14:paraId="24BD7517" w14:textId="77777777" w:rsidR="00E8712C" w:rsidRPr="00E8712C" w:rsidRDefault="00E8712C" w:rsidP="00903190">
            <w:pPr>
              <w:spacing w:after="0" w:line="240" w:lineRule="auto"/>
              <w:rPr>
                <w:ins w:id="863" w:author="Joseph Stinziano" w:date="2020-07-06T10:11:00Z"/>
                <w:rFonts w:ascii="Calibri" w:eastAsia="Times New Roman" w:hAnsi="Calibri" w:cs="Calibri"/>
                <w:color w:val="000000"/>
                <w:rPrChange w:id="864" w:author="Joseph Stinziano" w:date="2020-07-06T10:12:00Z">
                  <w:rPr>
                    <w:ins w:id="865" w:author="Joseph Stinziano" w:date="2020-07-06T10:11:00Z"/>
                    <w:rFonts w:ascii="Calibri" w:eastAsia="Times New Roman" w:hAnsi="Calibri" w:cs="Calibri"/>
                    <w:color w:val="000000"/>
                    <w:sz w:val="24"/>
                    <w:szCs w:val="24"/>
                  </w:rPr>
                </w:rPrChange>
              </w:rPr>
            </w:pPr>
            <w:ins w:id="866" w:author="Joseph Stinziano" w:date="2020-07-06T10:11:00Z">
              <w:r w:rsidRPr="00E8712C">
                <w:rPr>
                  <w:rFonts w:ascii="Calibri" w:eastAsia="Times New Roman" w:hAnsi="Calibri" w:cs="Calibri"/>
                  <w:color w:val="000000"/>
                  <w:rPrChange w:id="867" w:author="Joseph Stinziano" w:date="2020-07-06T10:12:00Z">
                    <w:rPr>
                      <w:rFonts w:ascii="Calibri" w:eastAsia="Times New Roman" w:hAnsi="Calibri" w:cs="Calibri"/>
                      <w:color w:val="000000"/>
                      <w:sz w:val="24"/>
                      <w:szCs w:val="24"/>
                    </w:rPr>
                  </w:rPrChange>
                </w:rPr>
                <w:t>Rogers et al., 2017;</w:t>
              </w:r>
            </w:ins>
          </w:p>
          <w:p w14:paraId="1341C568" w14:textId="77777777" w:rsidR="00E8712C" w:rsidRPr="00E8712C" w:rsidRDefault="00E8712C" w:rsidP="00903190">
            <w:pPr>
              <w:spacing w:after="0" w:line="240" w:lineRule="auto"/>
              <w:rPr>
                <w:ins w:id="868" w:author="Joseph Stinziano" w:date="2020-07-06T10:11:00Z"/>
                <w:rFonts w:ascii="Calibri" w:eastAsia="Times New Roman" w:hAnsi="Calibri" w:cs="Calibri"/>
                <w:color w:val="000000"/>
                <w:rPrChange w:id="869" w:author="Joseph Stinziano" w:date="2020-07-06T10:12:00Z">
                  <w:rPr>
                    <w:ins w:id="870" w:author="Joseph Stinziano" w:date="2020-07-06T10:11:00Z"/>
                    <w:rFonts w:ascii="Calibri" w:eastAsia="Times New Roman" w:hAnsi="Calibri" w:cs="Calibri"/>
                    <w:color w:val="000000"/>
                    <w:sz w:val="24"/>
                    <w:szCs w:val="24"/>
                  </w:rPr>
                </w:rPrChange>
              </w:rPr>
            </w:pPr>
            <w:ins w:id="871" w:author="Joseph Stinziano" w:date="2020-07-06T10:11:00Z">
              <w:r w:rsidRPr="00E8712C">
                <w:rPr>
                  <w:rFonts w:ascii="Calibri" w:eastAsia="Times New Roman" w:hAnsi="Calibri" w:cs="Calibri"/>
                  <w:color w:val="000000"/>
                  <w:rPrChange w:id="872" w:author="Joseph Stinziano" w:date="2020-07-06T10:12:00Z">
                    <w:rPr>
                      <w:rFonts w:ascii="Calibri" w:eastAsia="Times New Roman" w:hAnsi="Calibri" w:cs="Calibri"/>
                      <w:color w:val="000000"/>
                      <w:sz w:val="24"/>
                      <w:szCs w:val="24"/>
                    </w:rPr>
                  </w:rPrChange>
                </w:rPr>
                <w:t>Cao et al., 2018</w:t>
              </w:r>
            </w:ins>
          </w:p>
        </w:tc>
      </w:tr>
      <w:tr w:rsidR="00E8712C" w:rsidRPr="00E8712C" w14:paraId="0E33A5E6" w14:textId="77777777" w:rsidTr="00E8712C">
        <w:trPr>
          <w:trHeight w:val="288"/>
          <w:ins w:id="873" w:author="Joseph Stinziano" w:date="2020-07-06T10:11:00Z"/>
          <w:trPrChange w:id="874" w:author="Joseph Stinziano" w:date="2020-07-06T10:12:00Z">
            <w:trPr>
              <w:trHeight w:val="288"/>
            </w:trPr>
          </w:trPrChange>
        </w:trPr>
        <w:tc>
          <w:tcPr>
            <w:tcW w:w="3261" w:type="dxa"/>
            <w:tcBorders>
              <w:top w:val="nil"/>
              <w:left w:val="nil"/>
              <w:bottom w:val="nil"/>
              <w:right w:val="nil"/>
            </w:tcBorders>
            <w:shd w:val="clear" w:color="auto" w:fill="auto"/>
            <w:noWrap/>
            <w:hideMark/>
            <w:tcPrChange w:id="875" w:author="Joseph Stinziano" w:date="2020-07-06T10:12:00Z">
              <w:tcPr>
                <w:tcW w:w="3261" w:type="dxa"/>
                <w:tcBorders>
                  <w:top w:val="nil"/>
                  <w:left w:val="nil"/>
                  <w:bottom w:val="nil"/>
                  <w:right w:val="nil"/>
                </w:tcBorders>
                <w:shd w:val="clear" w:color="auto" w:fill="auto"/>
                <w:noWrap/>
                <w:hideMark/>
              </w:tcPr>
            </w:tcPrChange>
          </w:tcPr>
          <w:p w14:paraId="4EAF8E81" w14:textId="77777777" w:rsidR="00E8712C" w:rsidRPr="00E8712C" w:rsidRDefault="00E8712C" w:rsidP="00903190">
            <w:pPr>
              <w:spacing w:after="0" w:line="240" w:lineRule="auto"/>
              <w:rPr>
                <w:ins w:id="876" w:author="Joseph Stinziano" w:date="2020-07-06T10:11:00Z"/>
                <w:rFonts w:ascii="Calibri" w:eastAsia="Times New Roman" w:hAnsi="Calibri" w:cs="Calibri"/>
                <w:color w:val="000000"/>
                <w:rPrChange w:id="877" w:author="Joseph Stinziano" w:date="2020-07-06T10:12:00Z">
                  <w:rPr>
                    <w:ins w:id="878" w:author="Joseph Stinziano" w:date="2020-07-06T10:11:00Z"/>
                    <w:rFonts w:ascii="Calibri" w:eastAsia="Times New Roman" w:hAnsi="Calibri" w:cs="Calibri"/>
                    <w:color w:val="000000"/>
                    <w:sz w:val="24"/>
                    <w:szCs w:val="24"/>
                  </w:rPr>
                </w:rPrChange>
              </w:rPr>
            </w:pPr>
            <w:ins w:id="879" w:author="Joseph Stinziano" w:date="2020-07-06T10:11:00Z">
              <w:r w:rsidRPr="00E8712C">
                <w:rPr>
                  <w:rFonts w:ascii="Calibri" w:eastAsia="Times New Roman" w:hAnsi="Calibri" w:cs="Calibri"/>
                  <w:color w:val="000000"/>
                  <w:rPrChange w:id="880" w:author="Joseph Stinziano" w:date="2020-07-06T10:12:00Z">
                    <w:rPr>
                      <w:rFonts w:ascii="Calibri" w:eastAsia="Times New Roman" w:hAnsi="Calibri" w:cs="Calibri"/>
                      <w:color w:val="000000"/>
                      <w:sz w:val="24"/>
                      <w:szCs w:val="24"/>
                    </w:rPr>
                  </w:rPrChange>
                </w:rPr>
                <w:t>Joint UK Land Environment Simulator</w:t>
              </w:r>
            </w:ins>
          </w:p>
        </w:tc>
        <w:tc>
          <w:tcPr>
            <w:tcW w:w="1173" w:type="dxa"/>
            <w:tcBorders>
              <w:top w:val="nil"/>
              <w:left w:val="nil"/>
              <w:bottom w:val="nil"/>
              <w:right w:val="nil"/>
            </w:tcBorders>
            <w:shd w:val="clear" w:color="auto" w:fill="auto"/>
            <w:noWrap/>
            <w:hideMark/>
            <w:tcPrChange w:id="881" w:author="Joseph Stinziano" w:date="2020-07-06T10:12:00Z">
              <w:tcPr>
                <w:tcW w:w="1173" w:type="dxa"/>
                <w:tcBorders>
                  <w:top w:val="nil"/>
                  <w:left w:val="nil"/>
                  <w:bottom w:val="nil"/>
                  <w:right w:val="nil"/>
                </w:tcBorders>
                <w:shd w:val="clear" w:color="auto" w:fill="auto"/>
                <w:noWrap/>
                <w:hideMark/>
              </w:tcPr>
            </w:tcPrChange>
          </w:tcPr>
          <w:p w14:paraId="3FFAB87D" w14:textId="77777777" w:rsidR="00E8712C" w:rsidRPr="00E8712C" w:rsidRDefault="00E8712C" w:rsidP="00903190">
            <w:pPr>
              <w:spacing w:after="0" w:line="240" w:lineRule="auto"/>
              <w:rPr>
                <w:ins w:id="882" w:author="Joseph Stinziano" w:date="2020-07-06T10:11:00Z"/>
                <w:rFonts w:ascii="Calibri" w:eastAsia="Times New Roman" w:hAnsi="Calibri" w:cs="Calibri"/>
                <w:color w:val="000000"/>
                <w:rPrChange w:id="883" w:author="Joseph Stinziano" w:date="2020-07-06T10:12:00Z">
                  <w:rPr>
                    <w:ins w:id="884" w:author="Joseph Stinziano" w:date="2020-07-06T10:11:00Z"/>
                    <w:rFonts w:ascii="Calibri" w:eastAsia="Times New Roman" w:hAnsi="Calibri" w:cs="Calibri"/>
                    <w:color w:val="000000"/>
                    <w:sz w:val="24"/>
                    <w:szCs w:val="24"/>
                  </w:rPr>
                </w:rPrChange>
              </w:rPr>
            </w:pPr>
            <w:ins w:id="885" w:author="Joseph Stinziano" w:date="2020-07-06T10:11:00Z">
              <w:r w:rsidRPr="00E8712C">
                <w:rPr>
                  <w:rFonts w:ascii="Calibri" w:eastAsia="Times New Roman" w:hAnsi="Calibri" w:cs="Calibri"/>
                  <w:color w:val="000000"/>
                  <w:rPrChange w:id="886" w:author="Joseph Stinziano" w:date="2020-07-06T10:12:00Z">
                    <w:rPr>
                      <w:rFonts w:ascii="Calibri" w:eastAsia="Times New Roman" w:hAnsi="Calibri" w:cs="Calibri"/>
                      <w:color w:val="000000"/>
                      <w:sz w:val="24"/>
                      <w:szCs w:val="24"/>
                    </w:rPr>
                  </w:rPrChange>
                </w:rPr>
                <w:t>JULES</w:t>
              </w:r>
            </w:ins>
          </w:p>
        </w:tc>
        <w:tc>
          <w:tcPr>
            <w:tcW w:w="1134" w:type="dxa"/>
            <w:tcBorders>
              <w:top w:val="nil"/>
              <w:left w:val="nil"/>
              <w:bottom w:val="nil"/>
              <w:right w:val="nil"/>
            </w:tcBorders>
            <w:shd w:val="clear" w:color="auto" w:fill="auto"/>
            <w:noWrap/>
            <w:hideMark/>
            <w:tcPrChange w:id="887" w:author="Joseph Stinziano" w:date="2020-07-06T10:12:00Z">
              <w:tcPr>
                <w:tcW w:w="1134" w:type="dxa"/>
                <w:tcBorders>
                  <w:top w:val="nil"/>
                  <w:left w:val="nil"/>
                  <w:bottom w:val="nil"/>
                  <w:right w:val="nil"/>
                </w:tcBorders>
                <w:shd w:val="clear" w:color="auto" w:fill="auto"/>
                <w:noWrap/>
                <w:hideMark/>
              </w:tcPr>
            </w:tcPrChange>
          </w:tcPr>
          <w:p w14:paraId="10847425" w14:textId="77777777" w:rsidR="00E8712C" w:rsidRPr="00E8712C" w:rsidRDefault="00E8712C" w:rsidP="00903190">
            <w:pPr>
              <w:spacing w:after="0" w:line="240" w:lineRule="auto"/>
              <w:rPr>
                <w:ins w:id="888" w:author="Joseph Stinziano" w:date="2020-07-06T10:11:00Z"/>
                <w:rFonts w:ascii="Calibri" w:eastAsia="Times New Roman" w:hAnsi="Calibri" w:cs="Calibri"/>
                <w:color w:val="000000"/>
                <w:rPrChange w:id="889" w:author="Joseph Stinziano" w:date="2020-07-06T10:12:00Z">
                  <w:rPr>
                    <w:ins w:id="890" w:author="Joseph Stinziano" w:date="2020-07-06T10:11:00Z"/>
                    <w:rFonts w:ascii="Calibri" w:eastAsia="Times New Roman" w:hAnsi="Calibri" w:cs="Calibri"/>
                    <w:color w:val="000000"/>
                    <w:sz w:val="24"/>
                    <w:szCs w:val="24"/>
                  </w:rPr>
                </w:rPrChange>
              </w:rPr>
            </w:pPr>
            <w:ins w:id="891" w:author="Joseph Stinziano" w:date="2020-07-06T10:11:00Z">
              <w:r w:rsidRPr="00E8712C">
                <w:rPr>
                  <w:rFonts w:ascii="Calibri" w:eastAsia="Times New Roman" w:hAnsi="Calibri" w:cs="Calibri"/>
                  <w:color w:val="000000"/>
                  <w:rPrChange w:id="892" w:author="Joseph Stinziano" w:date="2020-07-06T10:12:00Z">
                    <w:rPr>
                      <w:rFonts w:ascii="Calibri" w:eastAsia="Times New Roman" w:hAnsi="Calibri" w:cs="Calibri"/>
                      <w:color w:val="000000"/>
                      <w:sz w:val="24"/>
                      <w:szCs w:val="24"/>
                    </w:rPr>
                  </w:rPrChange>
                </w:rPr>
                <w:t>3</w:t>
              </w:r>
            </w:ins>
          </w:p>
        </w:tc>
        <w:tc>
          <w:tcPr>
            <w:tcW w:w="1019" w:type="dxa"/>
            <w:tcBorders>
              <w:top w:val="nil"/>
              <w:left w:val="nil"/>
              <w:bottom w:val="nil"/>
              <w:right w:val="nil"/>
            </w:tcBorders>
            <w:shd w:val="clear" w:color="auto" w:fill="auto"/>
            <w:noWrap/>
            <w:hideMark/>
            <w:tcPrChange w:id="893" w:author="Joseph Stinziano" w:date="2020-07-06T10:12:00Z">
              <w:tcPr>
                <w:tcW w:w="953" w:type="dxa"/>
                <w:tcBorders>
                  <w:top w:val="nil"/>
                  <w:left w:val="nil"/>
                  <w:bottom w:val="nil"/>
                  <w:right w:val="nil"/>
                </w:tcBorders>
                <w:shd w:val="clear" w:color="auto" w:fill="auto"/>
                <w:noWrap/>
                <w:hideMark/>
              </w:tcPr>
            </w:tcPrChange>
          </w:tcPr>
          <w:p w14:paraId="44687606" w14:textId="77777777" w:rsidR="00E8712C" w:rsidRPr="00E8712C" w:rsidRDefault="00E8712C" w:rsidP="00903190">
            <w:pPr>
              <w:spacing w:after="0" w:line="240" w:lineRule="auto"/>
              <w:rPr>
                <w:ins w:id="894" w:author="Joseph Stinziano" w:date="2020-07-06T10:11:00Z"/>
                <w:rFonts w:ascii="Calibri" w:eastAsia="Times New Roman" w:hAnsi="Calibri" w:cs="Calibri"/>
                <w:color w:val="000000"/>
                <w:rPrChange w:id="895" w:author="Joseph Stinziano" w:date="2020-07-06T10:12:00Z">
                  <w:rPr>
                    <w:ins w:id="896" w:author="Joseph Stinziano" w:date="2020-07-06T10:11:00Z"/>
                    <w:rFonts w:ascii="Calibri" w:eastAsia="Times New Roman" w:hAnsi="Calibri" w:cs="Calibri"/>
                    <w:color w:val="000000"/>
                    <w:sz w:val="24"/>
                    <w:szCs w:val="24"/>
                  </w:rPr>
                </w:rPrChange>
              </w:rPr>
            </w:pPr>
            <w:ins w:id="897" w:author="Joseph Stinziano" w:date="2020-07-06T10:11:00Z">
              <w:r w:rsidRPr="00E8712C">
                <w:rPr>
                  <w:rFonts w:ascii="Calibri" w:eastAsia="Times New Roman" w:hAnsi="Calibri" w:cs="Calibri"/>
                  <w:color w:val="000000"/>
                  <w:rPrChange w:id="898" w:author="Joseph Stinziano" w:date="2020-07-06T10:12:00Z">
                    <w:rPr>
                      <w:rFonts w:ascii="Calibri" w:eastAsia="Times New Roman" w:hAnsi="Calibri" w:cs="Calibri"/>
                      <w:color w:val="000000"/>
                      <w:sz w:val="24"/>
                      <w:szCs w:val="24"/>
                    </w:rPr>
                  </w:rPrChange>
                </w:rPr>
                <w:t>No</w:t>
              </w:r>
            </w:ins>
          </w:p>
        </w:tc>
        <w:tc>
          <w:tcPr>
            <w:tcW w:w="4045" w:type="dxa"/>
            <w:tcBorders>
              <w:top w:val="nil"/>
              <w:left w:val="nil"/>
              <w:bottom w:val="nil"/>
              <w:right w:val="nil"/>
            </w:tcBorders>
            <w:shd w:val="clear" w:color="auto" w:fill="auto"/>
            <w:noWrap/>
            <w:hideMark/>
            <w:tcPrChange w:id="899" w:author="Joseph Stinziano" w:date="2020-07-06T10:12:00Z">
              <w:tcPr>
                <w:tcW w:w="3827" w:type="dxa"/>
                <w:tcBorders>
                  <w:top w:val="nil"/>
                  <w:left w:val="nil"/>
                  <w:bottom w:val="nil"/>
                  <w:right w:val="nil"/>
                </w:tcBorders>
                <w:shd w:val="clear" w:color="auto" w:fill="auto"/>
                <w:noWrap/>
                <w:hideMark/>
              </w:tcPr>
            </w:tcPrChange>
          </w:tcPr>
          <w:p w14:paraId="7684A210" w14:textId="77777777" w:rsidR="00E8712C" w:rsidRPr="00E8712C" w:rsidRDefault="00E8712C" w:rsidP="00903190">
            <w:pPr>
              <w:spacing w:after="0" w:line="240" w:lineRule="auto"/>
              <w:rPr>
                <w:ins w:id="900" w:author="Joseph Stinziano" w:date="2020-07-06T10:11:00Z"/>
                <w:rFonts w:ascii="Calibri" w:eastAsia="Times New Roman" w:hAnsi="Calibri" w:cs="Calibri"/>
                <w:color w:val="000000"/>
                <w:rPrChange w:id="901" w:author="Joseph Stinziano" w:date="2020-07-06T10:12:00Z">
                  <w:rPr>
                    <w:ins w:id="902" w:author="Joseph Stinziano" w:date="2020-07-06T10:11:00Z"/>
                    <w:rFonts w:ascii="Calibri" w:eastAsia="Times New Roman" w:hAnsi="Calibri" w:cs="Calibri"/>
                    <w:color w:val="000000"/>
                    <w:sz w:val="24"/>
                    <w:szCs w:val="24"/>
                  </w:rPr>
                </w:rPrChange>
              </w:rPr>
            </w:pPr>
            <w:ins w:id="903" w:author="Joseph Stinziano" w:date="2020-07-06T10:11:00Z">
              <w:r w:rsidRPr="00E8712C">
                <w:rPr>
                  <w:rFonts w:ascii="Calibri" w:eastAsia="Times New Roman" w:hAnsi="Calibri" w:cs="Calibri"/>
                  <w:color w:val="000000"/>
                  <w:rPrChange w:id="904" w:author="Joseph Stinziano" w:date="2020-07-06T10:12:00Z">
                    <w:rPr>
                      <w:rFonts w:ascii="Calibri" w:eastAsia="Times New Roman" w:hAnsi="Calibri" w:cs="Calibri"/>
                      <w:color w:val="000000"/>
                      <w:sz w:val="24"/>
                      <w:szCs w:val="24"/>
                    </w:rPr>
                  </w:rPrChange>
                </w:rPr>
                <w:t>HadGEM3-GC31-LL, HadGEM-GC31-MM, UKESM</w:t>
              </w:r>
            </w:ins>
          </w:p>
        </w:tc>
        <w:tc>
          <w:tcPr>
            <w:tcW w:w="2835" w:type="dxa"/>
            <w:tcBorders>
              <w:top w:val="nil"/>
              <w:left w:val="nil"/>
              <w:bottom w:val="nil"/>
              <w:right w:val="nil"/>
            </w:tcBorders>
            <w:shd w:val="clear" w:color="auto" w:fill="auto"/>
            <w:noWrap/>
            <w:hideMark/>
            <w:tcPrChange w:id="905" w:author="Joseph Stinziano" w:date="2020-07-06T10:12:00Z">
              <w:tcPr>
                <w:tcW w:w="2835" w:type="dxa"/>
                <w:tcBorders>
                  <w:top w:val="nil"/>
                  <w:left w:val="nil"/>
                  <w:bottom w:val="nil"/>
                  <w:right w:val="nil"/>
                </w:tcBorders>
                <w:shd w:val="clear" w:color="auto" w:fill="auto"/>
                <w:noWrap/>
                <w:hideMark/>
              </w:tcPr>
            </w:tcPrChange>
          </w:tcPr>
          <w:p w14:paraId="594A3081" w14:textId="77777777" w:rsidR="00E8712C" w:rsidRPr="00E8712C" w:rsidRDefault="00E8712C" w:rsidP="00903190">
            <w:pPr>
              <w:spacing w:after="0" w:line="240" w:lineRule="auto"/>
              <w:rPr>
                <w:ins w:id="906" w:author="Joseph Stinziano" w:date="2020-07-06T10:11:00Z"/>
                <w:rFonts w:ascii="Calibri" w:eastAsia="Times New Roman" w:hAnsi="Calibri" w:cs="Calibri"/>
                <w:color w:val="000000"/>
                <w:rPrChange w:id="907" w:author="Joseph Stinziano" w:date="2020-07-06T10:12:00Z">
                  <w:rPr>
                    <w:ins w:id="908" w:author="Joseph Stinziano" w:date="2020-07-06T10:11:00Z"/>
                    <w:rFonts w:ascii="Calibri" w:eastAsia="Times New Roman" w:hAnsi="Calibri" w:cs="Calibri"/>
                    <w:color w:val="000000"/>
                    <w:sz w:val="24"/>
                    <w:szCs w:val="24"/>
                  </w:rPr>
                </w:rPrChange>
              </w:rPr>
            </w:pPr>
            <w:ins w:id="909" w:author="Joseph Stinziano" w:date="2020-07-06T10:11:00Z">
              <w:r w:rsidRPr="00E8712C">
                <w:rPr>
                  <w:rFonts w:ascii="Calibri" w:eastAsia="Times New Roman" w:hAnsi="Calibri" w:cs="Calibri"/>
                  <w:color w:val="000000"/>
                  <w:rPrChange w:id="910" w:author="Joseph Stinziano" w:date="2020-07-06T10:12:00Z">
                    <w:rPr>
                      <w:rFonts w:ascii="Calibri" w:eastAsia="Times New Roman" w:hAnsi="Calibri" w:cs="Calibri"/>
                      <w:color w:val="000000"/>
                      <w:sz w:val="24"/>
                      <w:szCs w:val="24"/>
                    </w:rPr>
                  </w:rPrChange>
                </w:rPr>
                <w:t>Clark et al., 2011</w:t>
              </w:r>
            </w:ins>
          </w:p>
        </w:tc>
      </w:tr>
      <w:tr w:rsidR="00E8712C" w:rsidRPr="00E8712C" w14:paraId="4CA76E28" w14:textId="77777777" w:rsidTr="00E8712C">
        <w:trPr>
          <w:trHeight w:val="288"/>
          <w:ins w:id="911" w:author="Joseph Stinziano" w:date="2020-07-06T10:11:00Z"/>
          <w:trPrChange w:id="912" w:author="Joseph Stinziano" w:date="2020-07-06T10:12:00Z">
            <w:trPr>
              <w:trHeight w:val="288"/>
            </w:trPr>
          </w:trPrChange>
        </w:trPr>
        <w:tc>
          <w:tcPr>
            <w:tcW w:w="3261" w:type="dxa"/>
            <w:tcBorders>
              <w:top w:val="nil"/>
              <w:left w:val="nil"/>
              <w:bottom w:val="nil"/>
              <w:right w:val="nil"/>
            </w:tcBorders>
            <w:shd w:val="clear" w:color="auto" w:fill="auto"/>
            <w:noWrap/>
            <w:hideMark/>
            <w:tcPrChange w:id="913" w:author="Joseph Stinziano" w:date="2020-07-06T10:12:00Z">
              <w:tcPr>
                <w:tcW w:w="3261" w:type="dxa"/>
                <w:tcBorders>
                  <w:top w:val="nil"/>
                  <w:left w:val="nil"/>
                  <w:bottom w:val="nil"/>
                  <w:right w:val="nil"/>
                </w:tcBorders>
                <w:shd w:val="clear" w:color="auto" w:fill="auto"/>
                <w:noWrap/>
                <w:hideMark/>
              </w:tcPr>
            </w:tcPrChange>
          </w:tcPr>
          <w:p w14:paraId="6E7024A5" w14:textId="77777777" w:rsidR="00E8712C" w:rsidRPr="00E8712C" w:rsidRDefault="00E8712C" w:rsidP="00903190">
            <w:pPr>
              <w:spacing w:after="0" w:line="240" w:lineRule="auto"/>
              <w:rPr>
                <w:ins w:id="914" w:author="Joseph Stinziano" w:date="2020-07-06T10:11:00Z"/>
                <w:rFonts w:ascii="Calibri" w:eastAsia="Times New Roman" w:hAnsi="Calibri" w:cs="Calibri"/>
                <w:color w:val="000000"/>
                <w:rPrChange w:id="915" w:author="Joseph Stinziano" w:date="2020-07-06T10:12:00Z">
                  <w:rPr>
                    <w:ins w:id="916" w:author="Joseph Stinziano" w:date="2020-07-06T10:11:00Z"/>
                    <w:rFonts w:ascii="Calibri" w:eastAsia="Times New Roman" w:hAnsi="Calibri" w:cs="Calibri"/>
                    <w:color w:val="000000"/>
                    <w:sz w:val="24"/>
                    <w:szCs w:val="24"/>
                  </w:rPr>
                </w:rPrChange>
              </w:rPr>
            </w:pPr>
            <w:ins w:id="917" w:author="Joseph Stinziano" w:date="2020-07-06T10:11:00Z">
              <w:r w:rsidRPr="00E8712C">
                <w:rPr>
                  <w:rFonts w:ascii="Calibri" w:eastAsia="Times New Roman" w:hAnsi="Calibri" w:cs="Calibri"/>
                  <w:color w:val="000000"/>
                  <w:rPrChange w:id="918" w:author="Joseph Stinziano" w:date="2020-07-06T10:12:00Z">
                    <w:rPr>
                      <w:rFonts w:ascii="Calibri" w:eastAsia="Times New Roman" w:hAnsi="Calibri" w:cs="Calibri"/>
                      <w:color w:val="000000"/>
                      <w:sz w:val="24"/>
                      <w:szCs w:val="24"/>
                    </w:rPr>
                  </w:rPrChange>
                </w:rPr>
                <w:t>Land Model 4</w:t>
              </w:r>
            </w:ins>
          </w:p>
        </w:tc>
        <w:tc>
          <w:tcPr>
            <w:tcW w:w="1173" w:type="dxa"/>
            <w:tcBorders>
              <w:top w:val="nil"/>
              <w:left w:val="nil"/>
              <w:bottom w:val="nil"/>
              <w:right w:val="nil"/>
            </w:tcBorders>
            <w:shd w:val="clear" w:color="auto" w:fill="auto"/>
            <w:noWrap/>
            <w:hideMark/>
            <w:tcPrChange w:id="919" w:author="Joseph Stinziano" w:date="2020-07-06T10:12:00Z">
              <w:tcPr>
                <w:tcW w:w="1173" w:type="dxa"/>
                <w:tcBorders>
                  <w:top w:val="nil"/>
                  <w:left w:val="nil"/>
                  <w:bottom w:val="nil"/>
                  <w:right w:val="nil"/>
                </w:tcBorders>
                <w:shd w:val="clear" w:color="auto" w:fill="auto"/>
                <w:noWrap/>
                <w:hideMark/>
              </w:tcPr>
            </w:tcPrChange>
          </w:tcPr>
          <w:p w14:paraId="5F3AC1B4" w14:textId="77777777" w:rsidR="00E8712C" w:rsidRPr="00E8712C" w:rsidRDefault="00E8712C" w:rsidP="00903190">
            <w:pPr>
              <w:spacing w:after="0" w:line="240" w:lineRule="auto"/>
              <w:rPr>
                <w:ins w:id="920" w:author="Joseph Stinziano" w:date="2020-07-06T10:11:00Z"/>
                <w:rFonts w:ascii="Calibri" w:eastAsia="Times New Roman" w:hAnsi="Calibri" w:cs="Calibri"/>
                <w:color w:val="000000"/>
                <w:rPrChange w:id="921" w:author="Joseph Stinziano" w:date="2020-07-06T10:12:00Z">
                  <w:rPr>
                    <w:ins w:id="922" w:author="Joseph Stinziano" w:date="2020-07-06T10:11:00Z"/>
                    <w:rFonts w:ascii="Calibri" w:eastAsia="Times New Roman" w:hAnsi="Calibri" w:cs="Calibri"/>
                    <w:color w:val="000000"/>
                    <w:sz w:val="24"/>
                    <w:szCs w:val="24"/>
                  </w:rPr>
                </w:rPrChange>
              </w:rPr>
            </w:pPr>
            <w:ins w:id="923" w:author="Joseph Stinziano" w:date="2020-07-06T10:11:00Z">
              <w:r w:rsidRPr="00E8712C">
                <w:rPr>
                  <w:rFonts w:ascii="Calibri" w:eastAsia="Times New Roman" w:hAnsi="Calibri" w:cs="Calibri"/>
                  <w:color w:val="000000"/>
                  <w:rPrChange w:id="924" w:author="Joseph Stinziano" w:date="2020-07-06T10:12:00Z">
                    <w:rPr>
                      <w:rFonts w:ascii="Calibri" w:eastAsia="Times New Roman" w:hAnsi="Calibri" w:cs="Calibri"/>
                      <w:color w:val="000000"/>
                      <w:sz w:val="24"/>
                      <w:szCs w:val="24"/>
                    </w:rPr>
                  </w:rPrChange>
                </w:rPr>
                <w:t>LM4</w:t>
              </w:r>
            </w:ins>
          </w:p>
        </w:tc>
        <w:tc>
          <w:tcPr>
            <w:tcW w:w="1134" w:type="dxa"/>
            <w:tcBorders>
              <w:top w:val="nil"/>
              <w:left w:val="nil"/>
              <w:bottom w:val="nil"/>
              <w:right w:val="nil"/>
            </w:tcBorders>
            <w:shd w:val="clear" w:color="auto" w:fill="auto"/>
            <w:noWrap/>
            <w:hideMark/>
            <w:tcPrChange w:id="925" w:author="Joseph Stinziano" w:date="2020-07-06T10:12:00Z">
              <w:tcPr>
                <w:tcW w:w="1134" w:type="dxa"/>
                <w:tcBorders>
                  <w:top w:val="nil"/>
                  <w:left w:val="nil"/>
                  <w:bottom w:val="nil"/>
                  <w:right w:val="nil"/>
                </w:tcBorders>
                <w:shd w:val="clear" w:color="auto" w:fill="auto"/>
                <w:noWrap/>
                <w:hideMark/>
              </w:tcPr>
            </w:tcPrChange>
          </w:tcPr>
          <w:p w14:paraId="6C2608A7" w14:textId="77777777" w:rsidR="00E8712C" w:rsidRPr="00E8712C" w:rsidRDefault="00E8712C" w:rsidP="00903190">
            <w:pPr>
              <w:spacing w:after="0" w:line="240" w:lineRule="auto"/>
              <w:rPr>
                <w:ins w:id="926" w:author="Joseph Stinziano" w:date="2020-07-06T10:11:00Z"/>
                <w:rFonts w:ascii="Calibri" w:eastAsia="Times New Roman" w:hAnsi="Calibri" w:cs="Calibri"/>
                <w:color w:val="000000"/>
                <w:rPrChange w:id="927" w:author="Joseph Stinziano" w:date="2020-07-06T10:12:00Z">
                  <w:rPr>
                    <w:ins w:id="928" w:author="Joseph Stinziano" w:date="2020-07-06T10:11:00Z"/>
                    <w:rFonts w:ascii="Calibri" w:eastAsia="Times New Roman" w:hAnsi="Calibri" w:cs="Calibri"/>
                    <w:color w:val="000000"/>
                    <w:sz w:val="24"/>
                    <w:szCs w:val="24"/>
                  </w:rPr>
                </w:rPrChange>
              </w:rPr>
            </w:pPr>
            <w:ins w:id="929" w:author="Joseph Stinziano" w:date="2020-07-06T10:11:00Z">
              <w:r w:rsidRPr="00E8712C">
                <w:rPr>
                  <w:rFonts w:ascii="Calibri" w:eastAsia="Times New Roman" w:hAnsi="Calibri" w:cs="Calibri"/>
                  <w:color w:val="000000"/>
                  <w:rPrChange w:id="930" w:author="Joseph Stinziano" w:date="2020-07-06T10:12:00Z">
                    <w:rPr>
                      <w:rFonts w:ascii="Calibri" w:eastAsia="Times New Roman" w:hAnsi="Calibri" w:cs="Calibri"/>
                      <w:color w:val="000000"/>
                      <w:sz w:val="24"/>
                      <w:szCs w:val="24"/>
                    </w:rPr>
                  </w:rPrChange>
                </w:rPr>
                <w:t>2</w:t>
              </w:r>
            </w:ins>
          </w:p>
        </w:tc>
        <w:tc>
          <w:tcPr>
            <w:tcW w:w="1019" w:type="dxa"/>
            <w:tcBorders>
              <w:top w:val="nil"/>
              <w:left w:val="nil"/>
              <w:bottom w:val="nil"/>
              <w:right w:val="nil"/>
            </w:tcBorders>
            <w:shd w:val="clear" w:color="auto" w:fill="auto"/>
            <w:noWrap/>
            <w:hideMark/>
            <w:tcPrChange w:id="931" w:author="Joseph Stinziano" w:date="2020-07-06T10:12:00Z">
              <w:tcPr>
                <w:tcW w:w="953" w:type="dxa"/>
                <w:tcBorders>
                  <w:top w:val="nil"/>
                  <w:left w:val="nil"/>
                  <w:bottom w:val="nil"/>
                  <w:right w:val="nil"/>
                </w:tcBorders>
                <w:shd w:val="clear" w:color="auto" w:fill="auto"/>
                <w:noWrap/>
                <w:hideMark/>
              </w:tcPr>
            </w:tcPrChange>
          </w:tcPr>
          <w:p w14:paraId="0A26EEF3" w14:textId="77777777" w:rsidR="00E8712C" w:rsidRPr="00E8712C" w:rsidRDefault="00E8712C" w:rsidP="00903190">
            <w:pPr>
              <w:spacing w:after="0" w:line="240" w:lineRule="auto"/>
              <w:rPr>
                <w:ins w:id="932" w:author="Joseph Stinziano" w:date="2020-07-06T10:11:00Z"/>
                <w:rFonts w:ascii="Calibri" w:eastAsia="Times New Roman" w:hAnsi="Calibri" w:cs="Calibri"/>
                <w:color w:val="000000"/>
                <w:rPrChange w:id="933" w:author="Joseph Stinziano" w:date="2020-07-06T10:12:00Z">
                  <w:rPr>
                    <w:ins w:id="934" w:author="Joseph Stinziano" w:date="2020-07-06T10:11:00Z"/>
                    <w:rFonts w:ascii="Calibri" w:eastAsia="Times New Roman" w:hAnsi="Calibri" w:cs="Calibri"/>
                    <w:color w:val="000000"/>
                    <w:sz w:val="24"/>
                    <w:szCs w:val="24"/>
                  </w:rPr>
                </w:rPrChange>
              </w:rPr>
            </w:pPr>
            <w:ins w:id="935" w:author="Joseph Stinziano" w:date="2020-07-06T10:11:00Z">
              <w:r w:rsidRPr="00E8712C">
                <w:rPr>
                  <w:rFonts w:ascii="Calibri" w:eastAsia="Times New Roman" w:hAnsi="Calibri" w:cs="Calibri"/>
                  <w:color w:val="000000"/>
                  <w:rPrChange w:id="936" w:author="Joseph Stinziano" w:date="2020-07-06T10:12:00Z">
                    <w:rPr>
                      <w:rFonts w:ascii="Calibri" w:eastAsia="Times New Roman" w:hAnsi="Calibri" w:cs="Calibri"/>
                      <w:color w:val="000000"/>
                      <w:sz w:val="24"/>
                      <w:szCs w:val="24"/>
                    </w:rPr>
                  </w:rPrChange>
                </w:rPr>
                <w:t>No</w:t>
              </w:r>
            </w:ins>
          </w:p>
        </w:tc>
        <w:tc>
          <w:tcPr>
            <w:tcW w:w="4045" w:type="dxa"/>
            <w:tcBorders>
              <w:top w:val="nil"/>
              <w:left w:val="nil"/>
              <w:bottom w:val="nil"/>
              <w:right w:val="nil"/>
            </w:tcBorders>
            <w:shd w:val="clear" w:color="auto" w:fill="auto"/>
            <w:noWrap/>
            <w:hideMark/>
            <w:tcPrChange w:id="937" w:author="Joseph Stinziano" w:date="2020-07-06T10:12:00Z">
              <w:tcPr>
                <w:tcW w:w="3827" w:type="dxa"/>
                <w:tcBorders>
                  <w:top w:val="nil"/>
                  <w:left w:val="nil"/>
                  <w:bottom w:val="nil"/>
                  <w:right w:val="nil"/>
                </w:tcBorders>
                <w:shd w:val="clear" w:color="auto" w:fill="auto"/>
                <w:noWrap/>
                <w:hideMark/>
              </w:tcPr>
            </w:tcPrChange>
          </w:tcPr>
          <w:p w14:paraId="12A9928F" w14:textId="77777777" w:rsidR="00E8712C" w:rsidRPr="00E8712C" w:rsidRDefault="00E8712C" w:rsidP="00903190">
            <w:pPr>
              <w:spacing w:after="0" w:line="240" w:lineRule="auto"/>
              <w:rPr>
                <w:ins w:id="938" w:author="Joseph Stinziano" w:date="2020-07-06T10:11:00Z"/>
                <w:rFonts w:ascii="Calibri" w:eastAsia="Times New Roman" w:hAnsi="Calibri" w:cs="Calibri"/>
                <w:color w:val="000000"/>
                <w:rPrChange w:id="939" w:author="Joseph Stinziano" w:date="2020-07-06T10:12:00Z">
                  <w:rPr>
                    <w:ins w:id="940" w:author="Joseph Stinziano" w:date="2020-07-06T10:11:00Z"/>
                    <w:rFonts w:ascii="Calibri" w:eastAsia="Times New Roman" w:hAnsi="Calibri" w:cs="Calibri"/>
                    <w:color w:val="000000"/>
                    <w:sz w:val="24"/>
                    <w:szCs w:val="24"/>
                  </w:rPr>
                </w:rPrChange>
              </w:rPr>
            </w:pPr>
            <w:ins w:id="941" w:author="Joseph Stinziano" w:date="2020-07-06T10:11:00Z">
              <w:r w:rsidRPr="00E8712C">
                <w:rPr>
                  <w:rFonts w:ascii="Calibri" w:eastAsia="Times New Roman" w:hAnsi="Calibri" w:cs="Calibri"/>
                  <w:color w:val="000000"/>
                  <w:rPrChange w:id="942" w:author="Joseph Stinziano" w:date="2020-07-06T10:12:00Z">
                    <w:rPr>
                      <w:rFonts w:ascii="Calibri" w:eastAsia="Times New Roman" w:hAnsi="Calibri" w:cs="Calibri"/>
                      <w:color w:val="000000"/>
                      <w:sz w:val="24"/>
                      <w:szCs w:val="24"/>
                    </w:rPr>
                  </w:rPrChange>
                </w:rPr>
                <w:t>GFDL-CM4, GFDL-ESM4</w:t>
              </w:r>
            </w:ins>
          </w:p>
        </w:tc>
        <w:tc>
          <w:tcPr>
            <w:tcW w:w="2835" w:type="dxa"/>
            <w:tcBorders>
              <w:top w:val="nil"/>
              <w:left w:val="nil"/>
              <w:bottom w:val="nil"/>
              <w:right w:val="nil"/>
            </w:tcBorders>
            <w:shd w:val="clear" w:color="auto" w:fill="auto"/>
            <w:noWrap/>
            <w:hideMark/>
            <w:tcPrChange w:id="943" w:author="Joseph Stinziano" w:date="2020-07-06T10:12:00Z">
              <w:tcPr>
                <w:tcW w:w="2835" w:type="dxa"/>
                <w:tcBorders>
                  <w:top w:val="nil"/>
                  <w:left w:val="nil"/>
                  <w:bottom w:val="nil"/>
                  <w:right w:val="nil"/>
                </w:tcBorders>
                <w:shd w:val="clear" w:color="auto" w:fill="auto"/>
                <w:noWrap/>
                <w:hideMark/>
              </w:tcPr>
            </w:tcPrChange>
          </w:tcPr>
          <w:p w14:paraId="0E6826DC" w14:textId="77777777" w:rsidR="00E8712C" w:rsidRPr="00E8712C" w:rsidRDefault="00E8712C" w:rsidP="00903190">
            <w:pPr>
              <w:spacing w:after="0" w:line="240" w:lineRule="auto"/>
              <w:rPr>
                <w:ins w:id="944" w:author="Joseph Stinziano" w:date="2020-07-06T10:11:00Z"/>
                <w:rFonts w:ascii="Calibri" w:eastAsia="Times New Roman" w:hAnsi="Calibri" w:cs="Calibri"/>
                <w:color w:val="000000"/>
                <w:rPrChange w:id="945" w:author="Joseph Stinziano" w:date="2020-07-06T10:12:00Z">
                  <w:rPr>
                    <w:ins w:id="946" w:author="Joseph Stinziano" w:date="2020-07-06T10:11:00Z"/>
                    <w:rFonts w:ascii="Calibri" w:eastAsia="Times New Roman" w:hAnsi="Calibri" w:cs="Calibri"/>
                    <w:color w:val="000000"/>
                    <w:sz w:val="24"/>
                    <w:szCs w:val="24"/>
                  </w:rPr>
                </w:rPrChange>
              </w:rPr>
            </w:pPr>
            <w:ins w:id="947" w:author="Joseph Stinziano" w:date="2020-07-06T10:11:00Z">
              <w:r w:rsidRPr="00E8712C">
                <w:rPr>
                  <w:rFonts w:ascii="Calibri" w:eastAsia="Times New Roman" w:hAnsi="Calibri" w:cs="Calibri"/>
                  <w:color w:val="000000"/>
                  <w:rPrChange w:id="948" w:author="Joseph Stinziano" w:date="2020-07-06T10:12:00Z">
                    <w:rPr>
                      <w:rFonts w:ascii="Calibri" w:eastAsia="Times New Roman" w:hAnsi="Calibri" w:cs="Calibri"/>
                      <w:color w:val="000000"/>
                      <w:sz w:val="24"/>
                      <w:szCs w:val="24"/>
                    </w:rPr>
                  </w:rPrChange>
                </w:rPr>
                <w:t>Milly et al., 2014</w:t>
              </w:r>
            </w:ins>
          </w:p>
        </w:tc>
      </w:tr>
      <w:tr w:rsidR="00E8712C" w:rsidRPr="00E8712C" w14:paraId="03171BEA" w14:textId="77777777" w:rsidTr="00E8712C">
        <w:trPr>
          <w:trHeight w:val="288"/>
          <w:ins w:id="949" w:author="Joseph Stinziano" w:date="2020-07-06T10:11:00Z"/>
          <w:trPrChange w:id="950" w:author="Joseph Stinziano" w:date="2020-07-06T10:12:00Z">
            <w:trPr>
              <w:trHeight w:val="288"/>
            </w:trPr>
          </w:trPrChange>
        </w:trPr>
        <w:tc>
          <w:tcPr>
            <w:tcW w:w="3261" w:type="dxa"/>
            <w:tcBorders>
              <w:top w:val="nil"/>
              <w:left w:val="nil"/>
              <w:bottom w:val="nil"/>
              <w:right w:val="nil"/>
            </w:tcBorders>
            <w:shd w:val="clear" w:color="auto" w:fill="auto"/>
            <w:noWrap/>
            <w:hideMark/>
            <w:tcPrChange w:id="951" w:author="Joseph Stinziano" w:date="2020-07-06T10:12:00Z">
              <w:tcPr>
                <w:tcW w:w="3261" w:type="dxa"/>
                <w:tcBorders>
                  <w:top w:val="nil"/>
                  <w:left w:val="nil"/>
                  <w:bottom w:val="nil"/>
                  <w:right w:val="nil"/>
                </w:tcBorders>
                <w:shd w:val="clear" w:color="auto" w:fill="auto"/>
                <w:noWrap/>
                <w:hideMark/>
              </w:tcPr>
            </w:tcPrChange>
          </w:tcPr>
          <w:p w14:paraId="4E39E320" w14:textId="77777777" w:rsidR="00E8712C" w:rsidRPr="00E8712C" w:rsidRDefault="00E8712C" w:rsidP="00903190">
            <w:pPr>
              <w:spacing w:after="0" w:line="240" w:lineRule="auto"/>
              <w:rPr>
                <w:ins w:id="952" w:author="Joseph Stinziano" w:date="2020-07-06T10:11:00Z"/>
                <w:rFonts w:ascii="Calibri" w:eastAsia="Times New Roman" w:hAnsi="Calibri" w:cs="Calibri"/>
                <w:color w:val="000000"/>
                <w:rPrChange w:id="953" w:author="Joseph Stinziano" w:date="2020-07-06T10:12:00Z">
                  <w:rPr>
                    <w:ins w:id="954" w:author="Joseph Stinziano" w:date="2020-07-06T10:11:00Z"/>
                    <w:rFonts w:ascii="Calibri" w:eastAsia="Times New Roman" w:hAnsi="Calibri" w:cs="Calibri"/>
                    <w:color w:val="000000"/>
                    <w:sz w:val="24"/>
                    <w:szCs w:val="24"/>
                  </w:rPr>
                </w:rPrChange>
              </w:rPr>
            </w:pPr>
            <w:ins w:id="955" w:author="Joseph Stinziano" w:date="2020-07-06T10:11:00Z">
              <w:r w:rsidRPr="00E8712C">
                <w:rPr>
                  <w:rFonts w:ascii="Calibri" w:eastAsia="Times New Roman" w:hAnsi="Calibri" w:cs="Calibri"/>
                  <w:color w:val="000000"/>
                  <w:rPrChange w:id="956" w:author="Joseph Stinziano" w:date="2020-07-06T10:12:00Z">
                    <w:rPr>
                      <w:rFonts w:ascii="Calibri" w:eastAsia="Times New Roman" w:hAnsi="Calibri" w:cs="Calibri"/>
                      <w:color w:val="000000"/>
                      <w:sz w:val="24"/>
                      <w:szCs w:val="24"/>
                    </w:rPr>
                  </w:rPrChange>
                </w:rPr>
                <w:t>Lund-Potsdam-Jena Model</w:t>
              </w:r>
            </w:ins>
          </w:p>
        </w:tc>
        <w:tc>
          <w:tcPr>
            <w:tcW w:w="1173" w:type="dxa"/>
            <w:tcBorders>
              <w:top w:val="nil"/>
              <w:left w:val="nil"/>
              <w:bottom w:val="nil"/>
              <w:right w:val="nil"/>
            </w:tcBorders>
            <w:shd w:val="clear" w:color="auto" w:fill="auto"/>
            <w:noWrap/>
            <w:hideMark/>
            <w:tcPrChange w:id="957" w:author="Joseph Stinziano" w:date="2020-07-06T10:12:00Z">
              <w:tcPr>
                <w:tcW w:w="1173" w:type="dxa"/>
                <w:tcBorders>
                  <w:top w:val="nil"/>
                  <w:left w:val="nil"/>
                  <w:bottom w:val="nil"/>
                  <w:right w:val="nil"/>
                </w:tcBorders>
                <w:shd w:val="clear" w:color="auto" w:fill="auto"/>
                <w:noWrap/>
                <w:hideMark/>
              </w:tcPr>
            </w:tcPrChange>
          </w:tcPr>
          <w:p w14:paraId="1DCB205D" w14:textId="77777777" w:rsidR="00E8712C" w:rsidRPr="00E8712C" w:rsidRDefault="00E8712C" w:rsidP="00903190">
            <w:pPr>
              <w:spacing w:after="0" w:line="240" w:lineRule="auto"/>
              <w:rPr>
                <w:ins w:id="958" w:author="Joseph Stinziano" w:date="2020-07-06T10:11:00Z"/>
                <w:rFonts w:ascii="Calibri" w:eastAsia="Times New Roman" w:hAnsi="Calibri" w:cs="Calibri"/>
                <w:color w:val="000000"/>
                <w:rPrChange w:id="959" w:author="Joseph Stinziano" w:date="2020-07-06T10:12:00Z">
                  <w:rPr>
                    <w:ins w:id="960" w:author="Joseph Stinziano" w:date="2020-07-06T10:11:00Z"/>
                    <w:rFonts w:ascii="Calibri" w:eastAsia="Times New Roman" w:hAnsi="Calibri" w:cs="Calibri"/>
                    <w:color w:val="000000"/>
                    <w:sz w:val="24"/>
                    <w:szCs w:val="24"/>
                  </w:rPr>
                </w:rPrChange>
              </w:rPr>
            </w:pPr>
            <w:ins w:id="961" w:author="Joseph Stinziano" w:date="2020-07-06T10:11:00Z">
              <w:r w:rsidRPr="00E8712C">
                <w:rPr>
                  <w:rFonts w:ascii="Calibri" w:eastAsia="Times New Roman" w:hAnsi="Calibri" w:cs="Calibri"/>
                  <w:color w:val="000000"/>
                  <w:rPrChange w:id="962" w:author="Joseph Stinziano" w:date="2020-07-06T10:12:00Z">
                    <w:rPr>
                      <w:rFonts w:ascii="Calibri" w:eastAsia="Times New Roman" w:hAnsi="Calibri" w:cs="Calibri"/>
                      <w:color w:val="000000"/>
                      <w:sz w:val="24"/>
                      <w:szCs w:val="24"/>
                    </w:rPr>
                  </w:rPrChange>
                </w:rPr>
                <w:t>LPJ</w:t>
              </w:r>
            </w:ins>
          </w:p>
        </w:tc>
        <w:tc>
          <w:tcPr>
            <w:tcW w:w="1134" w:type="dxa"/>
            <w:tcBorders>
              <w:top w:val="nil"/>
              <w:left w:val="nil"/>
              <w:bottom w:val="nil"/>
              <w:right w:val="nil"/>
            </w:tcBorders>
            <w:shd w:val="clear" w:color="auto" w:fill="auto"/>
            <w:noWrap/>
            <w:hideMark/>
            <w:tcPrChange w:id="963" w:author="Joseph Stinziano" w:date="2020-07-06T10:12:00Z">
              <w:tcPr>
                <w:tcW w:w="1134" w:type="dxa"/>
                <w:tcBorders>
                  <w:top w:val="nil"/>
                  <w:left w:val="nil"/>
                  <w:bottom w:val="nil"/>
                  <w:right w:val="nil"/>
                </w:tcBorders>
                <w:shd w:val="clear" w:color="auto" w:fill="auto"/>
                <w:noWrap/>
                <w:hideMark/>
              </w:tcPr>
            </w:tcPrChange>
          </w:tcPr>
          <w:p w14:paraId="14A54C2E" w14:textId="77777777" w:rsidR="00E8712C" w:rsidRPr="00E8712C" w:rsidRDefault="00E8712C" w:rsidP="00903190">
            <w:pPr>
              <w:spacing w:after="0" w:line="240" w:lineRule="auto"/>
              <w:rPr>
                <w:ins w:id="964" w:author="Joseph Stinziano" w:date="2020-07-06T10:11:00Z"/>
                <w:rFonts w:ascii="Calibri" w:eastAsia="Times New Roman" w:hAnsi="Calibri" w:cs="Calibri"/>
                <w:color w:val="000000"/>
                <w:rPrChange w:id="965" w:author="Joseph Stinziano" w:date="2020-07-06T10:12:00Z">
                  <w:rPr>
                    <w:ins w:id="966" w:author="Joseph Stinziano" w:date="2020-07-06T10:11:00Z"/>
                    <w:rFonts w:ascii="Calibri" w:eastAsia="Times New Roman" w:hAnsi="Calibri" w:cs="Calibri"/>
                    <w:color w:val="000000"/>
                    <w:sz w:val="24"/>
                    <w:szCs w:val="24"/>
                  </w:rPr>
                </w:rPrChange>
              </w:rPr>
            </w:pPr>
            <w:ins w:id="967" w:author="Joseph Stinziano" w:date="2020-07-06T10:11:00Z">
              <w:r w:rsidRPr="00E8712C">
                <w:rPr>
                  <w:rFonts w:ascii="Calibri" w:eastAsia="Times New Roman" w:hAnsi="Calibri" w:cs="Calibri"/>
                  <w:color w:val="000000"/>
                  <w:rPrChange w:id="968" w:author="Joseph Stinziano" w:date="2020-07-06T10:12:00Z">
                    <w:rPr>
                      <w:rFonts w:ascii="Calibri" w:eastAsia="Times New Roman" w:hAnsi="Calibri" w:cs="Calibri"/>
                      <w:color w:val="000000"/>
                      <w:sz w:val="24"/>
                      <w:szCs w:val="24"/>
                    </w:rPr>
                  </w:rPrChange>
                </w:rPr>
                <w:t>3</w:t>
              </w:r>
            </w:ins>
          </w:p>
        </w:tc>
        <w:tc>
          <w:tcPr>
            <w:tcW w:w="1019" w:type="dxa"/>
            <w:tcBorders>
              <w:top w:val="nil"/>
              <w:left w:val="nil"/>
              <w:bottom w:val="nil"/>
              <w:right w:val="nil"/>
            </w:tcBorders>
            <w:shd w:val="clear" w:color="auto" w:fill="auto"/>
            <w:noWrap/>
            <w:hideMark/>
            <w:tcPrChange w:id="969" w:author="Joseph Stinziano" w:date="2020-07-06T10:12:00Z">
              <w:tcPr>
                <w:tcW w:w="953" w:type="dxa"/>
                <w:tcBorders>
                  <w:top w:val="nil"/>
                  <w:left w:val="nil"/>
                  <w:bottom w:val="nil"/>
                  <w:right w:val="nil"/>
                </w:tcBorders>
                <w:shd w:val="clear" w:color="auto" w:fill="auto"/>
                <w:noWrap/>
                <w:hideMark/>
              </w:tcPr>
            </w:tcPrChange>
          </w:tcPr>
          <w:p w14:paraId="246843A0" w14:textId="77777777" w:rsidR="00E8712C" w:rsidRPr="00E8712C" w:rsidRDefault="00E8712C" w:rsidP="00903190">
            <w:pPr>
              <w:spacing w:after="0" w:line="240" w:lineRule="auto"/>
              <w:rPr>
                <w:ins w:id="970" w:author="Joseph Stinziano" w:date="2020-07-06T10:11:00Z"/>
                <w:rFonts w:ascii="Calibri" w:eastAsia="Times New Roman" w:hAnsi="Calibri" w:cs="Calibri"/>
                <w:color w:val="000000"/>
                <w:rPrChange w:id="971" w:author="Joseph Stinziano" w:date="2020-07-06T10:12:00Z">
                  <w:rPr>
                    <w:ins w:id="972" w:author="Joseph Stinziano" w:date="2020-07-06T10:11:00Z"/>
                    <w:rFonts w:ascii="Calibri" w:eastAsia="Times New Roman" w:hAnsi="Calibri" w:cs="Calibri"/>
                    <w:color w:val="000000"/>
                    <w:sz w:val="24"/>
                    <w:szCs w:val="24"/>
                  </w:rPr>
                </w:rPrChange>
              </w:rPr>
            </w:pPr>
            <w:ins w:id="973" w:author="Joseph Stinziano" w:date="2020-07-06T10:11:00Z">
              <w:r w:rsidRPr="00E8712C">
                <w:rPr>
                  <w:rFonts w:ascii="Calibri" w:eastAsia="Times New Roman" w:hAnsi="Calibri" w:cs="Calibri"/>
                  <w:color w:val="000000"/>
                  <w:rPrChange w:id="974" w:author="Joseph Stinziano" w:date="2020-07-06T10:12:00Z">
                    <w:rPr>
                      <w:rFonts w:ascii="Calibri" w:eastAsia="Times New Roman" w:hAnsi="Calibri" w:cs="Calibri"/>
                      <w:color w:val="000000"/>
                      <w:sz w:val="24"/>
                      <w:szCs w:val="24"/>
                    </w:rPr>
                  </w:rPrChange>
                </w:rPr>
                <w:t>No</w:t>
              </w:r>
            </w:ins>
          </w:p>
        </w:tc>
        <w:tc>
          <w:tcPr>
            <w:tcW w:w="4045" w:type="dxa"/>
            <w:tcBorders>
              <w:top w:val="nil"/>
              <w:left w:val="nil"/>
              <w:bottom w:val="nil"/>
              <w:right w:val="nil"/>
            </w:tcBorders>
            <w:shd w:val="clear" w:color="auto" w:fill="auto"/>
            <w:noWrap/>
            <w:hideMark/>
            <w:tcPrChange w:id="975" w:author="Joseph Stinziano" w:date="2020-07-06T10:12:00Z">
              <w:tcPr>
                <w:tcW w:w="3827" w:type="dxa"/>
                <w:tcBorders>
                  <w:top w:val="nil"/>
                  <w:left w:val="nil"/>
                  <w:bottom w:val="nil"/>
                  <w:right w:val="nil"/>
                </w:tcBorders>
                <w:shd w:val="clear" w:color="auto" w:fill="auto"/>
                <w:noWrap/>
                <w:hideMark/>
              </w:tcPr>
            </w:tcPrChange>
          </w:tcPr>
          <w:p w14:paraId="4EF70C78" w14:textId="77777777" w:rsidR="00E8712C" w:rsidRPr="00E8712C" w:rsidRDefault="00E8712C" w:rsidP="00903190">
            <w:pPr>
              <w:spacing w:after="0" w:line="240" w:lineRule="auto"/>
              <w:rPr>
                <w:ins w:id="976" w:author="Joseph Stinziano" w:date="2020-07-06T10:11:00Z"/>
                <w:rFonts w:ascii="Calibri" w:eastAsia="Times New Roman" w:hAnsi="Calibri" w:cs="Calibri"/>
                <w:color w:val="000000"/>
                <w:rPrChange w:id="977" w:author="Joseph Stinziano" w:date="2020-07-06T10:12:00Z">
                  <w:rPr>
                    <w:ins w:id="978" w:author="Joseph Stinziano" w:date="2020-07-06T10:11:00Z"/>
                    <w:rFonts w:ascii="Calibri" w:eastAsia="Times New Roman" w:hAnsi="Calibri" w:cs="Calibri"/>
                    <w:color w:val="000000"/>
                    <w:sz w:val="24"/>
                    <w:szCs w:val="24"/>
                  </w:rPr>
                </w:rPrChange>
              </w:rPr>
            </w:pPr>
            <w:ins w:id="979" w:author="Joseph Stinziano" w:date="2020-07-06T10:11:00Z">
              <w:r w:rsidRPr="00E8712C">
                <w:rPr>
                  <w:rFonts w:ascii="Calibri" w:eastAsia="Times New Roman" w:hAnsi="Calibri" w:cs="Calibri"/>
                  <w:color w:val="000000"/>
                  <w:rPrChange w:id="980" w:author="Joseph Stinziano" w:date="2020-07-06T10:12:00Z">
                    <w:rPr>
                      <w:rFonts w:ascii="Calibri" w:eastAsia="Times New Roman" w:hAnsi="Calibri" w:cs="Calibri"/>
                      <w:color w:val="000000"/>
                      <w:sz w:val="24"/>
                      <w:szCs w:val="24"/>
                    </w:rPr>
                  </w:rPrChange>
                </w:rPr>
                <w:t>EC-Earth3, EC-Earth3-Veg,</w:t>
              </w:r>
            </w:ins>
          </w:p>
          <w:p w14:paraId="76A62C09" w14:textId="77777777" w:rsidR="00E8712C" w:rsidRPr="00E8712C" w:rsidRDefault="00E8712C" w:rsidP="00903190">
            <w:pPr>
              <w:spacing w:after="0" w:line="240" w:lineRule="auto"/>
              <w:rPr>
                <w:ins w:id="981" w:author="Joseph Stinziano" w:date="2020-07-06T10:11:00Z"/>
                <w:rFonts w:ascii="Calibri" w:eastAsia="Times New Roman" w:hAnsi="Calibri" w:cs="Calibri"/>
                <w:color w:val="000000"/>
                <w:rPrChange w:id="982" w:author="Joseph Stinziano" w:date="2020-07-06T10:12:00Z">
                  <w:rPr>
                    <w:ins w:id="983" w:author="Joseph Stinziano" w:date="2020-07-06T10:11:00Z"/>
                    <w:rFonts w:ascii="Calibri" w:eastAsia="Times New Roman" w:hAnsi="Calibri" w:cs="Calibri"/>
                    <w:color w:val="000000"/>
                    <w:sz w:val="24"/>
                    <w:szCs w:val="24"/>
                  </w:rPr>
                </w:rPrChange>
              </w:rPr>
            </w:pPr>
            <w:ins w:id="984" w:author="Joseph Stinziano" w:date="2020-07-06T10:11:00Z">
              <w:r w:rsidRPr="00E8712C">
                <w:rPr>
                  <w:rFonts w:ascii="Calibri" w:eastAsia="Times New Roman" w:hAnsi="Calibri" w:cs="Calibri"/>
                  <w:color w:val="000000"/>
                  <w:rPrChange w:id="985" w:author="Joseph Stinziano" w:date="2020-07-06T10:12:00Z">
                    <w:rPr>
                      <w:rFonts w:ascii="Calibri" w:eastAsia="Times New Roman" w:hAnsi="Calibri" w:cs="Calibri"/>
                      <w:color w:val="000000"/>
                      <w:sz w:val="24"/>
                      <w:szCs w:val="24"/>
                    </w:rPr>
                  </w:rPrChange>
                </w:rPr>
                <w:t>IPSL-CM6A-LR</w:t>
              </w:r>
            </w:ins>
          </w:p>
        </w:tc>
        <w:tc>
          <w:tcPr>
            <w:tcW w:w="2835" w:type="dxa"/>
            <w:tcBorders>
              <w:top w:val="nil"/>
              <w:left w:val="nil"/>
              <w:bottom w:val="nil"/>
              <w:right w:val="nil"/>
            </w:tcBorders>
            <w:shd w:val="clear" w:color="auto" w:fill="auto"/>
            <w:noWrap/>
            <w:hideMark/>
            <w:tcPrChange w:id="986" w:author="Joseph Stinziano" w:date="2020-07-06T10:12:00Z">
              <w:tcPr>
                <w:tcW w:w="2835" w:type="dxa"/>
                <w:tcBorders>
                  <w:top w:val="nil"/>
                  <w:left w:val="nil"/>
                  <w:bottom w:val="nil"/>
                  <w:right w:val="nil"/>
                </w:tcBorders>
                <w:shd w:val="clear" w:color="auto" w:fill="auto"/>
                <w:noWrap/>
                <w:hideMark/>
              </w:tcPr>
            </w:tcPrChange>
          </w:tcPr>
          <w:p w14:paraId="5FF44A4E" w14:textId="77777777" w:rsidR="00E8712C" w:rsidRPr="00E8712C" w:rsidRDefault="00E8712C" w:rsidP="00903190">
            <w:pPr>
              <w:spacing w:after="0" w:line="240" w:lineRule="auto"/>
              <w:rPr>
                <w:ins w:id="987" w:author="Joseph Stinziano" w:date="2020-07-06T10:11:00Z"/>
                <w:rFonts w:ascii="Calibri" w:eastAsia="Times New Roman" w:hAnsi="Calibri" w:cs="Calibri"/>
                <w:color w:val="000000"/>
                <w:rPrChange w:id="988" w:author="Joseph Stinziano" w:date="2020-07-06T10:12:00Z">
                  <w:rPr>
                    <w:ins w:id="989" w:author="Joseph Stinziano" w:date="2020-07-06T10:11:00Z"/>
                    <w:rFonts w:ascii="Calibri" w:eastAsia="Times New Roman" w:hAnsi="Calibri" w:cs="Calibri"/>
                    <w:color w:val="000000"/>
                    <w:sz w:val="24"/>
                    <w:szCs w:val="24"/>
                  </w:rPr>
                </w:rPrChange>
              </w:rPr>
            </w:pPr>
            <w:proofErr w:type="spellStart"/>
            <w:ins w:id="990" w:author="Joseph Stinziano" w:date="2020-07-06T10:11:00Z">
              <w:r w:rsidRPr="00E8712C">
                <w:rPr>
                  <w:rFonts w:ascii="Calibri" w:eastAsia="Times New Roman" w:hAnsi="Calibri" w:cs="Calibri"/>
                  <w:color w:val="000000"/>
                  <w:rPrChange w:id="991" w:author="Joseph Stinziano" w:date="2020-07-06T10:12:00Z">
                    <w:rPr>
                      <w:rFonts w:ascii="Calibri" w:eastAsia="Times New Roman" w:hAnsi="Calibri" w:cs="Calibri"/>
                      <w:color w:val="000000"/>
                      <w:sz w:val="24"/>
                      <w:szCs w:val="24"/>
                    </w:rPr>
                  </w:rPrChange>
                </w:rPr>
                <w:t>Sitch</w:t>
              </w:r>
              <w:proofErr w:type="spellEnd"/>
              <w:r w:rsidRPr="00E8712C">
                <w:rPr>
                  <w:rFonts w:ascii="Calibri" w:eastAsia="Times New Roman" w:hAnsi="Calibri" w:cs="Calibri"/>
                  <w:color w:val="000000"/>
                  <w:rPrChange w:id="992" w:author="Joseph Stinziano" w:date="2020-07-06T10:12:00Z">
                    <w:rPr>
                      <w:rFonts w:ascii="Calibri" w:eastAsia="Times New Roman" w:hAnsi="Calibri" w:cs="Calibri"/>
                      <w:color w:val="000000"/>
                      <w:sz w:val="24"/>
                      <w:szCs w:val="24"/>
                    </w:rPr>
                  </w:rPrChange>
                </w:rPr>
                <w:t xml:space="preserve"> et al., 2003;</w:t>
              </w:r>
            </w:ins>
          </w:p>
          <w:p w14:paraId="39D3880D" w14:textId="77777777" w:rsidR="00E8712C" w:rsidRPr="00E8712C" w:rsidRDefault="00E8712C" w:rsidP="00903190">
            <w:pPr>
              <w:spacing w:after="0" w:line="240" w:lineRule="auto"/>
              <w:rPr>
                <w:ins w:id="993" w:author="Joseph Stinziano" w:date="2020-07-06T10:11:00Z"/>
                <w:rFonts w:ascii="Calibri" w:eastAsia="Times New Roman" w:hAnsi="Calibri" w:cs="Calibri"/>
                <w:color w:val="000000"/>
                <w:rPrChange w:id="994" w:author="Joseph Stinziano" w:date="2020-07-06T10:12:00Z">
                  <w:rPr>
                    <w:ins w:id="995" w:author="Joseph Stinziano" w:date="2020-07-06T10:11:00Z"/>
                    <w:rFonts w:ascii="Calibri" w:eastAsia="Times New Roman" w:hAnsi="Calibri" w:cs="Calibri"/>
                    <w:color w:val="000000"/>
                    <w:sz w:val="24"/>
                    <w:szCs w:val="24"/>
                  </w:rPr>
                </w:rPrChange>
              </w:rPr>
            </w:pPr>
            <w:ins w:id="996" w:author="Joseph Stinziano" w:date="2020-07-06T10:11:00Z">
              <w:r w:rsidRPr="00E8712C">
                <w:rPr>
                  <w:rFonts w:ascii="Calibri" w:eastAsia="Times New Roman" w:hAnsi="Calibri" w:cs="Calibri"/>
                  <w:color w:val="000000"/>
                  <w:rPrChange w:id="997" w:author="Joseph Stinziano" w:date="2020-07-06T10:12:00Z">
                    <w:rPr>
                      <w:rFonts w:ascii="Calibri" w:eastAsia="Times New Roman" w:hAnsi="Calibri" w:cs="Calibri"/>
                      <w:color w:val="000000"/>
                      <w:sz w:val="24"/>
                      <w:szCs w:val="24"/>
                    </w:rPr>
                  </w:rPrChange>
                </w:rPr>
                <w:t>Arora et al., 2020</w:t>
              </w:r>
            </w:ins>
          </w:p>
        </w:tc>
      </w:tr>
      <w:tr w:rsidR="00E8712C" w:rsidRPr="00E8712C" w14:paraId="3A4125FF" w14:textId="77777777" w:rsidTr="00E8712C">
        <w:trPr>
          <w:trHeight w:val="288"/>
          <w:ins w:id="998" w:author="Joseph Stinziano" w:date="2020-07-06T10:11:00Z"/>
          <w:trPrChange w:id="999" w:author="Joseph Stinziano" w:date="2020-07-06T10:12:00Z">
            <w:trPr>
              <w:trHeight w:val="288"/>
            </w:trPr>
          </w:trPrChange>
        </w:trPr>
        <w:tc>
          <w:tcPr>
            <w:tcW w:w="3261" w:type="dxa"/>
            <w:tcBorders>
              <w:top w:val="nil"/>
              <w:left w:val="nil"/>
              <w:right w:val="nil"/>
            </w:tcBorders>
            <w:shd w:val="clear" w:color="auto" w:fill="auto"/>
            <w:noWrap/>
            <w:hideMark/>
            <w:tcPrChange w:id="1000" w:author="Joseph Stinziano" w:date="2020-07-06T10:12:00Z">
              <w:tcPr>
                <w:tcW w:w="3261" w:type="dxa"/>
                <w:tcBorders>
                  <w:top w:val="nil"/>
                  <w:left w:val="nil"/>
                  <w:right w:val="nil"/>
                </w:tcBorders>
                <w:shd w:val="clear" w:color="auto" w:fill="auto"/>
                <w:noWrap/>
                <w:hideMark/>
              </w:tcPr>
            </w:tcPrChange>
          </w:tcPr>
          <w:p w14:paraId="28969489" w14:textId="77777777" w:rsidR="00E8712C" w:rsidRPr="00E8712C" w:rsidRDefault="00E8712C" w:rsidP="00903190">
            <w:pPr>
              <w:spacing w:after="0" w:line="240" w:lineRule="auto"/>
              <w:rPr>
                <w:ins w:id="1001" w:author="Joseph Stinziano" w:date="2020-07-06T10:11:00Z"/>
                <w:rFonts w:ascii="Calibri" w:eastAsia="Times New Roman" w:hAnsi="Calibri" w:cs="Calibri"/>
                <w:color w:val="000000"/>
                <w:rPrChange w:id="1002" w:author="Joseph Stinziano" w:date="2020-07-06T10:12:00Z">
                  <w:rPr>
                    <w:ins w:id="1003" w:author="Joseph Stinziano" w:date="2020-07-06T10:11:00Z"/>
                    <w:rFonts w:ascii="Calibri" w:eastAsia="Times New Roman" w:hAnsi="Calibri" w:cs="Calibri"/>
                    <w:color w:val="000000"/>
                    <w:sz w:val="24"/>
                    <w:szCs w:val="24"/>
                  </w:rPr>
                </w:rPrChange>
              </w:rPr>
            </w:pPr>
            <w:ins w:id="1004" w:author="Joseph Stinziano" w:date="2020-07-06T10:11:00Z">
              <w:r w:rsidRPr="00E8712C">
                <w:rPr>
                  <w:rFonts w:ascii="Calibri" w:eastAsia="Times New Roman" w:hAnsi="Calibri" w:cs="Calibri"/>
                  <w:color w:val="000000"/>
                  <w:rPrChange w:id="1005" w:author="Joseph Stinziano" w:date="2020-07-06T10:12:00Z">
                    <w:rPr>
                      <w:rFonts w:ascii="Calibri" w:eastAsia="Times New Roman" w:hAnsi="Calibri" w:cs="Calibri"/>
                      <w:color w:val="000000"/>
                      <w:sz w:val="24"/>
                      <w:szCs w:val="24"/>
                    </w:rPr>
                  </w:rPrChange>
                </w:rPr>
                <w:t>Simple Biosphere Model</w:t>
              </w:r>
            </w:ins>
          </w:p>
        </w:tc>
        <w:tc>
          <w:tcPr>
            <w:tcW w:w="1173" w:type="dxa"/>
            <w:tcBorders>
              <w:top w:val="nil"/>
              <w:left w:val="nil"/>
              <w:right w:val="nil"/>
            </w:tcBorders>
            <w:shd w:val="clear" w:color="auto" w:fill="auto"/>
            <w:noWrap/>
            <w:hideMark/>
            <w:tcPrChange w:id="1006" w:author="Joseph Stinziano" w:date="2020-07-06T10:12:00Z">
              <w:tcPr>
                <w:tcW w:w="1173" w:type="dxa"/>
                <w:tcBorders>
                  <w:top w:val="nil"/>
                  <w:left w:val="nil"/>
                  <w:right w:val="nil"/>
                </w:tcBorders>
                <w:shd w:val="clear" w:color="auto" w:fill="auto"/>
                <w:noWrap/>
                <w:hideMark/>
              </w:tcPr>
            </w:tcPrChange>
          </w:tcPr>
          <w:p w14:paraId="33CD0BE9" w14:textId="77777777" w:rsidR="00E8712C" w:rsidRPr="00E8712C" w:rsidRDefault="00E8712C" w:rsidP="00903190">
            <w:pPr>
              <w:spacing w:after="0" w:line="240" w:lineRule="auto"/>
              <w:rPr>
                <w:ins w:id="1007" w:author="Joseph Stinziano" w:date="2020-07-06T10:11:00Z"/>
                <w:rFonts w:ascii="Calibri" w:eastAsia="Times New Roman" w:hAnsi="Calibri" w:cs="Calibri"/>
                <w:color w:val="000000"/>
                <w:rPrChange w:id="1008" w:author="Joseph Stinziano" w:date="2020-07-06T10:12:00Z">
                  <w:rPr>
                    <w:ins w:id="1009" w:author="Joseph Stinziano" w:date="2020-07-06T10:11:00Z"/>
                    <w:rFonts w:ascii="Calibri" w:eastAsia="Times New Roman" w:hAnsi="Calibri" w:cs="Calibri"/>
                    <w:color w:val="000000"/>
                    <w:sz w:val="24"/>
                    <w:szCs w:val="24"/>
                  </w:rPr>
                </w:rPrChange>
              </w:rPr>
            </w:pPr>
            <w:proofErr w:type="spellStart"/>
            <w:ins w:id="1010" w:author="Joseph Stinziano" w:date="2020-07-06T10:11:00Z">
              <w:r w:rsidRPr="00E8712C">
                <w:rPr>
                  <w:rFonts w:ascii="Calibri" w:eastAsia="Times New Roman" w:hAnsi="Calibri" w:cs="Calibri"/>
                  <w:color w:val="000000"/>
                  <w:rPrChange w:id="1011" w:author="Joseph Stinziano" w:date="2020-07-06T10:12:00Z">
                    <w:rPr>
                      <w:rFonts w:ascii="Calibri" w:eastAsia="Times New Roman" w:hAnsi="Calibri" w:cs="Calibri"/>
                      <w:color w:val="000000"/>
                      <w:sz w:val="24"/>
                      <w:szCs w:val="24"/>
                    </w:rPr>
                  </w:rPrChange>
                </w:rPr>
                <w:t>SiB</w:t>
              </w:r>
              <w:proofErr w:type="spellEnd"/>
            </w:ins>
          </w:p>
        </w:tc>
        <w:tc>
          <w:tcPr>
            <w:tcW w:w="1134" w:type="dxa"/>
            <w:tcBorders>
              <w:top w:val="nil"/>
              <w:left w:val="nil"/>
              <w:right w:val="nil"/>
            </w:tcBorders>
            <w:shd w:val="clear" w:color="auto" w:fill="auto"/>
            <w:noWrap/>
            <w:hideMark/>
            <w:tcPrChange w:id="1012" w:author="Joseph Stinziano" w:date="2020-07-06T10:12:00Z">
              <w:tcPr>
                <w:tcW w:w="1134" w:type="dxa"/>
                <w:tcBorders>
                  <w:top w:val="nil"/>
                  <w:left w:val="nil"/>
                  <w:right w:val="nil"/>
                </w:tcBorders>
                <w:shd w:val="clear" w:color="auto" w:fill="auto"/>
                <w:noWrap/>
                <w:hideMark/>
              </w:tcPr>
            </w:tcPrChange>
          </w:tcPr>
          <w:p w14:paraId="5C4EC6B4" w14:textId="77777777" w:rsidR="00E8712C" w:rsidRPr="00E8712C" w:rsidRDefault="00E8712C" w:rsidP="00903190">
            <w:pPr>
              <w:spacing w:after="0" w:line="240" w:lineRule="auto"/>
              <w:rPr>
                <w:ins w:id="1013" w:author="Joseph Stinziano" w:date="2020-07-06T10:11:00Z"/>
                <w:rFonts w:ascii="Calibri" w:eastAsia="Times New Roman" w:hAnsi="Calibri" w:cs="Calibri"/>
                <w:color w:val="000000"/>
                <w:rPrChange w:id="1014" w:author="Joseph Stinziano" w:date="2020-07-06T10:12:00Z">
                  <w:rPr>
                    <w:ins w:id="1015" w:author="Joseph Stinziano" w:date="2020-07-06T10:11:00Z"/>
                    <w:rFonts w:ascii="Calibri" w:eastAsia="Times New Roman" w:hAnsi="Calibri" w:cs="Calibri"/>
                    <w:color w:val="000000"/>
                    <w:sz w:val="24"/>
                    <w:szCs w:val="24"/>
                  </w:rPr>
                </w:rPrChange>
              </w:rPr>
            </w:pPr>
            <w:ins w:id="1016" w:author="Joseph Stinziano" w:date="2020-07-06T10:11:00Z">
              <w:r w:rsidRPr="00E8712C">
                <w:rPr>
                  <w:rFonts w:ascii="Calibri" w:eastAsia="Times New Roman" w:hAnsi="Calibri" w:cs="Calibri"/>
                  <w:color w:val="000000"/>
                  <w:rPrChange w:id="1017" w:author="Joseph Stinziano" w:date="2020-07-06T10:12:00Z">
                    <w:rPr>
                      <w:rFonts w:ascii="Calibri" w:eastAsia="Times New Roman" w:hAnsi="Calibri" w:cs="Calibri"/>
                      <w:color w:val="000000"/>
                      <w:sz w:val="24"/>
                      <w:szCs w:val="24"/>
                    </w:rPr>
                  </w:rPrChange>
                </w:rPr>
                <w:t>3</w:t>
              </w:r>
            </w:ins>
          </w:p>
        </w:tc>
        <w:tc>
          <w:tcPr>
            <w:tcW w:w="1019" w:type="dxa"/>
            <w:tcBorders>
              <w:top w:val="nil"/>
              <w:left w:val="nil"/>
              <w:right w:val="nil"/>
            </w:tcBorders>
            <w:shd w:val="clear" w:color="auto" w:fill="auto"/>
            <w:noWrap/>
            <w:hideMark/>
            <w:tcPrChange w:id="1018" w:author="Joseph Stinziano" w:date="2020-07-06T10:12:00Z">
              <w:tcPr>
                <w:tcW w:w="953" w:type="dxa"/>
                <w:tcBorders>
                  <w:top w:val="nil"/>
                  <w:left w:val="nil"/>
                  <w:right w:val="nil"/>
                </w:tcBorders>
                <w:shd w:val="clear" w:color="auto" w:fill="auto"/>
                <w:noWrap/>
                <w:hideMark/>
              </w:tcPr>
            </w:tcPrChange>
          </w:tcPr>
          <w:p w14:paraId="5529D828" w14:textId="5C38D388" w:rsidR="00E8712C" w:rsidRPr="00E8712C" w:rsidRDefault="00E8712C" w:rsidP="00903190">
            <w:pPr>
              <w:spacing w:after="0" w:line="240" w:lineRule="auto"/>
              <w:rPr>
                <w:ins w:id="1019" w:author="Joseph Stinziano" w:date="2020-07-06T10:11:00Z"/>
                <w:rFonts w:ascii="Calibri" w:eastAsia="Times New Roman" w:hAnsi="Calibri" w:cs="Calibri"/>
                <w:color w:val="000000"/>
                <w:rPrChange w:id="1020" w:author="Joseph Stinziano" w:date="2020-07-06T10:12:00Z">
                  <w:rPr>
                    <w:ins w:id="1021" w:author="Joseph Stinziano" w:date="2020-07-06T10:11:00Z"/>
                    <w:rFonts w:ascii="Calibri" w:eastAsia="Times New Roman" w:hAnsi="Calibri" w:cs="Calibri"/>
                    <w:color w:val="000000"/>
                    <w:sz w:val="24"/>
                    <w:szCs w:val="24"/>
                  </w:rPr>
                </w:rPrChange>
              </w:rPr>
            </w:pPr>
            <w:ins w:id="1022" w:author="Joseph Stinziano" w:date="2020-07-06T10:11:00Z">
              <w:r w:rsidRPr="00E8712C">
                <w:rPr>
                  <w:rFonts w:ascii="Calibri" w:eastAsia="Times New Roman" w:hAnsi="Calibri" w:cs="Calibri"/>
                  <w:color w:val="000000"/>
                  <w:rPrChange w:id="1023" w:author="Joseph Stinziano" w:date="2020-07-06T10:12:00Z">
                    <w:rPr>
                      <w:rFonts w:ascii="Calibri" w:eastAsia="Times New Roman" w:hAnsi="Calibri" w:cs="Calibri"/>
                      <w:color w:val="000000"/>
                      <w:sz w:val="24"/>
                      <w:szCs w:val="24"/>
                    </w:rPr>
                  </w:rPrChange>
                </w:rPr>
                <w:t>No*</w:t>
              </w:r>
            </w:ins>
          </w:p>
        </w:tc>
        <w:tc>
          <w:tcPr>
            <w:tcW w:w="4045" w:type="dxa"/>
            <w:tcBorders>
              <w:top w:val="nil"/>
              <w:left w:val="nil"/>
              <w:right w:val="nil"/>
            </w:tcBorders>
            <w:shd w:val="clear" w:color="auto" w:fill="auto"/>
            <w:noWrap/>
            <w:hideMark/>
            <w:tcPrChange w:id="1024" w:author="Joseph Stinziano" w:date="2020-07-06T10:12:00Z">
              <w:tcPr>
                <w:tcW w:w="3827" w:type="dxa"/>
                <w:tcBorders>
                  <w:top w:val="nil"/>
                  <w:left w:val="nil"/>
                  <w:right w:val="nil"/>
                </w:tcBorders>
                <w:shd w:val="clear" w:color="auto" w:fill="auto"/>
                <w:noWrap/>
                <w:hideMark/>
              </w:tcPr>
            </w:tcPrChange>
          </w:tcPr>
          <w:p w14:paraId="41565E88" w14:textId="77777777" w:rsidR="00E8712C" w:rsidRPr="00E8712C" w:rsidRDefault="00E8712C" w:rsidP="00903190">
            <w:pPr>
              <w:spacing w:after="0" w:line="240" w:lineRule="auto"/>
              <w:rPr>
                <w:ins w:id="1025" w:author="Joseph Stinziano" w:date="2020-07-06T10:11:00Z"/>
                <w:rFonts w:ascii="Calibri" w:eastAsia="Times New Roman" w:hAnsi="Calibri" w:cs="Calibri"/>
                <w:color w:val="000000"/>
                <w:rPrChange w:id="1026" w:author="Joseph Stinziano" w:date="2020-07-06T10:12:00Z">
                  <w:rPr>
                    <w:ins w:id="1027" w:author="Joseph Stinziano" w:date="2020-07-06T10:11:00Z"/>
                    <w:rFonts w:ascii="Calibri" w:eastAsia="Times New Roman" w:hAnsi="Calibri" w:cs="Calibri"/>
                    <w:color w:val="000000"/>
                    <w:sz w:val="24"/>
                    <w:szCs w:val="24"/>
                  </w:rPr>
                </w:rPrChange>
              </w:rPr>
            </w:pPr>
            <w:ins w:id="1028" w:author="Joseph Stinziano" w:date="2020-07-06T10:11:00Z">
              <w:r w:rsidRPr="00E8712C">
                <w:rPr>
                  <w:rFonts w:ascii="Calibri" w:eastAsia="Times New Roman" w:hAnsi="Calibri" w:cs="Calibri"/>
                  <w:color w:val="000000"/>
                  <w:rPrChange w:id="1029" w:author="Joseph Stinziano" w:date="2020-07-06T10:12:00Z">
                    <w:rPr>
                      <w:rFonts w:ascii="Calibri" w:eastAsia="Times New Roman" w:hAnsi="Calibri" w:cs="Calibri"/>
                      <w:color w:val="000000"/>
                      <w:sz w:val="24"/>
                      <w:szCs w:val="24"/>
                    </w:rPr>
                  </w:rPrChange>
                </w:rPr>
                <w:t>INM-CM4-8, INM-CM5-0, MRI-ESM2-0</w:t>
              </w:r>
            </w:ins>
          </w:p>
        </w:tc>
        <w:tc>
          <w:tcPr>
            <w:tcW w:w="2835" w:type="dxa"/>
            <w:tcBorders>
              <w:top w:val="nil"/>
              <w:left w:val="nil"/>
              <w:right w:val="nil"/>
            </w:tcBorders>
            <w:shd w:val="clear" w:color="auto" w:fill="auto"/>
            <w:noWrap/>
            <w:hideMark/>
            <w:tcPrChange w:id="1030" w:author="Joseph Stinziano" w:date="2020-07-06T10:12:00Z">
              <w:tcPr>
                <w:tcW w:w="2835" w:type="dxa"/>
                <w:tcBorders>
                  <w:top w:val="nil"/>
                  <w:left w:val="nil"/>
                  <w:right w:val="nil"/>
                </w:tcBorders>
                <w:shd w:val="clear" w:color="auto" w:fill="auto"/>
                <w:noWrap/>
                <w:hideMark/>
              </w:tcPr>
            </w:tcPrChange>
          </w:tcPr>
          <w:p w14:paraId="297565BE" w14:textId="77777777" w:rsidR="00E8712C" w:rsidRPr="00E8712C" w:rsidRDefault="00E8712C" w:rsidP="00903190">
            <w:pPr>
              <w:spacing w:after="0" w:line="240" w:lineRule="auto"/>
              <w:rPr>
                <w:ins w:id="1031" w:author="Joseph Stinziano" w:date="2020-07-06T10:11:00Z"/>
                <w:rFonts w:ascii="Calibri" w:eastAsia="Times New Roman" w:hAnsi="Calibri" w:cs="Calibri"/>
                <w:color w:val="000000"/>
                <w:rPrChange w:id="1032" w:author="Joseph Stinziano" w:date="2020-07-06T10:12:00Z">
                  <w:rPr>
                    <w:ins w:id="1033" w:author="Joseph Stinziano" w:date="2020-07-06T10:11:00Z"/>
                    <w:rFonts w:ascii="Calibri" w:eastAsia="Times New Roman" w:hAnsi="Calibri" w:cs="Calibri"/>
                    <w:color w:val="000000"/>
                    <w:sz w:val="24"/>
                    <w:szCs w:val="24"/>
                  </w:rPr>
                </w:rPrChange>
              </w:rPr>
            </w:pPr>
            <w:ins w:id="1034" w:author="Joseph Stinziano" w:date="2020-07-06T10:11:00Z">
              <w:r w:rsidRPr="00E8712C">
                <w:rPr>
                  <w:rFonts w:ascii="Calibri" w:eastAsia="Times New Roman" w:hAnsi="Calibri" w:cs="Calibri"/>
                  <w:color w:val="000000"/>
                  <w:rPrChange w:id="1035" w:author="Joseph Stinziano" w:date="2020-07-06T10:12:00Z">
                    <w:rPr>
                      <w:rFonts w:ascii="Calibri" w:eastAsia="Times New Roman" w:hAnsi="Calibri" w:cs="Calibri"/>
                      <w:color w:val="000000"/>
                      <w:sz w:val="24"/>
                      <w:szCs w:val="24"/>
                    </w:rPr>
                  </w:rPrChange>
                </w:rPr>
                <w:t>Sato et al., 1989;</w:t>
              </w:r>
            </w:ins>
          </w:p>
          <w:p w14:paraId="17CCF7CD" w14:textId="77777777" w:rsidR="00E8712C" w:rsidRPr="00E8712C" w:rsidRDefault="00E8712C" w:rsidP="00903190">
            <w:pPr>
              <w:spacing w:after="0" w:line="240" w:lineRule="auto"/>
              <w:rPr>
                <w:ins w:id="1036" w:author="Joseph Stinziano" w:date="2020-07-06T10:11:00Z"/>
                <w:rFonts w:ascii="Calibri" w:eastAsia="Times New Roman" w:hAnsi="Calibri" w:cs="Calibri"/>
                <w:color w:val="000000"/>
                <w:rPrChange w:id="1037" w:author="Joseph Stinziano" w:date="2020-07-06T10:12:00Z">
                  <w:rPr>
                    <w:ins w:id="1038" w:author="Joseph Stinziano" w:date="2020-07-06T10:11:00Z"/>
                    <w:rFonts w:ascii="Calibri" w:eastAsia="Times New Roman" w:hAnsi="Calibri" w:cs="Calibri"/>
                    <w:color w:val="000000"/>
                    <w:sz w:val="24"/>
                    <w:szCs w:val="24"/>
                  </w:rPr>
                </w:rPrChange>
              </w:rPr>
            </w:pPr>
            <w:proofErr w:type="spellStart"/>
            <w:ins w:id="1039" w:author="Joseph Stinziano" w:date="2020-07-06T10:11:00Z">
              <w:r w:rsidRPr="00E8712C">
                <w:rPr>
                  <w:rFonts w:ascii="Calibri" w:eastAsia="Times New Roman" w:hAnsi="Calibri" w:cs="Calibri"/>
                  <w:color w:val="000000"/>
                  <w:rPrChange w:id="1040" w:author="Joseph Stinziano" w:date="2020-07-06T10:12:00Z">
                    <w:rPr>
                      <w:rFonts w:ascii="Calibri" w:eastAsia="Times New Roman" w:hAnsi="Calibri" w:cs="Calibri"/>
                      <w:color w:val="000000"/>
                      <w:sz w:val="24"/>
                      <w:szCs w:val="24"/>
                    </w:rPr>
                  </w:rPrChange>
                </w:rPr>
                <w:t>Volodin</w:t>
              </w:r>
              <w:proofErr w:type="spellEnd"/>
              <w:r w:rsidRPr="00E8712C">
                <w:rPr>
                  <w:rFonts w:ascii="Calibri" w:eastAsia="Times New Roman" w:hAnsi="Calibri" w:cs="Calibri"/>
                  <w:color w:val="000000"/>
                  <w:rPrChange w:id="1041" w:author="Joseph Stinziano" w:date="2020-07-06T10:12:00Z">
                    <w:rPr>
                      <w:rFonts w:ascii="Calibri" w:eastAsia="Times New Roman" w:hAnsi="Calibri" w:cs="Calibri"/>
                      <w:color w:val="000000"/>
                      <w:sz w:val="24"/>
                      <w:szCs w:val="24"/>
                    </w:rPr>
                  </w:rPrChange>
                </w:rPr>
                <w:t xml:space="preserve"> &amp; </w:t>
              </w:r>
              <w:proofErr w:type="spellStart"/>
              <w:r w:rsidRPr="00E8712C">
                <w:rPr>
                  <w:rFonts w:ascii="Calibri" w:eastAsia="Times New Roman" w:hAnsi="Calibri" w:cs="Calibri"/>
                  <w:color w:val="000000"/>
                  <w:rPrChange w:id="1042" w:author="Joseph Stinziano" w:date="2020-07-06T10:12:00Z">
                    <w:rPr>
                      <w:rFonts w:ascii="Calibri" w:eastAsia="Times New Roman" w:hAnsi="Calibri" w:cs="Calibri"/>
                      <w:color w:val="000000"/>
                      <w:sz w:val="24"/>
                      <w:szCs w:val="24"/>
                    </w:rPr>
                  </w:rPrChange>
                </w:rPr>
                <w:t>Lykosov</w:t>
              </w:r>
              <w:proofErr w:type="spellEnd"/>
              <w:r w:rsidRPr="00E8712C">
                <w:rPr>
                  <w:rFonts w:ascii="Calibri" w:eastAsia="Times New Roman" w:hAnsi="Calibri" w:cs="Calibri"/>
                  <w:color w:val="000000"/>
                  <w:rPrChange w:id="1043" w:author="Joseph Stinziano" w:date="2020-07-06T10:12:00Z">
                    <w:rPr>
                      <w:rFonts w:ascii="Calibri" w:eastAsia="Times New Roman" w:hAnsi="Calibri" w:cs="Calibri"/>
                      <w:color w:val="000000"/>
                      <w:sz w:val="24"/>
                      <w:szCs w:val="24"/>
                    </w:rPr>
                  </w:rPrChange>
                </w:rPr>
                <w:t xml:space="preserve">, 1998; </w:t>
              </w:r>
            </w:ins>
          </w:p>
          <w:p w14:paraId="2D4B3BC8" w14:textId="77777777" w:rsidR="00E8712C" w:rsidRPr="00E8712C" w:rsidRDefault="00E8712C" w:rsidP="00903190">
            <w:pPr>
              <w:spacing w:after="0" w:line="240" w:lineRule="auto"/>
              <w:rPr>
                <w:ins w:id="1044" w:author="Joseph Stinziano" w:date="2020-07-06T10:11:00Z"/>
                <w:rFonts w:ascii="Calibri" w:eastAsia="Times New Roman" w:hAnsi="Calibri" w:cs="Calibri"/>
                <w:color w:val="000000"/>
                <w:rPrChange w:id="1045" w:author="Joseph Stinziano" w:date="2020-07-06T10:12:00Z">
                  <w:rPr>
                    <w:ins w:id="1046" w:author="Joseph Stinziano" w:date="2020-07-06T10:11:00Z"/>
                    <w:rFonts w:ascii="Calibri" w:eastAsia="Times New Roman" w:hAnsi="Calibri" w:cs="Calibri"/>
                    <w:color w:val="000000"/>
                    <w:sz w:val="24"/>
                    <w:szCs w:val="24"/>
                  </w:rPr>
                </w:rPrChange>
              </w:rPr>
            </w:pPr>
            <w:proofErr w:type="spellStart"/>
            <w:ins w:id="1047" w:author="Joseph Stinziano" w:date="2020-07-06T10:11:00Z">
              <w:r w:rsidRPr="00E8712C">
                <w:rPr>
                  <w:rFonts w:ascii="Calibri" w:eastAsia="Times New Roman" w:hAnsi="Calibri" w:cs="Calibri"/>
                  <w:color w:val="000000"/>
                  <w:rPrChange w:id="1048" w:author="Joseph Stinziano" w:date="2020-07-06T10:12:00Z">
                    <w:rPr>
                      <w:rFonts w:ascii="Calibri" w:eastAsia="Times New Roman" w:hAnsi="Calibri" w:cs="Calibri"/>
                      <w:color w:val="000000"/>
                      <w:sz w:val="24"/>
                      <w:szCs w:val="24"/>
                    </w:rPr>
                  </w:rPrChange>
                </w:rPr>
                <w:t>Hosaka</w:t>
              </w:r>
              <w:proofErr w:type="spellEnd"/>
              <w:r w:rsidRPr="00E8712C">
                <w:rPr>
                  <w:rFonts w:ascii="Calibri" w:eastAsia="Times New Roman" w:hAnsi="Calibri" w:cs="Calibri"/>
                  <w:color w:val="000000"/>
                  <w:rPrChange w:id="1049" w:author="Joseph Stinziano" w:date="2020-07-06T10:12:00Z">
                    <w:rPr>
                      <w:rFonts w:ascii="Calibri" w:eastAsia="Times New Roman" w:hAnsi="Calibri" w:cs="Calibri"/>
                      <w:color w:val="000000"/>
                      <w:sz w:val="24"/>
                      <w:szCs w:val="24"/>
                    </w:rPr>
                  </w:rPrChange>
                </w:rPr>
                <w:t>, 2011</w:t>
              </w:r>
            </w:ins>
          </w:p>
        </w:tc>
      </w:tr>
      <w:tr w:rsidR="00E8712C" w:rsidRPr="00E8712C" w14:paraId="0B3A8238" w14:textId="77777777" w:rsidTr="00E8712C">
        <w:trPr>
          <w:trHeight w:val="288"/>
          <w:ins w:id="1050" w:author="Joseph Stinziano" w:date="2020-07-06T10:11:00Z"/>
          <w:trPrChange w:id="1051" w:author="Joseph Stinziano" w:date="2020-07-06T10:12:00Z">
            <w:trPr>
              <w:trHeight w:val="288"/>
            </w:trPr>
          </w:trPrChange>
        </w:trPr>
        <w:tc>
          <w:tcPr>
            <w:tcW w:w="3261" w:type="dxa"/>
            <w:tcBorders>
              <w:top w:val="nil"/>
              <w:left w:val="nil"/>
              <w:bottom w:val="single" w:sz="4" w:space="0" w:color="auto"/>
              <w:right w:val="nil"/>
            </w:tcBorders>
            <w:shd w:val="clear" w:color="auto" w:fill="auto"/>
            <w:noWrap/>
            <w:hideMark/>
            <w:tcPrChange w:id="1052" w:author="Joseph Stinziano" w:date="2020-07-06T10:12:00Z">
              <w:tcPr>
                <w:tcW w:w="3261" w:type="dxa"/>
                <w:tcBorders>
                  <w:top w:val="nil"/>
                  <w:left w:val="nil"/>
                  <w:bottom w:val="single" w:sz="4" w:space="0" w:color="auto"/>
                  <w:right w:val="nil"/>
                </w:tcBorders>
                <w:shd w:val="clear" w:color="auto" w:fill="auto"/>
                <w:noWrap/>
                <w:hideMark/>
              </w:tcPr>
            </w:tcPrChange>
          </w:tcPr>
          <w:p w14:paraId="705B8645" w14:textId="77777777" w:rsidR="00E8712C" w:rsidRPr="00E8712C" w:rsidRDefault="00E8712C" w:rsidP="00903190">
            <w:pPr>
              <w:spacing w:after="0" w:line="240" w:lineRule="auto"/>
              <w:rPr>
                <w:ins w:id="1053" w:author="Joseph Stinziano" w:date="2020-07-06T10:11:00Z"/>
                <w:rFonts w:ascii="Calibri" w:eastAsia="Times New Roman" w:hAnsi="Calibri" w:cs="Calibri"/>
                <w:b/>
                <w:bCs/>
                <w:color w:val="000000"/>
                <w:rPrChange w:id="1054" w:author="Joseph Stinziano" w:date="2020-07-06T10:12:00Z">
                  <w:rPr>
                    <w:ins w:id="1055" w:author="Joseph Stinziano" w:date="2020-07-06T10:11:00Z"/>
                    <w:rFonts w:ascii="Calibri" w:eastAsia="Times New Roman" w:hAnsi="Calibri" w:cs="Calibri"/>
                    <w:b/>
                    <w:bCs/>
                    <w:color w:val="000000"/>
                    <w:sz w:val="24"/>
                    <w:szCs w:val="24"/>
                  </w:rPr>
                </w:rPrChange>
              </w:rPr>
            </w:pPr>
            <w:ins w:id="1056" w:author="Joseph Stinziano" w:date="2020-07-06T10:11:00Z">
              <w:r w:rsidRPr="00E8712C">
                <w:rPr>
                  <w:rFonts w:ascii="Calibri" w:eastAsia="Times New Roman" w:hAnsi="Calibri" w:cs="Calibri"/>
                  <w:b/>
                  <w:bCs/>
                  <w:color w:val="000000"/>
                  <w:rPrChange w:id="1057" w:author="Joseph Stinziano" w:date="2020-07-06T10:12:00Z">
                    <w:rPr>
                      <w:rFonts w:ascii="Calibri" w:eastAsia="Times New Roman" w:hAnsi="Calibri" w:cs="Calibri"/>
                      <w:b/>
                      <w:bCs/>
                      <w:color w:val="000000"/>
                      <w:sz w:val="24"/>
                      <w:szCs w:val="24"/>
                    </w:rPr>
                  </w:rPrChange>
                </w:rPr>
                <w:t xml:space="preserve">Vegetation Integrative </w:t>
              </w:r>
              <w:proofErr w:type="spellStart"/>
              <w:r w:rsidRPr="00E8712C">
                <w:rPr>
                  <w:rFonts w:ascii="Calibri" w:eastAsia="Times New Roman" w:hAnsi="Calibri" w:cs="Calibri"/>
                  <w:b/>
                  <w:bCs/>
                  <w:color w:val="000000"/>
                  <w:rPrChange w:id="1058" w:author="Joseph Stinziano" w:date="2020-07-06T10:12:00Z">
                    <w:rPr>
                      <w:rFonts w:ascii="Calibri" w:eastAsia="Times New Roman" w:hAnsi="Calibri" w:cs="Calibri"/>
                      <w:b/>
                      <w:bCs/>
                      <w:color w:val="000000"/>
                      <w:sz w:val="24"/>
                      <w:szCs w:val="24"/>
                    </w:rPr>
                  </w:rPrChange>
                </w:rPr>
                <w:t>SImulator</w:t>
              </w:r>
              <w:proofErr w:type="spellEnd"/>
              <w:r w:rsidRPr="00E8712C">
                <w:rPr>
                  <w:rFonts w:ascii="Calibri" w:eastAsia="Times New Roman" w:hAnsi="Calibri" w:cs="Calibri"/>
                  <w:b/>
                  <w:bCs/>
                  <w:color w:val="000000"/>
                  <w:rPrChange w:id="1059" w:author="Joseph Stinziano" w:date="2020-07-06T10:12:00Z">
                    <w:rPr>
                      <w:rFonts w:ascii="Calibri" w:eastAsia="Times New Roman" w:hAnsi="Calibri" w:cs="Calibri"/>
                      <w:b/>
                      <w:bCs/>
                      <w:color w:val="000000"/>
                      <w:sz w:val="24"/>
                      <w:szCs w:val="24"/>
                    </w:rPr>
                  </w:rPrChange>
                </w:rPr>
                <w:t xml:space="preserve"> for Trace Gases</w:t>
              </w:r>
            </w:ins>
          </w:p>
        </w:tc>
        <w:tc>
          <w:tcPr>
            <w:tcW w:w="1173" w:type="dxa"/>
            <w:tcBorders>
              <w:top w:val="nil"/>
              <w:left w:val="nil"/>
              <w:bottom w:val="single" w:sz="4" w:space="0" w:color="auto"/>
              <w:right w:val="nil"/>
            </w:tcBorders>
            <w:shd w:val="clear" w:color="auto" w:fill="auto"/>
            <w:noWrap/>
            <w:hideMark/>
            <w:tcPrChange w:id="1060" w:author="Joseph Stinziano" w:date="2020-07-06T10:12:00Z">
              <w:tcPr>
                <w:tcW w:w="1173" w:type="dxa"/>
                <w:tcBorders>
                  <w:top w:val="nil"/>
                  <w:left w:val="nil"/>
                  <w:bottom w:val="single" w:sz="4" w:space="0" w:color="auto"/>
                  <w:right w:val="nil"/>
                </w:tcBorders>
                <w:shd w:val="clear" w:color="auto" w:fill="auto"/>
                <w:noWrap/>
                <w:hideMark/>
              </w:tcPr>
            </w:tcPrChange>
          </w:tcPr>
          <w:p w14:paraId="023AEEB8" w14:textId="77777777" w:rsidR="00E8712C" w:rsidRPr="00E8712C" w:rsidRDefault="00E8712C" w:rsidP="00903190">
            <w:pPr>
              <w:spacing w:after="0" w:line="240" w:lineRule="auto"/>
              <w:rPr>
                <w:ins w:id="1061" w:author="Joseph Stinziano" w:date="2020-07-06T10:11:00Z"/>
                <w:rFonts w:ascii="Calibri" w:eastAsia="Times New Roman" w:hAnsi="Calibri" w:cs="Calibri"/>
                <w:b/>
                <w:bCs/>
                <w:color w:val="000000"/>
                <w:rPrChange w:id="1062" w:author="Joseph Stinziano" w:date="2020-07-06T10:12:00Z">
                  <w:rPr>
                    <w:ins w:id="1063" w:author="Joseph Stinziano" w:date="2020-07-06T10:11:00Z"/>
                    <w:rFonts w:ascii="Calibri" w:eastAsia="Times New Roman" w:hAnsi="Calibri" w:cs="Calibri"/>
                    <w:b/>
                    <w:bCs/>
                    <w:color w:val="000000"/>
                    <w:sz w:val="24"/>
                    <w:szCs w:val="24"/>
                  </w:rPr>
                </w:rPrChange>
              </w:rPr>
            </w:pPr>
            <w:ins w:id="1064" w:author="Joseph Stinziano" w:date="2020-07-06T10:11:00Z">
              <w:r w:rsidRPr="00E8712C">
                <w:rPr>
                  <w:rFonts w:ascii="Calibri" w:eastAsia="Times New Roman" w:hAnsi="Calibri" w:cs="Calibri"/>
                  <w:b/>
                  <w:bCs/>
                  <w:color w:val="000000"/>
                  <w:rPrChange w:id="1065" w:author="Joseph Stinziano" w:date="2020-07-06T10:12:00Z">
                    <w:rPr>
                      <w:rFonts w:ascii="Calibri" w:eastAsia="Times New Roman" w:hAnsi="Calibri" w:cs="Calibri"/>
                      <w:b/>
                      <w:bCs/>
                      <w:color w:val="000000"/>
                      <w:sz w:val="24"/>
                      <w:szCs w:val="24"/>
                    </w:rPr>
                  </w:rPrChange>
                </w:rPr>
                <w:t>VISIT</w:t>
              </w:r>
            </w:ins>
          </w:p>
        </w:tc>
        <w:tc>
          <w:tcPr>
            <w:tcW w:w="1134" w:type="dxa"/>
            <w:tcBorders>
              <w:top w:val="nil"/>
              <w:left w:val="nil"/>
              <w:bottom w:val="single" w:sz="4" w:space="0" w:color="auto"/>
              <w:right w:val="nil"/>
            </w:tcBorders>
            <w:shd w:val="clear" w:color="auto" w:fill="auto"/>
            <w:noWrap/>
            <w:hideMark/>
            <w:tcPrChange w:id="1066" w:author="Joseph Stinziano" w:date="2020-07-06T10:12:00Z">
              <w:tcPr>
                <w:tcW w:w="1134" w:type="dxa"/>
                <w:tcBorders>
                  <w:top w:val="nil"/>
                  <w:left w:val="nil"/>
                  <w:bottom w:val="single" w:sz="4" w:space="0" w:color="auto"/>
                  <w:right w:val="nil"/>
                </w:tcBorders>
                <w:shd w:val="clear" w:color="auto" w:fill="auto"/>
                <w:noWrap/>
                <w:hideMark/>
              </w:tcPr>
            </w:tcPrChange>
          </w:tcPr>
          <w:p w14:paraId="29E4C0D1" w14:textId="77777777" w:rsidR="00E8712C" w:rsidRPr="00E8712C" w:rsidRDefault="00E8712C" w:rsidP="00903190">
            <w:pPr>
              <w:spacing w:after="0" w:line="240" w:lineRule="auto"/>
              <w:rPr>
                <w:ins w:id="1067" w:author="Joseph Stinziano" w:date="2020-07-06T10:11:00Z"/>
                <w:rFonts w:ascii="Calibri" w:eastAsia="Times New Roman" w:hAnsi="Calibri" w:cs="Calibri"/>
                <w:b/>
                <w:bCs/>
                <w:color w:val="000000"/>
                <w:rPrChange w:id="1068" w:author="Joseph Stinziano" w:date="2020-07-06T10:12:00Z">
                  <w:rPr>
                    <w:ins w:id="1069" w:author="Joseph Stinziano" w:date="2020-07-06T10:11:00Z"/>
                    <w:rFonts w:ascii="Calibri" w:eastAsia="Times New Roman" w:hAnsi="Calibri" w:cs="Calibri"/>
                    <w:b/>
                    <w:bCs/>
                    <w:color w:val="000000"/>
                    <w:sz w:val="24"/>
                    <w:szCs w:val="24"/>
                  </w:rPr>
                </w:rPrChange>
              </w:rPr>
            </w:pPr>
            <w:ins w:id="1070" w:author="Joseph Stinziano" w:date="2020-07-06T10:11:00Z">
              <w:r w:rsidRPr="00E8712C">
                <w:rPr>
                  <w:rFonts w:ascii="Calibri" w:eastAsia="Times New Roman" w:hAnsi="Calibri" w:cs="Calibri"/>
                  <w:b/>
                  <w:bCs/>
                  <w:color w:val="000000"/>
                  <w:rPrChange w:id="1071" w:author="Joseph Stinziano" w:date="2020-07-06T10:12:00Z">
                    <w:rPr>
                      <w:rFonts w:ascii="Calibri" w:eastAsia="Times New Roman" w:hAnsi="Calibri" w:cs="Calibri"/>
                      <w:b/>
                      <w:bCs/>
                      <w:color w:val="000000"/>
                      <w:sz w:val="24"/>
                      <w:szCs w:val="24"/>
                    </w:rPr>
                  </w:rPrChange>
                </w:rPr>
                <w:t>2</w:t>
              </w:r>
            </w:ins>
          </w:p>
        </w:tc>
        <w:tc>
          <w:tcPr>
            <w:tcW w:w="1019" w:type="dxa"/>
            <w:tcBorders>
              <w:top w:val="nil"/>
              <w:left w:val="nil"/>
              <w:bottom w:val="single" w:sz="4" w:space="0" w:color="auto"/>
              <w:right w:val="nil"/>
            </w:tcBorders>
            <w:shd w:val="clear" w:color="auto" w:fill="auto"/>
            <w:noWrap/>
            <w:hideMark/>
            <w:tcPrChange w:id="1072" w:author="Joseph Stinziano" w:date="2020-07-06T10:12:00Z">
              <w:tcPr>
                <w:tcW w:w="953" w:type="dxa"/>
                <w:tcBorders>
                  <w:top w:val="nil"/>
                  <w:left w:val="nil"/>
                  <w:bottom w:val="single" w:sz="4" w:space="0" w:color="auto"/>
                  <w:right w:val="nil"/>
                </w:tcBorders>
                <w:shd w:val="clear" w:color="auto" w:fill="auto"/>
                <w:noWrap/>
                <w:hideMark/>
              </w:tcPr>
            </w:tcPrChange>
          </w:tcPr>
          <w:p w14:paraId="47C5DFB4" w14:textId="77777777" w:rsidR="00E8712C" w:rsidRPr="00E8712C" w:rsidRDefault="00E8712C" w:rsidP="00903190">
            <w:pPr>
              <w:spacing w:after="0" w:line="240" w:lineRule="auto"/>
              <w:rPr>
                <w:ins w:id="1073" w:author="Joseph Stinziano" w:date="2020-07-06T10:11:00Z"/>
                <w:rFonts w:ascii="Calibri" w:eastAsia="Times New Roman" w:hAnsi="Calibri" w:cs="Calibri"/>
                <w:b/>
                <w:bCs/>
                <w:color w:val="000000"/>
                <w:rPrChange w:id="1074" w:author="Joseph Stinziano" w:date="2020-07-06T10:12:00Z">
                  <w:rPr>
                    <w:ins w:id="1075" w:author="Joseph Stinziano" w:date="2020-07-06T10:11:00Z"/>
                    <w:rFonts w:ascii="Calibri" w:eastAsia="Times New Roman" w:hAnsi="Calibri" w:cs="Calibri"/>
                    <w:b/>
                    <w:bCs/>
                    <w:color w:val="000000"/>
                    <w:sz w:val="24"/>
                    <w:szCs w:val="24"/>
                  </w:rPr>
                </w:rPrChange>
              </w:rPr>
            </w:pPr>
            <w:ins w:id="1076" w:author="Joseph Stinziano" w:date="2020-07-06T10:11:00Z">
              <w:r w:rsidRPr="00E8712C">
                <w:rPr>
                  <w:rFonts w:ascii="Calibri" w:eastAsia="Times New Roman" w:hAnsi="Calibri" w:cs="Calibri"/>
                  <w:b/>
                  <w:bCs/>
                  <w:color w:val="000000"/>
                  <w:rPrChange w:id="1077" w:author="Joseph Stinziano" w:date="2020-07-06T10:12:00Z">
                    <w:rPr>
                      <w:rFonts w:ascii="Calibri" w:eastAsia="Times New Roman" w:hAnsi="Calibri" w:cs="Calibri"/>
                      <w:b/>
                      <w:bCs/>
                      <w:color w:val="000000"/>
                      <w:sz w:val="24"/>
                      <w:szCs w:val="24"/>
                    </w:rPr>
                  </w:rPrChange>
                </w:rPr>
                <w:t>Yes</w:t>
              </w:r>
            </w:ins>
          </w:p>
        </w:tc>
        <w:tc>
          <w:tcPr>
            <w:tcW w:w="4045" w:type="dxa"/>
            <w:tcBorders>
              <w:top w:val="nil"/>
              <w:left w:val="nil"/>
              <w:bottom w:val="single" w:sz="4" w:space="0" w:color="auto"/>
              <w:right w:val="nil"/>
            </w:tcBorders>
            <w:shd w:val="clear" w:color="auto" w:fill="auto"/>
            <w:noWrap/>
            <w:hideMark/>
            <w:tcPrChange w:id="1078" w:author="Joseph Stinziano" w:date="2020-07-06T10:12:00Z">
              <w:tcPr>
                <w:tcW w:w="3827" w:type="dxa"/>
                <w:tcBorders>
                  <w:top w:val="nil"/>
                  <w:left w:val="nil"/>
                  <w:bottom w:val="single" w:sz="4" w:space="0" w:color="auto"/>
                  <w:right w:val="nil"/>
                </w:tcBorders>
                <w:shd w:val="clear" w:color="auto" w:fill="auto"/>
                <w:noWrap/>
                <w:hideMark/>
              </w:tcPr>
            </w:tcPrChange>
          </w:tcPr>
          <w:p w14:paraId="0D23DBB4" w14:textId="77777777" w:rsidR="00E8712C" w:rsidRPr="00E8712C" w:rsidRDefault="00E8712C" w:rsidP="00903190">
            <w:pPr>
              <w:spacing w:after="0" w:line="240" w:lineRule="auto"/>
              <w:rPr>
                <w:ins w:id="1079" w:author="Joseph Stinziano" w:date="2020-07-06T10:11:00Z"/>
                <w:rFonts w:ascii="Calibri" w:eastAsia="Times New Roman" w:hAnsi="Calibri" w:cs="Calibri"/>
                <w:b/>
                <w:bCs/>
                <w:color w:val="000000"/>
                <w:rPrChange w:id="1080" w:author="Joseph Stinziano" w:date="2020-07-06T10:12:00Z">
                  <w:rPr>
                    <w:ins w:id="1081" w:author="Joseph Stinziano" w:date="2020-07-06T10:11:00Z"/>
                    <w:rFonts w:ascii="Calibri" w:eastAsia="Times New Roman" w:hAnsi="Calibri" w:cs="Calibri"/>
                    <w:b/>
                    <w:bCs/>
                    <w:color w:val="000000"/>
                    <w:sz w:val="24"/>
                    <w:szCs w:val="24"/>
                  </w:rPr>
                </w:rPrChange>
              </w:rPr>
            </w:pPr>
            <w:ins w:id="1082" w:author="Joseph Stinziano" w:date="2020-07-06T10:11:00Z">
              <w:r w:rsidRPr="00E8712C">
                <w:rPr>
                  <w:rFonts w:ascii="Calibri" w:eastAsia="Times New Roman" w:hAnsi="Calibri" w:cs="Calibri"/>
                  <w:b/>
                  <w:bCs/>
                  <w:color w:val="000000"/>
                  <w:rPrChange w:id="1083" w:author="Joseph Stinziano" w:date="2020-07-06T10:12:00Z">
                    <w:rPr>
                      <w:rFonts w:ascii="Calibri" w:eastAsia="Times New Roman" w:hAnsi="Calibri" w:cs="Calibri"/>
                      <w:b/>
                      <w:bCs/>
                      <w:color w:val="000000"/>
                      <w:sz w:val="24"/>
                      <w:szCs w:val="24"/>
                    </w:rPr>
                  </w:rPrChange>
                </w:rPr>
                <w:t>MIROC6, MIROC-ESL2</w:t>
              </w:r>
            </w:ins>
          </w:p>
        </w:tc>
        <w:tc>
          <w:tcPr>
            <w:tcW w:w="2835" w:type="dxa"/>
            <w:tcBorders>
              <w:top w:val="nil"/>
              <w:left w:val="nil"/>
              <w:bottom w:val="single" w:sz="4" w:space="0" w:color="auto"/>
              <w:right w:val="nil"/>
            </w:tcBorders>
            <w:shd w:val="clear" w:color="auto" w:fill="auto"/>
            <w:noWrap/>
            <w:hideMark/>
            <w:tcPrChange w:id="1084" w:author="Joseph Stinziano" w:date="2020-07-06T10:12:00Z">
              <w:tcPr>
                <w:tcW w:w="2835" w:type="dxa"/>
                <w:tcBorders>
                  <w:top w:val="nil"/>
                  <w:left w:val="nil"/>
                  <w:bottom w:val="single" w:sz="4" w:space="0" w:color="auto"/>
                  <w:right w:val="nil"/>
                </w:tcBorders>
                <w:shd w:val="clear" w:color="auto" w:fill="auto"/>
                <w:noWrap/>
                <w:hideMark/>
              </w:tcPr>
            </w:tcPrChange>
          </w:tcPr>
          <w:p w14:paraId="33B03DAA" w14:textId="77777777" w:rsidR="00E8712C" w:rsidRPr="00E8712C" w:rsidRDefault="00E8712C" w:rsidP="00903190">
            <w:pPr>
              <w:spacing w:after="0" w:line="240" w:lineRule="auto"/>
              <w:rPr>
                <w:ins w:id="1085" w:author="Joseph Stinziano" w:date="2020-07-06T10:11:00Z"/>
                <w:rFonts w:ascii="Calibri" w:eastAsia="Times New Roman" w:hAnsi="Calibri" w:cs="Calibri"/>
                <w:b/>
                <w:bCs/>
                <w:color w:val="000000"/>
                <w:rPrChange w:id="1086" w:author="Joseph Stinziano" w:date="2020-07-06T10:12:00Z">
                  <w:rPr>
                    <w:ins w:id="1087" w:author="Joseph Stinziano" w:date="2020-07-06T10:11:00Z"/>
                    <w:rFonts w:ascii="Calibri" w:eastAsia="Times New Roman" w:hAnsi="Calibri" w:cs="Calibri"/>
                    <w:b/>
                    <w:bCs/>
                    <w:color w:val="000000"/>
                    <w:sz w:val="24"/>
                    <w:szCs w:val="24"/>
                  </w:rPr>
                </w:rPrChange>
              </w:rPr>
            </w:pPr>
            <w:ins w:id="1088" w:author="Joseph Stinziano" w:date="2020-07-06T10:11:00Z">
              <w:r w:rsidRPr="00E8712C">
                <w:rPr>
                  <w:rFonts w:ascii="Calibri" w:eastAsia="Times New Roman" w:hAnsi="Calibri" w:cs="Calibri"/>
                  <w:b/>
                  <w:bCs/>
                  <w:color w:val="000000"/>
                  <w:rPrChange w:id="1089" w:author="Joseph Stinziano" w:date="2020-07-06T10:12:00Z">
                    <w:rPr>
                      <w:rFonts w:ascii="Calibri" w:eastAsia="Times New Roman" w:hAnsi="Calibri" w:cs="Calibri"/>
                      <w:b/>
                      <w:bCs/>
                      <w:color w:val="000000"/>
                      <w:sz w:val="24"/>
                      <w:szCs w:val="24"/>
                    </w:rPr>
                  </w:rPrChange>
                </w:rPr>
                <w:t>Ito, 2010; Arora et al., 2020</w:t>
              </w:r>
            </w:ins>
          </w:p>
        </w:tc>
      </w:tr>
    </w:tbl>
    <w:p w14:paraId="6AEB698E" w14:textId="5F1E195D" w:rsidR="00E8712C" w:rsidRPr="00FB408E" w:rsidRDefault="00DD1F55" w:rsidP="002B0AA8">
      <w:pPr>
        <w:spacing w:after="0" w:line="360" w:lineRule="auto"/>
        <w:rPr>
          <w:rFonts w:eastAsiaTheme="minorEastAsia" w:cstheme="minorHAnsi"/>
          <w:b/>
          <w:sz w:val="24"/>
          <w:szCs w:val="24"/>
          <w:u w:val="single"/>
          <w:lang w:val="en-CA"/>
        </w:rPr>
      </w:pPr>
      <w:ins w:id="1090" w:author="Joseph Stinziano" w:date="2020-07-06T14:42:00Z">
        <w:r>
          <w:rPr>
            <w:rFonts w:eastAsiaTheme="minorEastAsia" w:cstheme="minorHAnsi"/>
            <w:b/>
            <w:sz w:val="24"/>
            <w:szCs w:val="24"/>
            <w:lang w:val="en-CA"/>
          </w:rPr>
          <w:t xml:space="preserve">*The </w:t>
        </w:r>
        <w:proofErr w:type="spellStart"/>
        <w:r>
          <w:rPr>
            <w:rFonts w:eastAsiaTheme="minorEastAsia" w:cstheme="minorHAnsi"/>
            <w:b/>
            <w:sz w:val="24"/>
            <w:szCs w:val="24"/>
            <w:lang w:val="en-CA"/>
          </w:rPr>
          <w:t>SiB</w:t>
        </w:r>
        <w:proofErr w:type="spellEnd"/>
        <w:r>
          <w:rPr>
            <w:rFonts w:eastAsiaTheme="minorEastAsia" w:cstheme="minorHAnsi"/>
            <w:b/>
            <w:sz w:val="24"/>
            <w:szCs w:val="24"/>
            <w:lang w:val="en-CA"/>
          </w:rPr>
          <w:t xml:space="preserve"> model does not include photosynthe</w:t>
        </w:r>
      </w:ins>
      <w:ins w:id="1091" w:author="Joseph Stinziano" w:date="2020-07-06T14:43:00Z">
        <w:r>
          <w:rPr>
            <w:rFonts w:eastAsiaTheme="minorEastAsia" w:cstheme="minorHAnsi"/>
            <w:b/>
            <w:sz w:val="24"/>
            <w:szCs w:val="24"/>
            <w:lang w:val="en-CA"/>
          </w:rPr>
          <w:t>sis.</w:t>
        </w:r>
      </w:ins>
    </w:p>
    <w:p w14:paraId="1A999C16" w14:textId="77777777" w:rsidR="00E8712C" w:rsidRDefault="00E8712C" w:rsidP="00A92B5E">
      <w:pPr>
        <w:spacing w:after="0" w:line="360" w:lineRule="auto"/>
        <w:rPr>
          <w:ins w:id="1092" w:author="Joseph Stinziano" w:date="2020-07-06T10:11:00Z"/>
          <w:rFonts w:eastAsiaTheme="minorEastAsia" w:cstheme="minorHAnsi"/>
          <w:b/>
          <w:sz w:val="24"/>
          <w:szCs w:val="24"/>
          <w:lang w:val="en-CA"/>
        </w:rPr>
        <w:sectPr w:rsidR="00E8712C" w:rsidSect="00E8712C">
          <w:pgSz w:w="15840" w:h="12240" w:orient="landscape" w:code="1"/>
          <w:pgMar w:top="1134" w:right="1134" w:bottom="1134" w:left="1134" w:header="720" w:footer="720" w:gutter="0"/>
          <w:lnNumType w:countBy="1" w:restart="continuous"/>
          <w:cols w:space="720"/>
          <w:docGrid w:linePitch="360"/>
          <w:sectPrChange w:id="1093" w:author="Joseph Stinziano" w:date="2020-07-06T10:11:00Z">
            <w:sectPr w:rsidR="00E8712C" w:rsidSect="00E8712C">
              <w:pgSz w:w="12240" w:h="15840" w:orient="portrait"/>
              <w:pgMar w:top="1134" w:right="1134" w:bottom="1134" w:left="1134" w:header="720" w:footer="720" w:gutter="0"/>
            </w:sectPr>
          </w:sectPrChange>
        </w:sectPr>
      </w:pPr>
    </w:p>
    <w:p w14:paraId="797D712D" w14:textId="5B672428" w:rsidR="00A92B5E" w:rsidRPr="00CB3198"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lastRenderedPageBreak/>
        <w:t xml:space="preserve">Table </w:t>
      </w:r>
      <w:del w:id="1094" w:author="Joseph Stinziano" w:date="2020-07-06T10:13:00Z">
        <w:r w:rsidDel="00E8712C">
          <w:rPr>
            <w:rFonts w:eastAsiaTheme="minorEastAsia" w:cstheme="minorHAnsi"/>
            <w:b/>
            <w:sz w:val="24"/>
            <w:szCs w:val="24"/>
            <w:lang w:val="en-CA"/>
          </w:rPr>
          <w:delText>1</w:delText>
        </w:r>
      </w:del>
      <w:ins w:id="1095" w:author="Joseph Stinziano" w:date="2020-07-06T10:13:00Z">
        <w:r w:rsidR="00E8712C">
          <w:rPr>
            <w:rFonts w:eastAsiaTheme="minorEastAsia" w:cstheme="minorHAnsi"/>
            <w:b/>
            <w:sz w:val="24"/>
            <w:szCs w:val="24"/>
            <w:lang w:val="en-CA"/>
          </w:rPr>
          <w:t>2</w:t>
        </w:r>
      </w:ins>
      <w:r>
        <w:rPr>
          <w:rFonts w:eastAsiaTheme="minorEastAsia" w:cstheme="minorHAnsi"/>
          <w:b/>
          <w:sz w:val="24"/>
          <w:szCs w:val="24"/>
          <w:lang w:val="en-CA"/>
        </w:rPr>
        <w:t>. Parameters used in modelling daily carbon gain.</w:t>
      </w:r>
    </w:p>
    <w:tbl>
      <w:tblPr>
        <w:tblW w:w="8931" w:type="dxa"/>
        <w:tblLook w:val="04A0" w:firstRow="1" w:lastRow="0" w:firstColumn="1" w:lastColumn="0" w:noHBand="0" w:noVBand="1"/>
      </w:tblPr>
      <w:tblGrid>
        <w:gridCol w:w="1920"/>
        <w:gridCol w:w="1920"/>
        <w:gridCol w:w="2240"/>
        <w:gridCol w:w="2851"/>
      </w:tblGrid>
      <w:tr w:rsidR="00A92B5E" w:rsidRPr="00CB3198" w14:paraId="197A49F6" w14:textId="77777777" w:rsidTr="00EF00D1">
        <w:trPr>
          <w:trHeight w:val="288"/>
        </w:trPr>
        <w:tc>
          <w:tcPr>
            <w:tcW w:w="1920" w:type="dxa"/>
            <w:tcBorders>
              <w:top w:val="single" w:sz="4" w:space="0" w:color="auto"/>
              <w:left w:val="nil"/>
              <w:bottom w:val="single" w:sz="4" w:space="0" w:color="auto"/>
              <w:right w:val="nil"/>
            </w:tcBorders>
            <w:shd w:val="clear" w:color="auto" w:fill="auto"/>
            <w:noWrap/>
            <w:vAlign w:val="bottom"/>
            <w:hideMark/>
          </w:tcPr>
          <w:p w14:paraId="5C6BB66B"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Parameter</w:t>
            </w:r>
          </w:p>
        </w:tc>
        <w:tc>
          <w:tcPr>
            <w:tcW w:w="1920" w:type="dxa"/>
            <w:tcBorders>
              <w:top w:val="single" w:sz="4" w:space="0" w:color="auto"/>
              <w:left w:val="nil"/>
              <w:bottom w:val="single" w:sz="4" w:space="0" w:color="auto"/>
              <w:right w:val="nil"/>
            </w:tcBorders>
            <w:shd w:val="clear" w:color="auto" w:fill="auto"/>
            <w:noWrap/>
            <w:vAlign w:val="bottom"/>
            <w:hideMark/>
          </w:tcPr>
          <w:p w14:paraId="2B42167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Group</w:t>
            </w:r>
          </w:p>
        </w:tc>
        <w:tc>
          <w:tcPr>
            <w:tcW w:w="2240" w:type="dxa"/>
            <w:tcBorders>
              <w:top w:val="single" w:sz="4" w:space="0" w:color="auto"/>
              <w:left w:val="nil"/>
              <w:bottom w:val="single" w:sz="4" w:space="0" w:color="auto"/>
              <w:right w:val="nil"/>
            </w:tcBorders>
            <w:shd w:val="clear" w:color="auto" w:fill="auto"/>
            <w:noWrap/>
            <w:hideMark/>
          </w:tcPr>
          <w:p w14:paraId="2163B24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Value</w:t>
            </w:r>
          </w:p>
        </w:tc>
        <w:tc>
          <w:tcPr>
            <w:tcW w:w="2851" w:type="dxa"/>
            <w:tcBorders>
              <w:top w:val="single" w:sz="4" w:space="0" w:color="auto"/>
              <w:left w:val="nil"/>
              <w:bottom w:val="single" w:sz="4" w:space="0" w:color="auto"/>
              <w:right w:val="nil"/>
            </w:tcBorders>
            <w:shd w:val="clear" w:color="auto" w:fill="auto"/>
            <w:noWrap/>
            <w:vAlign w:val="bottom"/>
            <w:hideMark/>
          </w:tcPr>
          <w:p w14:paraId="08BB6E1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Reference</w:t>
            </w:r>
          </w:p>
        </w:tc>
      </w:tr>
      <w:tr w:rsidR="00A92B5E" w:rsidRPr="00CB3198" w14:paraId="35A91842" w14:textId="77777777" w:rsidTr="00EF00D1">
        <w:trPr>
          <w:trHeight w:val="288"/>
        </w:trPr>
        <w:tc>
          <w:tcPr>
            <w:tcW w:w="1920" w:type="dxa"/>
            <w:tcBorders>
              <w:top w:val="single" w:sz="4" w:space="0" w:color="auto"/>
              <w:left w:val="nil"/>
              <w:bottom w:val="nil"/>
              <w:right w:val="nil"/>
            </w:tcBorders>
            <w:shd w:val="clear" w:color="auto" w:fill="auto"/>
            <w:noWrap/>
            <w:vAlign w:val="bottom"/>
            <w:hideMark/>
          </w:tcPr>
          <w:p w14:paraId="0374164C"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Respiration</w:t>
            </w:r>
          </w:p>
        </w:tc>
        <w:tc>
          <w:tcPr>
            <w:tcW w:w="1920" w:type="dxa"/>
            <w:tcBorders>
              <w:top w:val="single" w:sz="4" w:space="0" w:color="auto"/>
              <w:left w:val="nil"/>
              <w:bottom w:val="nil"/>
              <w:right w:val="nil"/>
            </w:tcBorders>
            <w:shd w:val="clear" w:color="auto" w:fill="auto"/>
            <w:noWrap/>
            <w:vAlign w:val="bottom"/>
            <w:hideMark/>
          </w:tcPr>
          <w:p w14:paraId="1788105E" w14:textId="77777777" w:rsidR="00A92B5E" w:rsidRPr="000418B4"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dark</w:t>
            </w:r>
            <w:proofErr w:type="spellEnd"/>
          </w:p>
        </w:tc>
        <w:tc>
          <w:tcPr>
            <w:tcW w:w="2240" w:type="dxa"/>
            <w:tcBorders>
              <w:top w:val="single" w:sz="4" w:space="0" w:color="auto"/>
              <w:left w:val="nil"/>
              <w:bottom w:val="nil"/>
              <w:right w:val="nil"/>
            </w:tcBorders>
            <w:shd w:val="clear" w:color="auto" w:fill="auto"/>
            <w:noWrap/>
            <w:hideMark/>
          </w:tcPr>
          <w:p w14:paraId="59E8A6CF"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2.78</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single" w:sz="4" w:space="0" w:color="auto"/>
              <w:left w:val="nil"/>
              <w:bottom w:val="nil"/>
              <w:right w:val="nil"/>
            </w:tcBorders>
            <w:shd w:val="clear" w:color="auto" w:fill="auto"/>
            <w:noWrap/>
            <w:hideMark/>
          </w:tcPr>
          <w:p w14:paraId="4D544A0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0C340A00" w14:textId="77777777" w:rsidTr="00EF00D1">
        <w:trPr>
          <w:trHeight w:val="288"/>
        </w:trPr>
        <w:tc>
          <w:tcPr>
            <w:tcW w:w="1920" w:type="dxa"/>
            <w:tcBorders>
              <w:top w:val="nil"/>
              <w:left w:val="nil"/>
              <w:bottom w:val="nil"/>
              <w:right w:val="nil"/>
            </w:tcBorders>
            <w:shd w:val="clear" w:color="auto" w:fill="auto"/>
            <w:noWrap/>
            <w:vAlign w:val="bottom"/>
            <w:hideMark/>
          </w:tcPr>
          <w:p w14:paraId="33145F6A"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2F9D2B44" w14:textId="77777777" w:rsidR="00A92B5E" w:rsidRPr="000418B4"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day</w:t>
            </w:r>
            <w:proofErr w:type="spellEnd"/>
          </w:p>
        </w:tc>
        <w:tc>
          <w:tcPr>
            <w:tcW w:w="2240" w:type="dxa"/>
            <w:tcBorders>
              <w:top w:val="nil"/>
              <w:left w:val="nil"/>
              <w:bottom w:val="nil"/>
              <w:right w:val="nil"/>
            </w:tcBorders>
            <w:shd w:val="clear" w:color="auto" w:fill="auto"/>
            <w:noWrap/>
            <w:hideMark/>
          </w:tcPr>
          <w:p w14:paraId="3B91ADAA" w14:textId="77777777" w:rsidR="00A92B5E" w:rsidRPr="000418B4" w:rsidRDefault="00A92B5E" w:rsidP="00EF00D1">
            <w:pPr>
              <w:spacing w:after="0" w:line="240" w:lineRule="auto"/>
              <w:rPr>
                <w:rFonts w:eastAsia="Times New Roman" w:cstheme="minorHAnsi"/>
                <w:color w:val="000000"/>
                <w:sz w:val="24"/>
                <w:szCs w:val="24"/>
                <w:vertAlign w:val="subscript"/>
              </w:rPr>
            </w:pPr>
            <w:r w:rsidRPr="00CB3198">
              <w:rPr>
                <w:rFonts w:eastAsia="Times New Roman" w:cstheme="minorHAnsi"/>
                <w:color w:val="000000"/>
                <w:sz w:val="24"/>
                <w:szCs w:val="24"/>
              </w:rPr>
              <w:t xml:space="preserve">0.7 * </w:t>
            </w: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dark</w:t>
            </w:r>
            <w:proofErr w:type="spellEnd"/>
          </w:p>
        </w:tc>
        <w:tc>
          <w:tcPr>
            <w:tcW w:w="2851" w:type="dxa"/>
            <w:tcBorders>
              <w:top w:val="nil"/>
              <w:left w:val="nil"/>
              <w:bottom w:val="nil"/>
              <w:right w:val="nil"/>
            </w:tcBorders>
            <w:shd w:val="clear" w:color="auto" w:fill="auto"/>
            <w:noWrap/>
            <w:hideMark/>
          </w:tcPr>
          <w:p w14:paraId="5EC0240E" w14:textId="77777777" w:rsidR="00A92B5E" w:rsidRPr="00CB3198" w:rsidRDefault="00A92B5E" w:rsidP="00EF00D1">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Ayub</w:t>
            </w:r>
            <w:proofErr w:type="spellEnd"/>
            <w:r>
              <w:rPr>
                <w:rFonts w:eastAsia="Times New Roman" w:cstheme="minorHAnsi"/>
                <w:color w:val="000000"/>
                <w:sz w:val="24"/>
                <w:szCs w:val="24"/>
              </w:rPr>
              <w:t xml:space="preserve"> </w:t>
            </w:r>
            <w:r w:rsidRPr="00164F67">
              <w:rPr>
                <w:rFonts w:eastAsia="Times New Roman" w:cstheme="minorHAnsi"/>
                <w:i/>
                <w:color w:val="000000"/>
                <w:sz w:val="24"/>
                <w:szCs w:val="24"/>
              </w:rPr>
              <w:t>et al.</w:t>
            </w:r>
            <w:r>
              <w:rPr>
                <w:rFonts w:eastAsia="Times New Roman" w:cstheme="minorHAnsi"/>
                <w:color w:val="000000"/>
                <w:sz w:val="24"/>
                <w:szCs w:val="24"/>
              </w:rPr>
              <w:t>, 2011</w:t>
            </w:r>
          </w:p>
        </w:tc>
      </w:tr>
      <w:tr w:rsidR="00A92B5E" w:rsidRPr="00CB3198" w14:paraId="59132194" w14:textId="77777777" w:rsidTr="00EF00D1">
        <w:trPr>
          <w:trHeight w:val="288"/>
        </w:trPr>
        <w:tc>
          <w:tcPr>
            <w:tcW w:w="1920" w:type="dxa"/>
            <w:tcBorders>
              <w:top w:val="nil"/>
              <w:left w:val="nil"/>
              <w:bottom w:val="nil"/>
              <w:right w:val="nil"/>
            </w:tcBorders>
            <w:shd w:val="clear" w:color="auto" w:fill="auto"/>
            <w:noWrap/>
            <w:vAlign w:val="bottom"/>
            <w:hideMark/>
          </w:tcPr>
          <w:p w14:paraId="43705E78"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8E4EB79" w14:textId="77777777" w:rsidR="00A92B5E" w:rsidRPr="00CB3198" w:rsidRDefault="00A92B5E" w:rsidP="00EF00D1">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root</w:t>
            </w:r>
            <w:proofErr w:type="spellEnd"/>
          </w:p>
        </w:tc>
        <w:tc>
          <w:tcPr>
            <w:tcW w:w="2240" w:type="dxa"/>
            <w:tcBorders>
              <w:top w:val="nil"/>
              <w:left w:val="nil"/>
              <w:bottom w:val="nil"/>
              <w:right w:val="nil"/>
            </w:tcBorders>
            <w:shd w:val="clear" w:color="auto" w:fill="auto"/>
            <w:noWrap/>
            <w:hideMark/>
          </w:tcPr>
          <w:p w14:paraId="112A5E8C"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0.0095</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2179CF51"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Weger</w:t>
            </w:r>
            <w:proofErr w:type="spellEnd"/>
            <w:r w:rsidRPr="00CB3198">
              <w:rPr>
                <w:rFonts w:eastAsia="Times New Roman" w:cstheme="minorHAnsi"/>
                <w:color w:val="000000"/>
                <w:sz w:val="24"/>
                <w:szCs w:val="24"/>
              </w:rPr>
              <w:t xml:space="preserve"> &amp; Guy, 1991</w:t>
            </w:r>
          </w:p>
        </w:tc>
      </w:tr>
      <w:tr w:rsidR="00A92B5E" w:rsidRPr="00CB3198" w14:paraId="0F7E5A4D" w14:textId="77777777" w:rsidTr="00EF00D1">
        <w:trPr>
          <w:trHeight w:val="288"/>
        </w:trPr>
        <w:tc>
          <w:tcPr>
            <w:tcW w:w="1920" w:type="dxa"/>
            <w:tcBorders>
              <w:top w:val="nil"/>
              <w:left w:val="nil"/>
              <w:bottom w:val="nil"/>
              <w:right w:val="nil"/>
            </w:tcBorders>
            <w:shd w:val="clear" w:color="auto" w:fill="auto"/>
            <w:noWrap/>
            <w:vAlign w:val="bottom"/>
            <w:hideMark/>
          </w:tcPr>
          <w:p w14:paraId="4DFC0BB9"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95A93B1" w14:textId="77777777" w:rsidR="00A92B5E" w:rsidRPr="000418B4"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stem</w:t>
            </w:r>
            <w:proofErr w:type="spellEnd"/>
          </w:p>
        </w:tc>
        <w:tc>
          <w:tcPr>
            <w:tcW w:w="2240" w:type="dxa"/>
            <w:tcBorders>
              <w:top w:val="nil"/>
              <w:left w:val="nil"/>
              <w:bottom w:val="nil"/>
              <w:right w:val="nil"/>
            </w:tcBorders>
            <w:shd w:val="clear" w:color="auto" w:fill="auto"/>
            <w:noWrap/>
            <w:hideMark/>
          </w:tcPr>
          <w:p w14:paraId="02E0E531"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0.0095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08C52DE5"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Assumed</w:t>
            </w:r>
          </w:p>
        </w:tc>
      </w:tr>
      <w:tr w:rsidR="00A92B5E" w:rsidRPr="00CB3198" w14:paraId="76FD67DA" w14:textId="77777777" w:rsidTr="00EF00D1">
        <w:trPr>
          <w:trHeight w:val="288"/>
        </w:trPr>
        <w:tc>
          <w:tcPr>
            <w:tcW w:w="1920" w:type="dxa"/>
            <w:tcBorders>
              <w:top w:val="nil"/>
              <w:left w:val="nil"/>
              <w:bottom w:val="nil"/>
              <w:right w:val="nil"/>
            </w:tcBorders>
            <w:shd w:val="clear" w:color="auto" w:fill="auto"/>
            <w:noWrap/>
            <w:vAlign w:val="bottom"/>
            <w:hideMark/>
          </w:tcPr>
          <w:p w14:paraId="7D5AF79A"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25D9D661"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Q</w:t>
            </w:r>
            <w:r w:rsidRPr="00CB3198">
              <w:rPr>
                <w:rFonts w:eastAsia="Times New Roman" w:cstheme="minorHAnsi"/>
                <w:color w:val="000000"/>
                <w:sz w:val="24"/>
                <w:szCs w:val="24"/>
                <w:vertAlign w:val="subscript"/>
              </w:rPr>
              <w:t>10</w:t>
            </w:r>
          </w:p>
        </w:tc>
        <w:tc>
          <w:tcPr>
            <w:tcW w:w="2240" w:type="dxa"/>
            <w:tcBorders>
              <w:top w:val="nil"/>
              <w:left w:val="nil"/>
              <w:bottom w:val="nil"/>
              <w:right w:val="nil"/>
            </w:tcBorders>
            <w:shd w:val="clear" w:color="auto" w:fill="auto"/>
            <w:noWrap/>
            <w:hideMark/>
          </w:tcPr>
          <w:p w14:paraId="31021A0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2.015</w:t>
            </w:r>
          </w:p>
        </w:tc>
        <w:tc>
          <w:tcPr>
            <w:tcW w:w="2851" w:type="dxa"/>
            <w:tcBorders>
              <w:top w:val="nil"/>
              <w:left w:val="nil"/>
              <w:bottom w:val="nil"/>
              <w:right w:val="nil"/>
            </w:tcBorders>
            <w:shd w:val="clear" w:color="auto" w:fill="auto"/>
            <w:noWrap/>
            <w:hideMark/>
          </w:tcPr>
          <w:p w14:paraId="38AD9A18"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Atkin &amp; </w:t>
            </w:r>
            <w:proofErr w:type="spellStart"/>
            <w:r w:rsidRPr="00CB3198">
              <w:rPr>
                <w:rFonts w:eastAsia="Times New Roman" w:cstheme="minorHAnsi"/>
                <w:color w:val="000000"/>
                <w:sz w:val="24"/>
                <w:szCs w:val="24"/>
              </w:rPr>
              <w:t>Tjoelker</w:t>
            </w:r>
            <w:proofErr w:type="spellEnd"/>
            <w:r w:rsidRPr="00CB3198">
              <w:rPr>
                <w:rFonts w:eastAsia="Times New Roman" w:cstheme="minorHAnsi"/>
                <w:color w:val="000000"/>
                <w:sz w:val="24"/>
                <w:szCs w:val="24"/>
              </w:rPr>
              <w:t>, 2003</w:t>
            </w:r>
          </w:p>
        </w:tc>
      </w:tr>
      <w:tr w:rsidR="00A92B5E" w:rsidRPr="00CB3198" w14:paraId="2A6F9B93" w14:textId="77777777" w:rsidTr="00EF00D1">
        <w:trPr>
          <w:trHeight w:val="288"/>
        </w:trPr>
        <w:tc>
          <w:tcPr>
            <w:tcW w:w="1920" w:type="dxa"/>
            <w:tcBorders>
              <w:top w:val="nil"/>
              <w:left w:val="nil"/>
              <w:bottom w:val="nil"/>
              <w:right w:val="nil"/>
            </w:tcBorders>
            <w:shd w:val="clear" w:color="auto" w:fill="auto"/>
            <w:noWrap/>
            <w:vAlign w:val="bottom"/>
            <w:hideMark/>
          </w:tcPr>
          <w:p w14:paraId="72860DE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Γ*</w:t>
            </w:r>
          </w:p>
        </w:tc>
        <w:tc>
          <w:tcPr>
            <w:tcW w:w="1920" w:type="dxa"/>
            <w:tcBorders>
              <w:top w:val="nil"/>
              <w:left w:val="nil"/>
              <w:bottom w:val="nil"/>
              <w:right w:val="nil"/>
            </w:tcBorders>
            <w:shd w:val="clear" w:color="auto" w:fill="auto"/>
            <w:noWrap/>
            <w:vAlign w:val="bottom"/>
            <w:hideMark/>
          </w:tcPr>
          <w:p w14:paraId="1BD1477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46B07322"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42.75</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A3DA854"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2001</w:t>
            </w:r>
          </w:p>
        </w:tc>
      </w:tr>
      <w:tr w:rsidR="00A92B5E" w:rsidRPr="00CB3198" w14:paraId="5E2DC284" w14:textId="77777777" w:rsidTr="00EF00D1">
        <w:trPr>
          <w:trHeight w:val="288"/>
        </w:trPr>
        <w:tc>
          <w:tcPr>
            <w:tcW w:w="1920" w:type="dxa"/>
            <w:tcBorders>
              <w:top w:val="nil"/>
              <w:left w:val="nil"/>
              <w:bottom w:val="nil"/>
              <w:right w:val="nil"/>
            </w:tcBorders>
            <w:shd w:val="clear" w:color="auto" w:fill="auto"/>
            <w:noWrap/>
            <w:vAlign w:val="bottom"/>
            <w:hideMark/>
          </w:tcPr>
          <w:p w14:paraId="16B01006"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B6383CD" w14:textId="77777777" w:rsidR="00A92B5E" w:rsidRPr="00CB3198"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33C45692"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0E39E5B3"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2001</w:t>
            </w:r>
          </w:p>
        </w:tc>
      </w:tr>
      <w:tr w:rsidR="00A92B5E" w:rsidRPr="00CB3198" w14:paraId="2DD7FEAE" w14:textId="77777777" w:rsidTr="00EF00D1">
        <w:trPr>
          <w:trHeight w:val="288"/>
        </w:trPr>
        <w:tc>
          <w:tcPr>
            <w:tcW w:w="1920" w:type="dxa"/>
            <w:tcBorders>
              <w:top w:val="nil"/>
              <w:left w:val="nil"/>
              <w:bottom w:val="nil"/>
              <w:right w:val="nil"/>
            </w:tcBorders>
            <w:shd w:val="clear" w:color="auto" w:fill="auto"/>
            <w:noWrap/>
            <w:vAlign w:val="bottom"/>
            <w:hideMark/>
          </w:tcPr>
          <w:p w14:paraId="1C8C2E87" w14:textId="77777777" w:rsidR="00A92B5E" w:rsidRPr="00CB3198" w:rsidRDefault="00A92B5E" w:rsidP="00EF00D1">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K</w:t>
            </w:r>
            <w:r>
              <w:rPr>
                <w:rFonts w:eastAsia="Times New Roman" w:cstheme="minorHAnsi"/>
                <w:color w:val="000000"/>
                <w:sz w:val="24"/>
                <w:szCs w:val="24"/>
                <w:vertAlign w:val="subscript"/>
              </w:rPr>
              <w:t>m</w:t>
            </w:r>
          </w:p>
        </w:tc>
        <w:tc>
          <w:tcPr>
            <w:tcW w:w="1920" w:type="dxa"/>
            <w:tcBorders>
              <w:top w:val="nil"/>
              <w:left w:val="nil"/>
              <w:bottom w:val="nil"/>
              <w:right w:val="nil"/>
            </w:tcBorders>
            <w:shd w:val="clear" w:color="auto" w:fill="auto"/>
            <w:noWrap/>
            <w:vAlign w:val="bottom"/>
            <w:hideMark/>
          </w:tcPr>
          <w:p w14:paraId="48E1AC16"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1493A6EE"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718.4</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F77B141"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xml:space="preserve"> 2001</w:t>
            </w:r>
          </w:p>
        </w:tc>
      </w:tr>
      <w:tr w:rsidR="00A92B5E" w:rsidRPr="00CB3198" w14:paraId="1747F505" w14:textId="77777777" w:rsidTr="00EF00D1">
        <w:trPr>
          <w:trHeight w:val="288"/>
        </w:trPr>
        <w:tc>
          <w:tcPr>
            <w:tcW w:w="1920" w:type="dxa"/>
            <w:tcBorders>
              <w:top w:val="nil"/>
              <w:left w:val="nil"/>
              <w:bottom w:val="nil"/>
              <w:right w:val="nil"/>
            </w:tcBorders>
            <w:shd w:val="clear" w:color="auto" w:fill="auto"/>
            <w:noWrap/>
            <w:vAlign w:val="bottom"/>
            <w:hideMark/>
          </w:tcPr>
          <w:p w14:paraId="52521A9F"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32D4358E" w14:textId="77777777" w:rsidR="00A92B5E" w:rsidRPr="00CB3198"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121762BA"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263340C1"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xml:space="preserve"> 2001</w:t>
            </w:r>
          </w:p>
        </w:tc>
      </w:tr>
      <w:tr w:rsidR="00A92B5E" w:rsidRPr="00CB3198" w14:paraId="64F9971D" w14:textId="77777777" w:rsidTr="00EF00D1">
        <w:trPr>
          <w:trHeight w:val="288"/>
        </w:trPr>
        <w:tc>
          <w:tcPr>
            <w:tcW w:w="1920" w:type="dxa"/>
            <w:tcBorders>
              <w:top w:val="nil"/>
              <w:left w:val="nil"/>
              <w:bottom w:val="nil"/>
              <w:right w:val="nil"/>
            </w:tcBorders>
            <w:shd w:val="clear" w:color="auto" w:fill="auto"/>
            <w:noWrap/>
            <w:vAlign w:val="bottom"/>
            <w:hideMark/>
          </w:tcPr>
          <w:p w14:paraId="3E8F908A"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α</w:t>
            </w:r>
          </w:p>
        </w:tc>
        <w:tc>
          <w:tcPr>
            <w:tcW w:w="1920" w:type="dxa"/>
            <w:tcBorders>
              <w:top w:val="nil"/>
              <w:left w:val="nil"/>
              <w:bottom w:val="nil"/>
              <w:right w:val="nil"/>
            </w:tcBorders>
            <w:shd w:val="clear" w:color="auto" w:fill="auto"/>
            <w:noWrap/>
            <w:vAlign w:val="bottom"/>
            <w:hideMark/>
          </w:tcPr>
          <w:p w14:paraId="24A8E22A" w14:textId="77777777" w:rsidR="00A92B5E" w:rsidRPr="00CB3198" w:rsidRDefault="00A92B5E" w:rsidP="00EF00D1">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DF92B8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0.8</w:t>
            </w:r>
          </w:p>
        </w:tc>
        <w:tc>
          <w:tcPr>
            <w:tcW w:w="2851" w:type="dxa"/>
            <w:tcBorders>
              <w:top w:val="nil"/>
              <w:left w:val="nil"/>
              <w:bottom w:val="nil"/>
              <w:right w:val="nil"/>
            </w:tcBorders>
            <w:shd w:val="clear" w:color="auto" w:fill="auto"/>
            <w:noWrap/>
            <w:hideMark/>
          </w:tcPr>
          <w:p w14:paraId="5B083582"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Pr="00CB3198">
              <w:rPr>
                <w:rFonts w:eastAsia="Times New Roman" w:cstheme="minorHAnsi"/>
                <w:color w:val="000000"/>
                <w:sz w:val="24"/>
                <w:szCs w:val="24"/>
              </w:rPr>
              <w:t>, 1998</w:t>
            </w:r>
          </w:p>
        </w:tc>
      </w:tr>
      <w:tr w:rsidR="00A92B5E" w:rsidRPr="00CB3198" w14:paraId="68C60781" w14:textId="77777777" w:rsidTr="00EF00D1">
        <w:trPr>
          <w:trHeight w:val="288"/>
        </w:trPr>
        <w:tc>
          <w:tcPr>
            <w:tcW w:w="1920" w:type="dxa"/>
            <w:tcBorders>
              <w:top w:val="nil"/>
              <w:left w:val="nil"/>
              <w:bottom w:val="nil"/>
              <w:right w:val="nil"/>
            </w:tcBorders>
            <w:shd w:val="clear" w:color="auto" w:fill="auto"/>
            <w:noWrap/>
            <w:vAlign w:val="bottom"/>
            <w:hideMark/>
          </w:tcPr>
          <w:p w14:paraId="56271A09"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φ</w:t>
            </w:r>
          </w:p>
        </w:tc>
        <w:tc>
          <w:tcPr>
            <w:tcW w:w="1920" w:type="dxa"/>
            <w:tcBorders>
              <w:top w:val="nil"/>
              <w:left w:val="nil"/>
              <w:bottom w:val="nil"/>
              <w:right w:val="nil"/>
            </w:tcBorders>
            <w:shd w:val="clear" w:color="auto" w:fill="auto"/>
            <w:noWrap/>
            <w:vAlign w:val="bottom"/>
            <w:hideMark/>
          </w:tcPr>
          <w:p w14:paraId="351EB7B1" w14:textId="77777777" w:rsidR="00A92B5E" w:rsidRPr="00CB3198" w:rsidRDefault="00A92B5E" w:rsidP="00EF00D1">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679D4C5"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0.08</w:t>
            </w:r>
          </w:p>
        </w:tc>
        <w:tc>
          <w:tcPr>
            <w:tcW w:w="2851" w:type="dxa"/>
            <w:tcBorders>
              <w:top w:val="nil"/>
              <w:left w:val="nil"/>
              <w:bottom w:val="nil"/>
              <w:right w:val="nil"/>
            </w:tcBorders>
            <w:shd w:val="clear" w:color="auto" w:fill="auto"/>
            <w:noWrap/>
            <w:hideMark/>
          </w:tcPr>
          <w:p w14:paraId="3AE470B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Pr="00CB3198">
              <w:rPr>
                <w:rFonts w:eastAsia="Times New Roman" w:cstheme="minorHAnsi"/>
                <w:color w:val="000000"/>
                <w:sz w:val="24"/>
                <w:szCs w:val="24"/>
              </w:rPr>
              <w:t>, 1998</w:t>
            </w:r>
          </w:p>
        </w:tc>
      </w:tr>
      <w:tr w:rsidR="00A92B5E" w:rsidRPr="00CB3198" w14:paraId="5EC6DB8B" w14:textId="77777777" w:rsidTr="00EF00D1">
        <w:trPr>
          <w:trHeight w:val="288"/>
        </w:trPr>
        <w:tc>
          <w:tcPr>
            <w:tcW w:w="1920" w:type="dxa"/>
            <w:tcBorders>
              <w:top w:val="nil"/>
              <w:left w:val="nil"/>
              <w:bottom w:val="nil"/>
              <w:right w:val="nil"/>
            </w:tcBorders>
            <w:shd w:val="clear" w:color="auto" w:fill="auto"/>
            <w:noWrap/>
            <w:vAlign w:val="bottom"/>
            <w:hideMark/>
          </w:tcPr>
          <w:p w14:paraId="101AE1F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Leaf Area</w:t>
            </w:r>
          </w:p>
        </w:tc>
        <w:tc>
          <w:tcPr>
            <w:tcW w:w="1920" w:type="dxa"/>
            <w:tcBorders>
              <w:top w:val="nil"/>
              <w:left w:val="nil"/>
              <w:bottom w:val="nil"/>
              <w:right w:val="nil"/>
            </w:tcBorders>
            <w:shd w:val="clear" w:color="auto" w:fill="auto"/>
            <w:noWrap/>
            <w:vAlign w:val="bottom"/>
            <w:hideMark/>
          </w:tcPr>
          <w:p w14:paraId="725A9A9D"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18EA5E7E"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7237B926"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7AA4FBE8" w14:textId="77777777" w:rsidTr="00EF00D1">
        <w:trPr>
          <w:trHeight w:val="288"/>
        </w:trPr>
        <w:tc>
          <w:tcPr>
            <w:tcW w:w="1920" w:type="dxa"/>
            <w:tcBorders>
              <w:top w:val="nil"/>
              <w:left w:val="nil"/>
              <w:bottom w:val="nil"/>
              <w:right w:val="nil"/>
            </w:tcBorders>
            <w:shd w:val="clear" w:color="auto" w:fill="auto"/>
            <w:noWrap/>
            <w:vAlign w:val="bottom"/>
            <w:hideMark/>
          </w:tcPr>
          <w:p w14:paraId="0DE13D57" w14:textId="77777777" w:rsidR="00A92B5E" w:rsidRPr="00CB3198" w:rsidRDefault="00A92B5E" w:rsidP="00EF00D1">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4FADDEB"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77203365"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29609E48"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0154B7E5" w14:textId="77777777" w:rsidTr="00EF00D1">
        <w:trPr>
          <w:trHeight w:val="288"/>
        </w:trPr>
        <w:tc>
          <w:tcPr>
            <w:tcW w:w="1920" w:type="dxa"/>
            <w:tcBorders>
              <w:top w:val="nil"/>
              <w:left w:val="nil"/>
              <w:bottom w:val="nil"/>
              <w:right w:val="nil"/>
            </w:tcBorders>
            <w:shd w:val="clear" w:color="auto" w:fill="auto"/>
            <w:noWrap/>
            <w:vAlign w:val="bottom"/>
            <w:hideMark/>
          </w:tcPr>
          <w:p w14:paraId="2660E5A0"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Stem Mass</w:t>
            </w:r>
          </w:p>
        </w:tc>
        <w:tc>
          <w:tcPr>
            <w:tcW w:w="1920" w:type="dxa"/>
            <w:tcBorders>
              <w:top w:val="nil"/>
              <w:left w:val="nil"/>
              <w:bottom w:val="nil"/>
              <w:right w:val="nil"/>
            </w:tcBorders>
            <w:shd w:val="clear" w:color="auto" w:fill="auto"/>
            <w:noWrap/>
            <w:vAlign w:val="bottom"/>
            <w:hideMark/>
          </w:tcPr>
          <w:p w14:paraId="6E55E5CB"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705D7F33"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0.496</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4DE5BB7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50062156" w14:textId="77777777" w:rsidTr="00EF00D1">
        <w:trPr>
          <w:trHeight w:val="288"/>
        </w:trPr>
        <w:tc>
          <w:tcPr>
            <w:tcW w:w="1920" w:type="dxa"/>
            <w:tcBorders>
              <w:top w:val="nil"/>
              <w:left w:val="nil"/>
              <w:bottom w:val="nil"/>
              <w:right w:val="nil"/>
            </w:tcBorders>
            <w:shd w:val="clear" w:color="auto" w:fill="auto"/>
            <w:noWrap/>
            <w:vAlign w:val="bottom"/>
            <w:hideMark/>
          </w:tcPr>
          <w:p w14:paraId="2A1F7780" w14:textId="77777777" w:rsidR="00A92B5E" w:rsidRPr="00CB3198" w:rsidRDefault="00A92B5E" w:rsidP="00EF00D1">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43842E5"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4D6AFE8E"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2.523</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1CB467FD"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64697480" w14:textId="77777777" w:rsidTr="00EF00D1">
        <w:trPr>
          <w:trHeight w:val="288"/>
        </w:trPr>
        <w:tc>
          <w:tcPr>
            <w:tcW w:w="1920" w:type="dxa"/>
            <w:tcBorders>
              <w:top w:val="nil"/>
              <w:left w:val="nil"/>
              <w:right w:val="nil"/>
            </w:tcBorders>
            <w:shd w:val="clear" w:color="auto" w:fill="auto"/>
            <w:noWrap/>
            <w:vAlign w:val="bottom"/>
            <w:hideMark/>
          </w:tcPr>
          <w:p w14:paraId="1639C493"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Root Mass</w:t>
            </w:r>
          </w:p>
        </w:tc>
        <w:tc>
          <w:tcPr>
            <w:tcW w:w="1920" w:type="dxa"/>
            <w:tcBorders>
              <w:top w:val="nil"/>
              <w:left w:val="nil"/>
              <w:right w:val="nil"/>
            </w:tcBorders>
            <w:shd w:val="clear" w:color="auto" w:fill="auto"/>
            <w:noWrap/>
            <w:vAlign w:val="bottom"/>
            <w:hideMark/>
          </w:tcPr>
          <w:p w14:paraId="4136F732"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right w:val="nil"/>
            </w:tcBorders>
            <w:shd w:val="clear" w:color="auto" w:fill="auto"/>
            <w:noWrap/>
            <w:hideMark/>
          </w:tcPr>
          <w:p w14:paraId="74B6110D"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0.498</w:t>
            </w:r>
            <w:r>
              <w:rPr>
                <w:rFonts w:eastAsia="Times New Roman" w:cstheme="minorHAnsi"/>
                <w:color w:val="000000"/>
                <w:sz w:val="24"/>
                <w:szCs w:val="24"/>
              </w:rPr>
              <w:t xml:space="preserve"> g</w:t>
            </w:r>
          </w:p>
        </w:tc>
        <w:tc>
          <w:tcPr>
            <w:tcW w:w="2851" w:type="dxa"/>
            <w:tcBorders>
              <w:top w:val="nil"/>
              <w:left w:val="nil"/>
              <w:right w:val="nil"/>
            </w:tcBorders>
            <w:shd w:val="clear" w:color="auto" w:fill="auto"/>
            <w:noWrap/>
            <w:hideMark/>
          </w:tcPr>
          <w:p w14:paraId="07B92267"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26A57B90" w14:textId="77777777" w:rsidTr="00EF00D1">
        <w:trPr>
          <w:trHeight w:val="288"/>
        </w:trPr>
        <w:tc>
          <w:tcPr>
            <w:tcW w:w="1920" w:type="dxa"/>
            <w:tcBorders>
              <w:top w:val="nil"/>
              <w:left w:val="nil"/>
              <w:bottom w:val="single" w:sz="4" w:space="0" w:color="auto"/>
              <w:right w:val="nil"/>
            </w:tcBorders>
            <w:shd w:val="clear" w:color="auto" w:fill="auto"/>
            <w:noWrap/>
            <w:vAlign w:val="bottom"/>
            <w:hideMark/>
          </w:tcPr>
          <w:p w14:paraId="3CA73D59" w14:textId="77777777" w:rsidR="00A92B5E" w:rsidRPr="00CB3198" w:rsidRDefault="00A92B5E" w:rsidP="00EF00D1">
            <w:pPr>
              <w:spacing w:after="0" w:line="240" w:lineRule="auto"/>
              <w:rPr>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76E959EB"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single" w:sz="4" w:space="0" w:color="auto"/>
              <w:right w:val="nil"/>
            </w:tcBorders>
            <w:shd w:val="clear" w:color="auto" w:fill="auto"/>
            <w:noWrap/>
            <w:hideMark/>
          </w:tcPr>
          <w:p w14:paraId="712B7D5C"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5.072</w:t>
            </w:r>
            <w:r>
              <w:rPr>
                <w:rFonts w:eastAsia="Times New Roman" w:cstheme="minorHAnsi"/>
                <w:color w:val="000000"/>
                <w:sz w:val="24"/>
                <w:szCs w:val="24"/>
              </w:rPr>
              <w:t xml:space="preserve"> g</w:t>
            </w:r>
          </w:p>
        </w:tc>
        <w:tc>
          <w:tcPr>
            <w:tcW w:w="2851" w:type="dxa"/>
            <w:tcBorders>
              <w:top w:val="nil"/>
              <w:left w:val="nil"/>
              <w:bottom w:val="single" w:sz="4" w:space="0" w:color="auto"/>
              <w:right w:val="nil"/>
            </w:tcBorders>
            <w:shd w:val="clear" w:color="auto" w:fill="auto"/>
            <w:noWrap/>
            <w:hideMark/>
          </w:tcPr>
          <w:p w14:paraId="2C752F54"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bl>
    <w:p w14:paraId="3582192E" w14:textId="5FF9575C" w:rsidR="00A92B5E"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thermal sensitivity coefficient;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 K</w:t>
      </w:r>
      <w:r>
        <w:rPr>
          <w:rFonts w:eastAsiaTheme="minorEastAsia" w:cstheme="minorHAnsi"/>
          <w:b/>
          <w:sz w:val="24"/>
          <w:szCs w:val="24"/>
          <w:vertAlign w:val="subscript"/>
          <w:lang w:val="en-CA"/>
        </w:rPr>
        <w:t>m</w:t>
      </w:r>
      <w:r>
        <w:rPr>
          <w:rFonts w:eastAsiaTheme="minorEastAsia" w:cstheme="minorHAnsi"/>
          <w:b/>
          <w:sz w:val="24"/>
          <w:szCs w:val="24"/>
          <w:lang w:val="en-CA"/>
        </w:rPr>
        <w:t>: apparent Michaelis-Menten constant for rubisco carboxylation in 21% 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/air (i.e. </w:t>
      </w:r>
      <w:proofErr w:type="spellStart"/>
      <w:r>
        <w:rPr>
          <w:rFonts w:eastAsiaTheme="minorEastAsia" w:cstheme="minorHAnsi"/>
          <w:b/>
          <w:sz w:val="24"/>
          <w:szCs w:val="24"/>
          <w:lang w:val="en-CA"/>
        </w:rPr>
        <w:t>K</w:t>
      </w:r>
      <w:r>
        <w:rPr>
          <w:rFonts w:eastAsiaTheme="minorEastAsia" w:cstheme="minorHAnsi"/>
          <w:b/>
          <w:sz w:val="24"/>
          <w:szCs w:val="24"/>
          <w:vertAlign w:val="subscript"/>
          <w:lang w:val="en-CA"/>
        </w:rPr>
        <w:t>c,air</w:t>
      </w:r>
      <w:proofErr w:type="spellEnd"/>
      <w:r>
        <w:rPr>
          <w:rFonts w:eastAsiaTheme="minorEastAsia" w:cstheme="minorHAnsi"/>
          <w:b/>
          <w:sz w:val="24"/>
          <w:szCs w:val="24"/>
          <w:lang w:val="en-CA"/>
        </w:rPr>
        <w:t xml:space="preserve">); α: absorbance of photosynthetically activation radiation; φ: maximum quantum efficiency of photosynthetic electron transport;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activation energy;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dark</w:t>
      </w:r>
      <w:proofErr w:type="spellEnd"/>
      <w:r>
        <w:rPr>
          <w:rFonts w:eastAsiaTheme="minorEastAsia" w:cstheme="minorHAnsi"/>
          <w:b/>
          <w:sz w:val="24"/>
          <w:szCs w:val="24"/>
          <w:lang w:val="en-CA"/>
        </w:rPr>
        <w:t xml:space="preserve">: leaf respiration in the dark;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day</w:t>
      </w:r>
      <w:proofErr w:type="spellEnd"/>
      <w:r>
        <w:rPr>
          <w:rFonts w:eastAsiaTheme="minorEastAsia" w:cstheme="minorHAnsi"/>
          <w:b/>
          <w:sz w:val="24"/>
          <w:szCs w:val="24"/>
          <w:lang w:val="en-CA"/>
        </w:rPr>
        <w:t xml:space="preserve">: leaf respiration in the light;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root</w:t>
      </w:r>
      <w:proofErr w:type="spellEnd"/>
      <w:r>
        <w:rPr>
          <w:rFonts w:eastAsiaTheme="minorEastAsia" w:cstheme="minorHAnsi"/>
          <w:b/>
          <w:sz w:val="24"/>
          <w:szCs w:val="24"/>
          <w:lang w:val="en-CA"/>
        </w:rPr>
        <w:t xml:space="preserve">: root respiration;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stem</w:t>
      </w:r>
      <w:proofErr w:type="spellEnd"/>
      <w:r>
        <w:rPr>
          <w:rFonts w:eastAsiaTheme="minorEastAsia" w:cstheme="minorHAnsi"/>
          <w:b/>
          <w:sz w:val="24"/>
          <w:szCs w:val="24"/>
          <w:lang w:val="en-CA"/>
        </w:rPr>
        <w:t>: stem respiration; Low R: low respiration scenario; High R: high respiration scenario.</w:t>
      </w:r>
    </w:p>
    <w:p w14:paraId="7B9943A5" w14:textId="77777777" w:rsidR="00A92B5E" w:rsidRDefault="00A92B5E" w:rsidP="00A92B5E">
      <w:pPr>
        <w:spacing w:after="0" w:line="360" w:lineRule="auto"/>
        <w:rPr>
          <w:rFonts w:eastAsiaTheme="minorEastAsia" w:cstheme="minorHAnsi"/>
          <w:b/>
          <w:sz w:val="24"/>
          <w:szCs w:val="24"/>
          <w:lang w:val="en-CA"/>
        </w:rPr>
      </w:pPr>
    </w:p>
    <w:p w14:paraId="22B1F6D9" w14:textId="77777777" w:rsidR="00DA7091" w:rsidRDefault="00DA7091">
      <w:pPr>
        <w:rPr>
          <w:ins w:id="1096" w:author="Joseph Stinziano" w:date="2020-07-06T14:43:00Z"/>
          <w:rFonts w:eastAsiaTheme="minorEastAsia" w:cstheme="minorHAnsi"/>
          <w:b/>
          <w:sz w:val="24"/>
          <w:szCs w:val="24"/>
          <w:lang w:val="en-CA"/>
        </w:rPr>
      </w:pPr>
      <w:ins w:id="1097" w:author="Joseph Stinziano" w:date="2020-07-06T14:43:00Z">
        <w:r>
          <w:rPr>
            <w:rFonts w:eastAsiaTheme="minorEastAsia" w:cstheme="minorHAnsi"/>
            <w:b/>
            <w:sz w:val="24"/>
            <w:szCs w:val="24"/>
            <w:lang w:val="en-CA"/>
          </w:rPr>
          <w:br w:type="page"/>
        </w:r>
      </w:ins>
    </w:p>
    <w:p w14:paraId="7EAAEEB4" w14:textId="59C2D6A9" w:rsidR="00A92B5E" w:rsidRPr="00D658A8"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lastRenderedPageBreak/>
        <w:t xml:space="preserve">Table </w:t>
      </w:r>
      <w:del w:id="1098" w:author="Joseph Stinziano" w:date="2020-07-06T10:13:00Z">
        <w:r w:rsidDel="00E8712C">
          <w:rPr>
            <w:rFonts w:eastAsiaTheme="minorEastAsia" w:cstheme="minorHAnsi"/>
            <w:b/>
            <w:sz w:val="24"/>
            <w:szCs w:val="24"/>
            <w:lang w:val="en-CA"/>
          </w:rPr>
          <w:delText>2</w:delText>
        </w:r>
      </w:del>
      <w:ins w:id="1099" w:author="Joseph Stinziano" w:date="2020-07-06T10:13:00Z">
        <w:r w:rsidR="00E8712C">
          <w:rPr>
            <w:rFonts w:eastAsiaTheme="minorEastAsia" w:cstheme="minorHAnsi"/>
            <w:b/>
            <w:sz w:val="24"/>
            <w:szCs w:val="24"/>
            <w:lang w:val="en-CA"/>
          </w:rPr>
          <w:t>3</w:t>
        </w:r>
      </w:ins>
      <w:r>
        <w:rPr>
          <w:rFonts w:eastAsiaTheme="minorEastAsia" w:cstheme="minorHAnsi"/>
          <w:b/>
          <w:sz w:val="24"/>
          <w:szCs w:val="24"/>
          <w:lang w:val="en-CA"/>
        </w:rPr>
        <w:t>. Equations used in modelling daily carbon uptake.</w:t>
      </w:r>
    </w:p>
    <w:tbl>
      <w:tblPr>
        <w:tblStyle w:val="TableGrid"/>
        <w:tblW w:w="978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Change w:id="1100" w:author="Joseph Stinziano" w:date="2020-07-06T14:43:00Z">
          <w:tblPr>
            <w:tblStyle w:val="TableGrid"/>
            <w:tblW w:w="1029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797"/>
        <w:gridCol w:w="1984"/>
        <w:tblGridChange w:id="1101">
          <w:tblGrid>
            <w:gridCol w:w="7797"/>
            <w:gridCol w:w="2502"/>
          </w:tblGrid>
        </w:tblGridChange>
      </w:tblGrid>
      <w:tr w:rsidR="00A92B5E" w14:paraId="6C0874CC" w14:textId="77777777" w:rsidTr="00DA7091">
        <w:tc>
          <w:tcPr>
            <w:tcW w:w="7797" w:type="dxa"/>
            <w:tcBorders>
              <w:top w:val="single" w:sz="4" w:space="0" w:color="auto"/>
              <w:bottom w:val="single" w:sz="4" w:space="0" w:color="auto"/>
            </w:tcBorders>
            <w:tcPrChange w:id="1102" w:author="Joseph Stinziano" w:date="2020-07-06T14:43:00Z">
              <w:tcPr>
                <w:tcW w:w="7797" w:type="dxa"/>
                <w:tcBorders>
                  <w:top w:val="single" w:sz="4" w:space="0" w:color="auto"/>
                  <w:bottom w:val="single" w:sz="4" w:space="0" w:color="auto"/>
                </w:tcBorders>
              </w:tcPr>
            </w:tcPrChange>
          </w:tcPr>
          <w:p w14:paraId="7E945F7B"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Equation</w:t>
            </w:r>
          </w:p>
        </w:tc>
        <w:tc>
          <w:tcPr>
            <w:tcW w:w="1984" w:type="dxa"/>
            <w:tcBorders>
              <w:top w:val="single" w:sz="4" w:space="0" w:color="auto"/>
              <w:bottom w:val="single" w:sz="4" w:space="0" w:color="auto"/>
            </w:tcBorders>
            <w:tcPrChange w:id="1103" w:author="Joseph Stinziano" w:date="2020-07-06T14:43:00Z">
              <w:tcPr>
                <w:tcW w:w="2502" w:type="dxa"/>
                <w:tcBorders>
                  <w:top w:val="single" w:sz="4" w:space="0" w:color="auto"/>
                  <w:bottom w:val="single" w:sz="4" w:space="0" w:color="auto"/>
                </w:tcBorders>
              </w:tcPr>
            </w:tcPrChange>
          </w:tcPr>
          <w:p w14:paraId="1D1FE7B3"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Reference</w:t>
            </w:r>
          </w:p>
        </w:tc>
      </w:tr>
      <w:tr w:rsidR="00A92B5E" w14:paraId="357AC3C9" w14:textId="77777777" w:rsidTr="00DA7091">
        <w:tc>
          <w:tcPr>
            <w:tcW w:w="7797" w:type="dxa"/>
            <w:tcBorders>
              <w:top w:val="single" w:sz="4" w:space="0" w:color="auto"/>
            </w:tcBorders>
            <w:tcPrChange w:id="1104" w:author="Joseph Stinziano" w:date="2020-07-06T14:43:00Z">
              <w:tcPr>
                <w:tcW w:w="7797" w:type="dxa"/>
                <w:tcBorders>
                  <w:top w:val="single" w:sz="4" w:space="0" w:color="auto"/>
                </w:tcBorders>
              </w:tcPr>
            </w:tcPrChange>
          </w:tcPr>
          <w:p w14:paraId="1B75ADD9" w14:textId="77777777" w:rsidR="00A92B5E" w:rsidRPr="00893B32" w:rsidRDefault="00A92B5E" w:rsidP="00EF00D1">
            <w:pPr>
              <w:spacing w:line="360" w:lineRule="auto"/>
              <w:rPr>
                <w:rFonts w:eastAsiaTheme="minorEastAsia" w:cstheme="minorHAnsi"/>
                <w:sz w:val="28"/>
                <w:szCs w:val="28"/>
                <w:lang w:val="en-CA"/>
              </w:rPr>
            </w:pPr>
            <m:oMathPara>
              <m:oMath>
                <m:r>
                  <w:rPr>
                    <w:rFonts w:ascii="Cambria Math" w:eastAsiaTheme="minorEastAsia" w:hAnsi="Cambria Math" w:cstheme="minorHAnsi"/>
                    <w:sz w:val="28"/>
                    <w:szCs w:val="28"/>
                    <w:lang w:val="en-CA"/>
                  </w:rPr>
                  <m:t>f(T)=</m:t>
                </m:r>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k</m:t>
                    </m:r>
                  </m:e>
                  <m:sub>
                    <m:r>
                      <w:rPr>
                        <w:rFonts w:ascii="Cambria Math" w:eastAsiaTheme="minorEastAsia" w:hAnsi="Cambria Math" w:cstheme="minorHAnsi"/>
                        <w:sz w:val="28"/>
                        <w:szCs w:val="28"/>
                        <w:lang w:val="en-CA"/>
                      </w:rPr>
                      <m:t>25</m:t>
                    </m:r>
                  </m:sub>
                </m:sSub>
                <m:sSubSup>
                  <m:sSubSupPr>
                    <m:ctrlPr>
                      <w:rPr>
                        <w:rFonts w:ascii="Cambria Math" w:eastAsiaTheme="minorEastAsia" w:hAnsi="Cambria Math" w:cstheme="minorHAnsi"/>
                        <w:i/>
                        <w:sz w:val="28"/>
                        <w:szCs w:val="28"/>
                        <w:lang w:val="en-CA"/>
                      </w:rPr>
                    </m:ctrlPr>
                  </m:sSubSupPr>
                  <m:e>
                    <m:r>
                      <w:rPr>
                        <w:rFonts w:ascii="Cambria Math" w:eastAsiaTheme="minorEastAsia" w:hAnsi="Cambria Math" w:cstheme="minorHAnsi"/>
                        <w:sz w:val="28"/>
                        <w:szCs w:val="28"/>
                        <w:lang w:val="en-CA"/>
                      </w:rPr>
                      <m:t>Q</m:t>
                    </m:r>
                  </m:e>
                  <m:sub>
                    <m:r>
                      <w:rPr>
                        <w:rFonts w:ascii="Cambria Math" w:eastAsiaTheme="minorEastAsia" w:hAnsi="Cambria Math" w:cstheme="minorHAnsi"/>
                        <w:sz w:val="28"/>
                        <w:szCs w:val="28"/>
                        <w:lang w:val="en-CA"/>
                      </w:rPr>
                      <m:t>10</m:t>
                    </m:r>
                  </m:sub>
                  <m:sup>
                    <m:f>
                      <m:fPr>
                        <m:ctrlPr>
                          <w:rPr>
                            <w:rFonts w:ascii="Cambria Math" w:eastAsiaTheme="minorEastAsia" w:hAnsi="Cambria Math" w:cstheme="minorHAnsi"/>
                            <w:i/>
                            <w:sz w:val="28"/>
                            <w:szCs w:val="28"/>
                            <w:lang w:val="en-CA"/>
                          </w:rPr>
                        </m:ctrlPr>
                      </m:fPr>
                      <m:num>
                        <m:r>
                          <w:rPr>
                            <w:rFonts w:ascii="Cambria Math" w:eastAsiaTheme="minorEastAsia" w:hAnsi="Cambria Math" w:cstheme="minorHAnsi"/>
                            <w:sz w:val="28"/>
                            <w:szCs w:val="28"/>
                            <w:lang w:val="en-CA"/>
                          </w:rPr>
                          <m:t>T-298.15</m:t>
                        </m:r>
                      </m:num>
                      <m:den>
                        <m:r>
                          <w:rPr>
                            <w:rFonts w:ascii="Cambria Math" w:eastAsiaTheme="minorEastAsia" w:hAnsi="Cambria Math" w:cstheme="minorHAnsi"/>
                            <w:sz w:val="28"/>
                            <w:szCs w:val="28"/>
                            <w:lang w:val="en-CA"/>
                          </w:rPr>
                          <m:t>10</m:t>
                        </m:r>
                      </m:den>
                    </m:f>
                  </m:sup>
                </m:sSubSup>
              </m:oMath>
            </m:oMathPara>
          </w:p>
        </w:tc>
        <w:tc>
          <w:tcPr>
            <w:tcW w:w="1984" w:type="dxa"/>
            <w:tcBorders>
              <w:top w:val="single" w:sz="4" w:space="0" w:color="auto"/>
            </w:tcBorders>
            <w:tcPrChange w:id="1105" w:author="Joseph Stinziano" w:date="2020-07-06T14:43:00Z">
              <w:tcPr>
                <w:tcW w:w="2502" w:type="dxa"/>
                <w:tcBorders>
                  <w:top w:val="single" w:sz="4" w:space="0" w:color="auto"/>
                </w:tcBorders>
              </w:tcPr>
            </w:tcPrChange>
          </w:tcPr>
          <w:p w14:paraId="0C9B1B80"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2003</w:t>
            </w:r>
          </w:p>
        </w:tc>
      </w:tr>
      <w:tr w:rsidR="00A92B5E" w14:paraId="0DB6A361" w14:textId="77777777" w:rsidTr="00DA7091">
        <w:tc>
          <w:tcPr>
            <w:tcW w:w="7797" w:type="dxa"/>
            <w:tcPrChange w:id="1106" w:author="Joseph Stinziano" w:date="2020-07-06T14:43:00Z">
              <w:tcPr>
                <w:tcW w:w="7797" w:type="dxa"/>
              </w:tcPr>
            </w:tcPrChange>
          </w:tcPr>
          <w:p w14:paraId="41B5B808" w14:textId="73A16CA8" w:rsidR="00A92B5E" w:rsidRPr="00893B32" w:rsidRDefault="00A92B5E" w:rsidP="00EF00D1">
            <w:pPr>
              <w:spacing w:line="360" w:lineRule="auto"/>
              <w:rPr>
                <w:rFonts w:eastAsiaTheme="minorEastAsia" w:cstheme="minorHAnsi"/>
                <w:sz w:val="28"/>
                <w:szCs w:val="28"/>
                <w:lang w:val="en-CA"/>
              </w:rPr>
            </w:pPr>
            <m:oMathPara>
              <m:oMath>
                <m:r>
                  <w:rPr>
                    <w:rFonts w:ascii="Cambria Math" w:hAnsi="Cambria Math" w:cstheme="minorHAnsi"/>
                    <w:sz w:val="28"/>
                    <w:szCs w:val="28"/>
                    <w:lang w:val="en-CA"/>
                  </w:rPr>
                  <m:t>f(T)=</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k</m:t>
                    </m:r>
                  </m:e>
                  <m:sub>
                    <m:r>
                      <w:rPr>
                        <w:rFonts w:ascii="Cambria Math" w:hAnsi="Cambria Math" w:cstheme="minorHAnsi"/>
                        <w:sz w:val="28"/>
                        <w:szCs w:val="28"/>
                        <w:lang w:val="en-CA"/>
                      </w:rPr>
                      <m:t>25</m:t>
                    </m:r>
                  </m:sub>
                </m:sSub>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sSub>
                              <m:sSubPr>
                                <m:ctrlPr>
                                  <w:rPr>
                                    <w:rFonts w:ascii="Cambria Math" w:hAnsi="Cambria Math" w:cstheme="minorHAnsi"/>
                                    <w:i/>
                                    <w:sz w:val="28"/>
                                    <w:szCs w:val="28"/>
                                    <w:lang w:val="en-CA"/>
                                  </w:rPr>
                                </m:ctrlPr>
                              </m:sSubPr>
                              <m:e>
                                <m:r>
                                  <w:rPr>
                                    <w:rFonts w:ascii="Cambria Math" w:hAnsi="Cambria Math" w:cstheme="minorHAnsi"/>
                                    <w:sz w:val="28"/>
                                    <w:szCs w:val="28"/>
                                    <w:lang w:val="en-CA"/>
                                  </w:rPr>
                                  <m:t>E</m:t>
                                </m:r>
                              </m:e>
                              <m:sub>
                                <m:r>
                                  <w:rPr>
                                    <w:rFonts w:ascii="Cambria Math" w:hAnsi="Cambria Math" w:cstheme="minorHAnsi"/>
                                    <w:sz w:val="28"/>
                                    <w:szCs w:val="28"/>
                                    <w:lang w:val="en-CA"/>
                                  </w:rPr>
                                  <m:t>a</m:t>
                                </m:r>
                              </m:sub>
                            </m:sSub>
                            <m:r>
                              <w:rPr>
                                <w:rFonts w:ascii="Cambria Math" w:hAnsi="Cambria Math" w:cstheme="minorHAnsi"/>
                                <w:sz w:val="28"/>
                                <w:szCs w:val="28"/>
                                <w:lang w:val="en-CA"/>
                              </w:rPr>
                              <m:t>(T-298.15)</m:t>
                            </m:r>
                          </m:num>
                          <m:den>
                            <m:r>
                              <w:del w:id="1107" w:author="Joseph Stinziano" w:date="2020-06-25T12:15:00Z">
                                <w:rPr>
                                  <w:rFonts w:ascii="Cambria Math" w:hAnsi="Cambria Math" w:cstheme="minorHAnsi"/>
                                  <w:sz w:val="28"/>
                                  <w:szCs w:val="28"/>
                                  <w:lang w:val="en-CA"/>
                                </w:rPr>
                                <m:t>RT</m:t>
                              </w:del>
                            </m:r>
                            <m:r>
                              <w:rPr>
                                <w:rFonts w:ascii="Cambria Math" w:hAnsi="Cambria Math" w:cstheme="minorHAnsi"/>
                                <w:sz w:val="28"/>
                                <w:szCs w:val="28"/>
                                <w:lang w:val="en-CA"/>
                              </w:rPr>
                              <m:t>298.15</m:t>
                            </m:r>
                            <m:r>
                              <w:ins w:id="1108" w:author="Joseph Stinziano" w:date="2020-06-25T12:15:00Z">
                                <w:rPr>
                                  <w:rFonts w:ascii="Cambria Math" w:hAnsi="Cambria Math" w:cstheme="minorHAnsi"/>
                                  <w:sz w:val="28"/>
                                  <w:szCs w:val="28"/>
                                  <w:lang w:val="en-CA"/>
                                </w:rPr>
                                <m:t>RT</m:t>
                              </w:ins>
                            </m:r>
                          </m:den>
                        </m:f>
                      </m:e>
                    </m:d>
                  </m:sup>
                </m:sSup>
              </m:oMath>
            </m:oMathPara>
          </w:p>
        </w:tc>
        <w:tc>
          <w:tcPr>
            <w:tcW w:w="1984" w:type="dxa"/>
            <w:tcPrChange w:id="1109" w:author="Joseph Stinziano" w:date="2020-07-06T14:43:00Z">
              <w:tcPr>
                <w:tcW w:w="2502" w:type="dxa"/>
              </w:tcPr>
            </w:tcPrChange>
          </w:tcPr>
          <w:p w14:paraId="7361E5B7" w14:textId="77777777" w:rsidR="00A92B5E" w:rsidRPr="00D731FD"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Arrhenius, 1915</w:t>
            </w:r>
          </w:p>
        </w:tc>
      </w:tr>
      <w:tr w:rsidR="00A92B5E" w14:paraId="5A1A4151" w14:textId="77777777" w:rsidTr="00DA7091">
        <w:tc>
          <w:tcPr>
            <w:tcW w:w="7797" w:type="dxa"/>
            <w:tcPrChange w:id="1110" w:author="Joseph Stinziano" w:date="2020-07-06T14:43:00Z">
              <w:tcPr>
                <w:tcW w:w="7797" w:type="dxa"/>
              </w:tcPr>
            </w:tcPrChange>
          </w:tcPr>
          <w:p w14:paraId="32A68A7E" w14:textId="66E1E858" w:rsidR="00A92B5E" w:rsidRPr="00893B32" w:rsidRDefault="00A92B5E" w:rsidP="00EF00D1">
            <w:pPr>
              <w:spacing w:line="360" w:lineRule="auto"/>
              <w:rPr>
                <w:rFonts w:eastAsiaTheme="minorEastAsia" w:cstheme="minorHAnsi"/>
                <w:sz w:val="28"/>
                <w:szCs w:val="28"/>
                <w:lang w:val="en-CA"/>
              </w:rPr>
            </w:pPr>
            <m:oMathPara>
              <m:oMath>
                <m:r>
                  <w:rPr>
                    <w:rFonts w:ascii="Cambria Math" w:hAnsi="Cambria Math" w:cstheme="minorHAnsi"/>
                    <w:sz w:val="28"/>
                    <w:szCs w:val="28"/>
                    <w:lang w:val="en-CA"/>
                  </w:rPr>
                  <m:t>f(T)=</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k</m:t>
                    </m:r>
                  </m:e>
                  <m:sub>
                    <m:r>
                      <w:rPr>
                        <w:rFonts w:ascii="Cambria Math" w:hAnsi="Cambria Math" w:cstheme="minorHAnsi"/>
                        <w:sz w:val="28"/>
                        <w:szCs w:val="28"/>
                        <w:lang w:val="en-CA"/>
                      </w:rPr>
                      <m:t>25</m:t>
                    </m:r>
                  </m:sub>
                </m:sSub>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sSub>
                              <m:sSubPr>
                                <m:ctrlPr>
                                  <w:rPr>
                                    <w:rFonts w:ascii="Cambria Math" w:hAnsi="Cambria Math" w:cstheme="minorHAnsi"/>
                                    <w:i/>
                                    <w:sz w:val="28"/>
                                    <w:szCs w:val="28"/>
                                    <w:lang w:val="en-CA"/>
                                  </w:rPr>
                                </m:ctrlPr>
                              </m:sSubPr>
                              <m:e>
                                <m:r>
                                  <w:rPr>
                                    <w:rFonts w:ascii="Cambria Math" w:hAnsi="Cambria Math" w:cstheme="minorHAnsi"/>
                                    <w:sz w:val="28"/>
                                    <w:szCs w:val="28"/>
                                    <w:lang w:val="en-CA"/>
                                  </w:rPr>
                                  <m:t>E</m:t>
                                </m:r>
                              </m:e>
                              <m:sub>
                                <m:r>
                                  <w:rPr>
                                    <w:rFonts w:ascii="Cambria Math" w:hAnsi="Cambria Math" w:cstheme="minorHAnsi"/>
                                    <w:sz w:val="28"/>
                                    <w:szCs w:val="28"/>
                                    <w:lang w:val="en-CA"/>
                                  </w:rPr>
                                  <m:t>a</m:t>
                                </m:r>
                              </m:sub>
                            </m:sSub>
                            <m:r>
                              <w:rPr>
                                <w:rFonts w:ascii="Cambria Math" w:hAnsi="Cambria Math" w:cstheme="minorHAnsi"/>
                                <w:sz w:val="28"/>
                                <w:szCs w:val="28"/>
                                <w:lang w:val="en-CA"/>
                              </w:rPr>
                              <m:t>(T-298.15)</m:t>
                            </m:r>
                          </m:num>
                          <m:den>
                            <m:r>
                              <w:del w:id="1111" w:author="Joseph Stinziano" w:date="2020-06-25T12:16:00Z">
                                <w:rPr>
                                  <w:rFonts w:ascii="Cambria Math" w:hAnsi="Cambria Math" w:cstheme="minorHAnsi"/>
                                  <w:sz w:val="28"/>
                                  <w:szCs w:val="28"/>
                                  <w:lang w:val="en-CA"/>
                                </w:rPr>
                                <m:t>RT</m:t>
                              </w:del>
                            </m:r>
                            <m:r>
                              <w:rPr>
                                <w:rFonts w:ascii="Cambria Math" w:hAnsi="Cambria Math" w:cstheme="minorHAnsi"/>
                                <w:sz w:val="28"/>
                                <w:szCs w:val="28"/>
                                <w:lang w:val="en-CA"/>
                              </w:rPr>
                              <m:t>298.15</m:t>
                            </m:r>
                            <m:r>
                              <w:ins w:id="1112" w:author="Joseph Stinziano" w:date="2020-06-25T12:16:00Z">
                                <w:rPr>
                                  <w:rFonts w:ascii="Cambria Math" w:hAnsi="Cambria Math" w:cstheme="minorHAnsi"/>
                                  <w:sz w:val="28"/>
                                  <w:szCs w:val="28"/>
                                  <w:lang w:val="en-CA"/>
                                </w:rPr>
                                <m:t>RT</m:t>
                              </w:ins>
                            </m:r>
                          </m:den>
                        </m:f>
                      </m:e>
                    </m:d>
                  </m:sup>
                </m:s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r>
                          <w:rPr>
                            <w:rFonts w:ascii="Cambria Math" w:hAnsi="Cambria Math" w:cstheme="minorHAnsi"/>
                            <w:sz w:val="28"/>
                            <w:szCs w:val="28"/>
                            <w:lang w:val="en-CA"/>
                          </w:rPr>
                          <m:t>1+</m:t>
                        </m:r>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f>
                              <m:fPr>
                                <m:ctrlPr>
                                  <w:rPr>
                                    <w:rFonts w:ascii="Cambria Math" w:hAnsi="Cambria Math" w:cstheme="minorHAnsi"/>
                                    <w:i/>
                                    <w:sz w:val="28"/>
                                    <w:szCs w:val="28"/>
                                    <w:lang w:val="en-CA"/>
                                  </w:rPr>
                                </m:ctrlPr>
                              </m:fPr>
                              <m:num>
                                <m:r>
                                  <w:rPr>
                                    <w:rFonts w:ascii="Cambria Math" w:hAnsi="Cambria Math" w:cstheme="minorHAnsi"/>
                                    <w:sz w:val="28"/>
                                    <w:szCs w:val="28"/>
                                    <w:lang w:val="en-CA"/>
                                  </w:rPr>
                                  <m:t>298.15ΔS-</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H</m:t>
                                    </m:r>
                                  </m:e>
                                  <m:sub>
                                    <m:r>
                                      <w:rPr>
                                        <w:rFonts w:ascii="Cambria Math" w:hAnsi="Cambria Math" w:cstheme="minorHAnsi"/>
                                        <w:sz w:val="28"/>
                                        <w:szCs w:val="28"/>
                                        <w:lang w:val="en-CA"/>
                                      </w:rPr>
                                      <m:t>d</m:t>
                                    </m:r>
                                  </m:sub>
                                </m:sSub>
                              </m:num>
                              <m:den>
                                <m:r>
                                  <w:rPr>
                                    <w:rFonts w:ascii="Cambria Math" w:hAnsi="Cambria Math" w:cstheme="minorHAnsi"/>
                                    <w:sz w:val="28"/>
                                    <w:szCs w:val="28"/>
                                    <w:lang w:val="en-CA"/>
                                  </w:rPr>
                                  <m:t>298.15R</m:t>
                                </m:r>
                              </m:den>
                            </m:f>
                          </m:sup>
                        </m:sSup>
                      </m:num>
                      <m:den>
                        <m:r>
                          <w:rPr>
                            <w:rFonts w:ascii="Cambria Math" w:hAnsi="Cambria Math" w:cstheme="minorHAnsi"/>
                            <w:sz w:val="28"/>
                            <w:szCs w:val="28"/>
                            <w:lang w:val="en-CA"/>
                          </w:rPr>
                          <m:t>1+</m:t>
                        </m:r>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f>
                              <m:fPr>
                                <m:ctrlPr>
                                  <w:rPr>
                                    <w:rFonts w:ascii="Cambria Math" w:hAnsi="Cambria Math" w:cstheme="minorHAnsi"/>
                                    <w:i/>
                                    <w:sz w:val="28"/>
                                    <w:szCs w:val="28"/>
                                    <w:lang w:val="en-CA"/>
                                  </w:rPr>
                                </m:ctrlPr>
                              </m:fPr>
                              <m:num>
                                <m:r>
                                  <w:rPr>
                                    <w:rFonts w:ascii="Cambria Math" w:hAnsi="Cambria Math" w:cstheme="minorHAnsi"/>
                                    <w:sz w:val="28"/>
                                    <w:szCs w:val="28"/>
                                    <w:lang w:val="en-CA"/>
                                  </w:rPr>
                                  <m:t>TΔS-</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H</m:t>
                                    </m:r>
                                  </m:e>
                                  <m:sub>
                                    <m:r>
                                      <w:rPr>
                                        <w:rFonts w:ascii="Cambria Math" w:hAnsi="Cambria Math" w:cstheme="minorHAnsi"/>
                                        <w:sz w:val="28"/>
                                        <w:szCs w:val="28"/>
                                        <w:lang w:val="en-CA"/>
                                      </w:rPr>
                                      <m:t>d</m:t>
                                    </m:r>
                                  </m:sub>
                                </m:sSub>
                              </m:num>
                              <m:den>
                                <m:r>
                                  <w:del w:id="1113" w:author="Joseph Stinziano" w:date="2020-06-25T12:15:00Z">
                                    <w:rPr>
                                      <w:rFonts w:ascii="Cambria Math" w:hAnsi="Cambria Math" w:cstheme="minorHAnsi"/>
                                      <w:sz w:val="28"/>
                                      <w:szCs w:val="28"/>
                                      <w:lang w:val="en-CA"/>
                                    </w:rPr>
                                    <m:t>TR</m:t>
                                  </w:del>
                                </m:r>
                                <m:r>
                                  <w:ins w:id="1114" w:author="Joseph Stinziano" w:date="2020-06-25T12:15:00Z">
                                    <w:rPr>
                                      <w:rFonts w:ascii="Cambria Math" w:hAnsi="Cambria Math" w:cstheme="minorHAnsi"/>
                                      <w:sz w:val="28"/>
                                      <w:szCs w:val="28"/>
                                      <w:lang w:val="en-CA"/>
                                    </w:rPr>
                                    <m:t>RT</m:t>
                                  </w:ins>
                                </m:r>
                              </m:den>
                            </m:f>
                          </m:sup>
                        </m:sSup>
                      </m:den>
                    </m:f>
                  </m:e>
                </m:d>
              </m:oMath>
            </m:oMathPara>
          </w:p>
        </w:tc>
        <w:tc>
          <w:tcPr>
            <w:tcW w:w="1984" w:type="dxa"/>
            <w:tcPrChange w:id="1115" w:author="Joseph Stinziano" w:date="2020-07-06T14:43:00Z">
              <w:tcPr>
                <w:tcW w:w="2502" w:type="dxa"/>
              </w:tcPr>
            </w:tcPrChange>
          </w:tcPr>
          <w:p w14:paraId="3A1BDDD7" w14:textId="77777777" w:rsidR="00A92B5E" w:rsidRPr="00D731FD" w:rsidRDefault="00A92B5E" w:rsidP="00EF00D1">
            <w:pPr>
              <w:spacing w:line="360" w:lineRule="auto"/>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w:t>
            </w:r>
            <w:r w:rsidRPr="00164F67">
              <w:rPr>
                <w:rFonts w:eastAsiaTheme="minorEastAsia" w:cstheme="minorHAnsi"/>
                <w:i/>
                <w:sz w:val="24"/>
                <w:szCs w:val="24"/>
                <w:lang w:val="en-CA"/>
              </w:rPr>
              <w:t>et al.,</w:t>
            </w:r>
            <w:r>
              <w:rPr>
                <w:rFonts w:eastAsiaTheme="minorEastAsia" w:cstheme="minorHAnsi"/>
                <w:sz w:val="24"/>
                <w:szCs w:val="24"/>
                <w:lang w:val="en-CA"/>
              </w:rPr>
              <w:t xml:space="preserve"> 2002</w:t>
            </w:r>
          </w:p>
        </w:tc>
      </w:tr>
      <w:tr w:rsidR="00A92B5E" w14:paraId="1540ECFC" w14:textId="77777777" w:rsidTr="00DA7091">
        <w:tc>
          <w:tcPr>
            <w:tcW w:w="7797" w:type="dxa"/>
            <w:tcPrChange w:id="1116" w:author="Joseph Stinziano" w:date="2020-07-06T14:43:00Z">
              <w:tcPr>
                <w:tcW w:w="7797" w:type="dxa"/>
              </w:tcPr>
            </w:tcPrChange>
          </w:tcPr>
          <w:p w14:paraId="3C48B3D1" w14:textId="19D1933F" w:rsidR="00A92B5E" w:rsidRPr="00893B32" w:rsidRDefault="00A92B5E" w:rsidP="00EF00D1">
            <w:pPr>
              <w:spacing w:line="360" w:lineRule="auto"/>
              <w:rPr>
                <w:rFonts w:eastAsiaTheme="minorEastAsia" w:cstheme="minorHAnsi"/>
                <w:sz w:val="28"/>
                <w:szCs w:val="28"/>
                <w:lang w:val="en-CA"/>
              </w:rPr>
            </w:pPr>
            <m:oMathPara>
              <m:oMath>
                <m:r>
                  <w:rPr>
                    <w:rFonts w:ascii="Cambria Math" w:hAnsi="Cambria Math" w:cstheme="minorHAnsi"/>
                    <w:sz w:val="28"/>
                    <w:szCs w:val="28"/>
                    <w:lang w:val="en-CA"/>
                  </w:rPr>
                  <m:t>f(T)=</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k</m:t>
                    </m:r>
                  </m:e>
                  <m:sub>
                    <m:r>
                      <w:rPr>
                        <w:rFonts w:ascii="Cambria Math" w:hAnsi="Cambria Math" w:cstheme="minorHAnsi"/>
                        <w:sz w:val="28"/>
                        <w:szCs w:val="28"/>
                        <w:lang w:val="en-CA"/>
                      </w:rPr>
                      <m:t>25</m:t>
                    </m:r>
                  </m:sub>
                </m:sSub>
                <m:f>
                  <m:fPr>
                    <m:ctrlPr>
                      <w:rPr>
                        <w:rFonts w:ascii="Cambria Math" w:hAnsi="Cambria Math" w:cstheme="minorHAnsi"/>
                        <w:i/>
                        <w:sz w:val="28"/>
                        <w:szCs w:val="28"/>
                        <w:lang w:val="en-CA"/>
                      </w:rPr>
                    </m:ctrlPr>
                  </m:fPr>
                  <m:num>
                    <m:r>
                      <w:rPr>
                        <w:rFonts w:ascii="Cambria Math" w:hAnsi="Cambria Math" w:cstheme="minorHAnsi"/>
                        <w:sz w:val="28"/>
                        <w:szCs w:val="28"/>
                        <w:lang w:val="en-CA"/>
                      </w:rPr>
                      <m:t>T</m:t>
                    </m:r>
                  </m:num>
                  <m:den>
                    <m:r>
                      <w:rPr>
                        <w:rFonts w:ascii="Cambria Math" w:hAnsi="Cambria Math" w:cstheme="minorHAnsi"/>
                        <w:sz w:val="28"/>
                        <w:szCs w:val="28"/>
                        <w:lang w:val="en-CA"/>
                      </w:rPr>
                      <m:t>298.15</m:t>
                    </m:r>
                  </m:den>
                </m:f>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sSub>
                              <m:sSubPr>
                                <m:ctrlPr>
                                  <w:rPr>
                                    <w:rFonts w:ascii="Cambria Math" w:hAnsi="Cambria Math" w:cstheme="minorHAnsi"/>
                                    <w:i/>
                                    <w:sz w:val="28"/>
                                    <w:szCs w:val="28"/>
                                    <w:lang w:val="en-CA"/>
                                  </w:rPr>
                                </m:ctrlPr>
                              </m:sSubPr>
                              <m:e>
                                <m:r>
                                  <w:rPr>
                                    <w:rFonts w:ascii="Cambria Math" w:hAnsi="Cambria Math" w:cstheme="minorHAnsi"/>
                                    <w:sz w:val="28"/>
                                    <w:szCs w:val="28"/>
                                    <w:lang w:val="en-CA"/>
                                  </w:rPr>
                                  <m:t>E</m:t>
                                </m:r>
                              </m:e>
                              <m:sub>
                                <m:r>
                                  <w:rPr>
                                    <w:rFonts w:ascii="Cambria Math" w:hAnsi="Cambria Math" w:cstheme="minorHAnsi"/>
                                    <w:sz w:val="28"/>
                                    <w:szCs w:val="28"/>
                                    <w:lang w:val="en-CA"/>
                                  </w:rPr>
                                  <m:t>a</m:t>
                                </m:r>
                              </m:sub>
                            </m:sSub>
                            <m:r>
                              <w:rPr>
                                <w:rFonts w:ascii="Cambria Math" w:hAnsi="Cambria Math" w:cstheme="minorHAnsi"/>
                                <w:sz w:val="28"/>
                                <w:szCs w:val="28"/>
                                <w:lang w:val="en-CA"/>
                              </w:rPr>
                              <m:t>(T-298.15)</m:t>
                            </m:r>
                          </m:num>
                          <m:den>
                            <m:r>
                              <w:del w:id="1117" w:author="Joseph Stinziano" w:date="2020-06-25T12:15:00Z">
                                <w:rPr>
                                  <w:rFonts w:ascii="Cambria Math" w:hAnsi="Cambria Math" w:cstheme="minorHAnsi"/>
                                  <w:sz w:val="28"/>
                                  <w:szCs w:val="28"/>
                                  <w:lang w:val="en-CA"/>
                                </w:rPr>
                                <m:t>RT</m:t>
                              </w:del>
                            </m:r>
                            <m:r>
                              <w:rPr>
                                <w:rFonts w:ascii="Cambria Math" w:hAnsi="Cambria Math" w:cstheme="minorHAnsi"/>
                                <w:sz w:val="28"/>
                                <w:szCs w:val="28"/>
                                <w:lang w:val="en-CA"/>
                              </w:rPr>
                              <m:t>298.15</m:t>
                            </m:r>
                            <m:r>
                              <w:ins w:id="1118" w:author="Joseph Stinziano" w:date="2020-06-25T12:15:00Z">
                                <w:rPr>
                                  <w:rFonts w:ascii="Cambria Math" w:hAnsi="Cambria Math" w:cstheme="minorHAnsi"/>
                                  <w:sz w:val="28"/>
                                  <w:szCs w:val="28"/>
                                  <w:lang w:val="en-CA"/>
                                </w:rPr>
                                <m:t>RT</m:t>
                              </w:ins>
                            </m:r>
                          </m:den>
                        </m:f>
                      </m:e>
                    </m:d>
                  </m:sup>
                </m:s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r>
                          <w:rPr>
                            <w:rFonts w:ascii="Cambria Math" w:hAnsi="Cambria Math" w:cstheme="minorHAnsi"/>
                            <w:sz w:val="28"/>
                            <w:szCs w:val="28"/>
                            <w:lang w:val="en-CA"/>
                          </w:rPr>
                          <m:t>1+</m:t>
                        </m:r>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f>
                              <m:fPr>
                                <m:ctrlPr>
                                  <w:rPr>
                                    <w:rFonts w:ascii="Cambria Math" w:hAnsi="Cambria Math" w:cstheme="minorHAnsi"/>
                                    <w:i/>
                                    <w:sz w:val="28"/>
                                    <w:szCs w:val="28"/>
                                    <w:lang w:val="en-CA"/>
                                  </w:rPr>
                                </m:ctrlPr>
                              </m:fPr>
                              <m:num>
                                <m:r>
                                  <w:rPr>
                                    <w:rFonts w:ascii="Cambria Math" w:hAnsi="Cambria Math" w:cstheme="minorHAnsi"/>
                                    <w:sz w:val="28"/>
                                    <w:szCs w:val="28"/>
                                    <w:lang w:val="en-CA"/>
                                  </w:rPr>
                                  <m:t>298.15ΔS-</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H</m:t>
                                    </m:r>
                                  </m:e>
                                  <m:sub>
                                    <m:r>
                                      <w:rPr>
                                        <w:rFonts w:ascii="Cambria Math" w:hAnsi="Cambria Math" w:cstheme="minorHAnsi"/>
                                        <w:sz w:val="28"/>
                                        <w:szCs w:val="28"/>
                                        <w:lang w:val="en-CA"/>
                                      </w:rPr>
                                      <m:t>d</m:t>
                                    </m:r>
                                  </m:sub>
                                </m:sSub>
                              </m:num>
                              <m:den>
                                <m:r>
                                  <w:rPr>
                                    <w:rFonts w:ascii="Cambria Math" w:hAnsi="Cambria Math" w:cstheme="minorHAnsi"/>
                                    <w:sz w:val="28"/>
                                    <w:szCs w:val="28"/>
                                    <w:lang w:val="en-CA"/>
                                  </w:rPr>
                                  <m:t>298.15R</m:t>
                                </m:r>
                              </m:den>
                            </m:f>
                          </m:sup>
                        </m:sSup>
                      </m:num>
                      <m:den>
                        <m:r>
                          <w:rPr>
                            <w:rFonts w:ascii="Cambria Math" w:hAnsi="Cambria Math" w:cstheme="minorHAnsi"/>
                            <w:sz w:val="28"/>
                            <w:szCs w:val="28"/>
                            <w:lang w:val="en-CA"/>
                          </w:rPr>
                          <m:t>1+</m:t>
                        </m:r>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f>
                              <m:fPr>
                                <m:ctrlPr>
                                  <w:rPr>
                                    <w:rFonts w:ascii="Cambria Math" w:hAnsi="Cambria Math" w:cstheme="minorHAnsi"/>
                                    <w:i/>
                                    <w:sz w:val="28"/>
                                    <w:szCs w:val="28"/>
                                    <w:lang w:val="en-CA"/>
                                  </w:rPr>
                                </m:ctrlPr>
                              </m:fPr>
                              <m:num>
                                <m:r>
                                  <w:rPr>
                                    <w:rFonts w:ascii="Cambria Math" w:hAnsi="Cambria Math" w:cstheme="minorHAnsi"/>
                                    <w:sz w:val="28"/>
                                    <w:szCs w:val="28"/>
                                    <w:lang w:val="en-CA"/>
                                  </w:rPr>
                                  <m:t>TΔS-</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H</m:t>
                                    </m:r>
                                  </m:e>
                                  <m:sub>
                                    <m:r>
                                      <w:rPr>
                                        <w:rFonts w:ascii="Cambria Math" w:hAnsi="Cambria Math" w:cstheme="minorHAnsi"/>
                                        <w:sz w:val="28"/>
                                        <w:szCs w:val="28"/>
                                        <w:lang w:val="en-CA"/>
                                      </w:rPr>
                                      <m:t>d</m:t>
                                    </m:r>
                                  </m:sub>
                                </m:sSub>
                              </m:num>
                              <m:den>
                                <m:r>
                                  <w:del w:id="1119" w:author="Joseph Stinziano" w:date="2020-06-25T12:15:00Z">
                                    <w:rPr>
                                      <w:rFonts w:ascii="Cambria Math" w:hAnsi="Cambria Math" w:cstheme="minorHAnsi"/>
                                      <w:sz w:val="28"/>
                                      <w:szCs w:val="28"/>
                                      <w:lang w:val="en-CA"/>
                                    </w:rPr>
                                    <m:t>TR</m:t>
                                  </w:del>
                                </m:r>
                                <m:r>
                                  <w:ins w:id="1120" w:author="Joseph Stinziano" w:date="2020-06-25T12:15:00Z">
                                    <w:rPr>
                                      <w:rFonts w:ascii="Cambria Math" w:hAnsi="Cambria Math" w:cstheme="minorHAnsi"/>
                                      <w:sz w:val="28"/>
                                      <w:szCs w:val="28"/>
                                      <w:lang w:val="en-CA"/>
                                    </w:rPr>
                                    <m:t>RT</m:t>
                                  </w:ins>
                                </m:r>
                              </m:den>
                            </m:f>
                          </m:sup>
                        </m:sSup>
                      </m:den>
                    </m:f>
                  </m:e>
                </m:d>
              </m:oMath>
            </m:oMathPara>
          </w:p>
        </w:tc>
        <w:tc>
          <w:tcPr>
            <w:tcW w:w="1984" w:type="dxa"/>
            <w:tcPrChange w:id="1121" w:author="Joseph Stinziano" w:date="2020-07-06T14:43:00Z">
              <w:tcPr>
                <w:tcW w:w="2502" w:type="dxa"/>
              </w:tcPr>
            </w:tcPrChange>
          </w:tcPr>
          <w:p w14:paraId="4C272846"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Johnson </w:t>
            </w:r>
            <w:r w:rsidRPr="00164F67">
              <w:rPr>
                <w:rFonts w:eastAsiaTheme="minorEastAsia" w:cstheme="minorHAnsi"/>
                <w:i/>
                <w:sz w:val="24"/>
                <w:szCs w:val="24"/>
                <w:lang w:val="en-CA"/>
              </w:rPr>
              <w:t>et al.,</w:t>
            </w:r>
            <w:r>
              <w:rPr>
                <w:rFonts w:eastAsiaTheme="minorEastAsia" w:cstheme="minorHAnsi"/>
                <w:sz w:val="24"/>
                <w:szCs w:val="24"/>
                <w:lang w:val="en-CA"/>
              </w:rPr>
              <w:t xml:space="preserve"> 1942; this study</w:t>
            </w:r>
          </w:p>
        </w:tc>
      </w:tr>
      <w:tr w:rsidR="00A92B5E" w14:paraId="0C4BD50F" w14:textId="77777777" w:rsidTr="00DA7091">
        <w:tc>
          <w:tcPr>
            <w:tcW w:w="7797" w:type="dxa"/>
            <w:tcPrChange w:id="1122" w:author="Joseph Stinziano" w:date="2020-07-06T14:43:00Z">
              <w:tcPr>
                <w:tcW w:w="7797" w:type="dxa"/>
              </w:tcPr>
            </w:tcPrChange>
          </w:tcPr>
          <w:p w14:paraId="76D03412" w14:textId="77777777" w:rsidR="00A92B5E" w:rsidRPr="00893B32" w:rsidRDefault="00893B32" w:rsidP="00EF00D1">
            <w:pPr>
              <w:spacing w:line="360" w:lineRule="auto"/>
              <w:rPr>
                <w:rFonts w:eastAsiaTheme="minorEastAsia" w:cstheme="minorHAnsi"/>
                <w:sz w:val="28"/>
                <w:szCs w:val="28"/>
                <w:lang w:val="en-CA"/>
              </w:rPr>
            </w:pPr>
            <m:oMathPara>
              <m:oMath>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W</m:t>
                    </m:r>
                  </m:e>
                  <m:sub>
                    <m:r>
                      <w:rPr>
                        <w:rFonts w:ascii="Cambria Math" w:eastAsiaTheme="minorEastAsia" w:hAnsi="Cambria Math" w:cstheme="minorHAnsi"/>
                        <w:sz w:val="28"/>
                        <w:szCs w:val="28"/>
                        <w:lang w:val="en-CA"/>
                      </w:rPr>
                      <m:t>c</m:t>
                    </m:r>
                  </m:sub>
                </m:sSub>
                <m:r>
                  <w:rPr>
                    <w:rFonts w:ascii="Cambria Math" w:eastAsiaTheme="minorEastAsia" w:hAnsi="Cambria Math" w:cstheme="minorHAnsi"/>
                    <w:sz w:val="28"/>
                    <w:szCs w:val="28"/>
                    <w:lang w:val="en-CA"/>
                  </w:rPr>
                  <m:t>=</m:t>
                </m:r>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V</m:t>
                    </m:r>
                  </m:e>
                  <m:sub>
                    <m:r>
                      <w:rPr>
                        <w:rFonts w:ascii="Cambria Math" w:eastAsiaTheme="minorEastAsia" w:hAnsi="Cambria Math" w:cstheme="minorHAnsi"/>
                        <w:sz w:val="28"/>
                        <w:szCs w:val="28"/>
                        <w:lang w:val="en-CA"/>
                      </w:rPr>
                      <m:t>cmax</m:t>
                    </m:r>
                  </m:sub>
                </m:sSub>
                <m:f>
                  <m:fPr>
                    <m:ctrlPr>
                      <w:rPr>
                        <w:rFonts w:ascii="Cambria Math" w:eastAsiaTheme="minorEastAsia" w:hAnsi="Cambria Math" w:cstheme="minorHAnsi"/>
                        <w:i/>
                        <w:sz w:val="28"/>
                        <w:szCs w:val="28"/>
                        <w:lang w:val="en-CA"/>
                      </w:rPr>
                    </m:ctrlPr>
                  </m:fPr>
                  <m:num>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C</m:t>
                        </m:r>
                      </m:e>
                      <m:sub>
                        <m:r>
                          <w:rPr>
                            <w:rFonts w:ascii="Cambria Math" w:eastAsiaTheme="minorEastAsia" w:hAnsi="Cambria Math" w:cstheme="minorHAnsi"/>
                            <w:sz w:val="28"/>
                            <w:szCs w:val="28"/>
                            <w:lang w:val="en-CA"/>
                          </w:rPr>
                          <m:t>i</m:t>
                        </m:r>
                      </m:sub>
                    </m:sSub>
                    <m:r>
                      <w:rPr>
                        <w:rFonts w:ascii="Cambria Math" w:eastAsiaTheme="minorEastAsia" w:hAnsi="Cambria Math" w:cstheme="minorHAnsi"/>
                        <w:sz w:val="28"/>
                        <w:szCs w:val="28"/>
                        <w:lang w:val="en-CA"/>
                      </w:rPr>
                      <m:t>-Γ*</m:t>
                    </m:r>
                  </m:num>
                  <m:den>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C</m:t>
                        </m:r>
                      </m:e>
                      <m:sub>
                        <m:r>
                          <w:rPr>
                            <w:rFonts w:ascii="Cambria Math" w:eastAsiaTheme="minorEastAsia" w:hAnsi="Cambria Math" w:cstheme="minorHAnsi"/>
                            <w:sz w:val="28"/>
                            <w:szCs w:val="28"/>
                            <w:lang w:val="en-CA"/>
                          </w:rPr>
                          <m:t>i</m:t>
                        </m:r>
                      </m:sub>
                    </m:sSub>
                    <m:r>
                      <w:rPr>
                        <w:rFonts w:ascii="Cambria Math" w:eastAsiaTheme="minorEastAsia" w:hAnsi="Cambria Math" w:cstheme="minorHAnsi"/>
                        <w:sz w:val="28"/>
                        <w:szCs w:val="28"/>
                        <w:lang w:val="en-CA"/>
                      </w:rPr>
                      <m:t>+</m:t>
                    </m:r>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K</m:t>
                        </m:r>
                      </m:e>
                      <m:sub>
                        <m:r>
                          <w:rPr>
                            <w:rFonts w:ascii="Cambria Math" w:eastAsiaTheme="minorEastAsia" w:hAnsi="Cambria Math" w:cstheme="minorHAnsi"/>
                            <w:sz w:val="28"/>
                            <w:szCs w:val="28"/>
                            <w:lang w:val="en-CA"/>
                          </w:rPr>
                          <m:t>m</m:t>
                        </m:r>
                      </m:sub>
                    </m:sSub>
                  </m:den>
                </m:f>
              </m:oMath>
            </m:oMathPara>
          </w:p>
        </w:tc>
        <w:tc>
          <w:tcPr>
            <w:tcW w:w="1984" w:type="dxa"/>
            <w:tcPrChange w:id="1123" w:author="Joseph Stinziano" w:date="2020-07-06T14:43:00Z">
              <w:tcPr>
                <w:tcW w:w="2502" w:type="dxa"/>
              </w:tcPr>
            </w:tcPrChange>
          </w:tcPr>
          <w:p w14:paraId="2C6A7D0B"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Farquhar </w:t>
            </w:r>
            <w:r w:rsidRPr="00164F67">
              <w:rPr>
                <w:rFonts w:eastAsiaTheme="minorEastAsia" w:cstheme="minorHAnsi"/>
                <w:i/>
                <w:sz w:val="24"/>
                <w:szCs w:val="24"/>
                <w:lang w:val="en-CA"/>
              </w:rPr>
              <w:t>et al.,</w:t>
            </w:r>
            <w:r>
              <w:rPr>
                <w:rFonts w:eastAsiaTheme="minorEastAsia" w:cstheme="minorHAnsi"/>
                <w:sz w:val="24"/>
                <w:szCs w:val="24"/>
                <w:lang w:val="en-CA"/>
              </w:rPr>
              <w:t xml:space="preserve"> 1980</w:t>
            </w:r>
          </w:p>
        </w:tc>
      </w:tr>
      <w:tr w:rsidR="00A92B5E" w14:paraId="6B3F423F" w14:textId="77777777" w:rsidTr="00DA7091">
        <w:tc>
          <w:tcPr>
            <w:tcW w:w="7797" w:type="dxa"/>
            <w:tcPrChange w:id="1124" w:author="Joseph Stinziano" w:date="2020-07-06T14:43:00Z">
              <w:tcPr>
                <w:tcW w:w="7797" w:type="dxa"/>
              </w:tcPr>
            </w:tcPrChange>
          </w:tcPr>
          <w:p w14:paraId="54394D8E" w14:textId="77777777" w:rsidR="00A92B5E" w:rsidRPr="00893B32" w:rsidRDefault="00893B32" w:rsidP="00EF00D1">
            <w:pPr>
              <w:spacing w:line="360" w:lineRule="auto"/>
              <w:rPr>
                <w:rFonts w:eastAsiaTheme="minorEastAsia" w:cstheme="minorHAnsi"/>
                <w:sz w:val="28"/>
                <w:szCs w:val="28"/>
                <w:lang w:val="en-CA"/>
              </w:rPr>
            </w:pPr>
            <m:oMathPara>
              <m:oMath>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W</m:t>
                    </m:r>
                  </m:e>
                  <m:sub>
                    <m:r>
                      <w:rPr>
                        <w:rFonts w:ascii="Cambria Math" w:eastAsiaTheme="minorEastAsia" w:hAnsi="Cambria Math" w:cstheme="minorHAnsi"/>
                        <w:sz w:val="28"/>
                        <w:szCs w:val="28"/>
                        <w:lang w:val="en-CA"/>
                      </w:rPr>
                      <m:t>j</m:t>
                    </m:r>
                  </m:sub>
                </m:sSub>
                <m:r>
                  <w:rPr>
                    <w:rFonts w:ascii="Cambria Math" w:eastAsiaTheme="minorEastAsia" w:hAnsi="Cambria Math" w:cstheme="minorHAnsi"/>
                    <w:sz w:val="28"/>
                    <w:szCs w:val="28"/>
                    <w:lang w:val="en-CA"/>
                  </w:rPr>
                  <m:t>=J</m:t>
                </m:r>
                <m:d>
                  <m:dPr>
                    <m:ctrlPr>
                      <w:rPr>
                        <w:rFonts w:ascii="Cambria Math" w:eastAsiaTheme="minorEastAsia" w:hAnsi="Cambria Math" w:cstheme="minorHAnsi"/>
                        <w:i/>
                        <w:sz w:val="28"/>
                        <w:szCs w:val="28"/>
                        <w:lang w:val="en-CA"/>
                      </w:rPr>
                    </m:ctrlPr>
                  </m:dPr>
                  <m:e>
                    <m:f>
                      <m:fPr>
                        <m:ctrlPr>
                          <w:rPr>
                            <w:rFonts w:ascii="Cambria Math" w:eastAsiaTheme="minorEastAsia" w:hAnsi="Cambria Math" w:cstheme="minorHAnsi"/>
                            <w:i/>
                            <w:sz w:val="28"/>
                            <w:szCs w:val="28"/>
                            <w:lang w:val="en-CA"/>
                          </w:rPr>
                        </m:ctrlPr>
                      </m:fPr>
                      <m:num>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C</m:t>
                            </m:r>
                          </m:e>
                          <m:sub>
                            <m:r>
                              <w:rPr>
                                <w:rFonts w:ascii="Cambria Math" w:eastAsiaTheme="minorEastAsia" w:hAnsi="Cambria Math" w:cstheme="minorHAnsi"/>
                                <w:sz w:val="28"/>
                                <w:szCs w:val="28"/>
                                <w:lang w:val="en-CA"/>
                              </w:rPr>
                              <m:t>i</m:t>
                            </m:r>
                          </m:sub>
                        </m:sSub>
                        <m:r>
                          <w:rPr>
                            <w:rFonts w:ascii="Cambria Math" w:eastAsiaTheme="minorEastAsia" w:hAnsi="Cambria Math" w:cstheme="minorHAnsi"/>
                            <w:sz w:val="28"/>
                            <w:szCs w:val="28"/>
                            <w:lang w:val="en-CA"/>
                          </w:rPr>
                          <m:t>-Γ*</m:t>
                        </m:r>
                      </m:num>
                      <m:den>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C</m:t>
                            </m:r>
                          </m:e>
                          <m:sub>
                            <m:r>
                              <w:rPr>
                                <w:rFonts w:ascii="Cambria Math" w:eastAsiaTheme="minorEastAsia" w:hAnsi="Cambria Math" w:cstheme="minorHAnsi"/>
                                <w:sz w:val="28"/>
                                <w:szCs w:val="28"/>
                                <w:lang w:val="en-CA"/>
                              </w:rPr>
                              <m:t>i</m:t>
                            </m:r>
                          </m:sub>
                        </m:sSub>
                        <m:r>
                          <w:rPr>
                            <w:rFonts w:ascii="Cambria Math" w:eastAsiaTheme="minorEastAsia" w:hAnsi="Cambria Math" w:cstheme="minorHAnsi"/>
                            <w:sz w:val="28"/>
                            <w:szCs w:val="28"/>
                            <w:lang w:val="en-CA"/>
                          </w:rPr>
                          <m:t>+2Γ*</m:t>
                        </m:r>
                      </m:den>
                    </m:f>
                  </m:e>
                </m:d>
              </m:oMath>
            </m:oMathPara>
          </w:p>
        </w:tc>
        <w:tc>
          <w:tcPr>
            <w:tcW w:w="1984" w:type="dxa"/>
            <w:tcPrChange w:id="1125" w:author="Joseph Stinziano" w:date="2020-07-06T14:43:00Z">
              <w:tcPr>
                <w:tcW w:w="2502" w:type="dxa"/>
              </w:tcPr>
            </w:tcPrChange>
          </w:tcPr>
          <w:p w14:paraId="356127C3"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Farquhar </w:t>
            </w:r>
            <w:r w:rsidRPr="00164F67">
              <w:rPr>
                <w:rFonts w:eastAsiaTheme="minorEastAsia" w:cstheme="minorHAnsi"/>
                <w:i/>
                <w:sz w:val="24"/>
                <w:szCs w:val="24"/>
                <w:lang w:val="en-CA"/>
              </w:rPr>
              <w:t>et al.,</w:t>
            </w:r>
            <w:r>
              <w:rPr>
                <w:rFonts w:eastAsiaTheme="minorEastAsia" w:cstheme="minorHAnsi"/>
                <w:sz w:val="24"/>
                <w:szCs w:val="24"/>
                <w:lang w:val="en-CA"/>
              </w:rPr>
              <w:t xml:space="preserve"> 1980; Way et al., 2011</w:t>
            </w:r>
          </w:p>
        </w:tc>
      </w:tr>
      <w:tr w:rsidR="00A92B5E" w14:paraId="6C9EABE5" w14:textId="77777777" w:rsidTr="00DA7091">
        <w:tc>
          <w:tcPr>
            <w:tcW w:w="9781" w:type="dxa"/>
            <w:gridSpan w:val="2"/>
            <w:tcPrChange w:id="1126" w:author="Joseph Stinziano" w:date="2020-07-06T14:43:00Z">
              <w:tcPr>
                <w:tcW w:w="10299" w:type="dxa"/>
                <w:gridSpan w:val="2"/>
              </w:tcPr>
            </w:tcPrChange>
          </w:tcPr>
          <w:p w14:paraId="74DD65FE" w14:textId="77777777" w:rsidR="00A92B5E" w:rsidRDefault="00A92B5E" w:rsidP="00EF00D1">
            <w:pPr>
              <w:spacing w:line="360" w:lineRule="auto"/>
              <w:rPr>
                <w:rFonts w:eastAsiaTheme="minorEastAsia" w:cstheme="minorHAnsi"/>
                <w:sz w:val="24"/>
                <w:szCs w:val="24"/>
                <w:lang w:val="en-CA"/>
              </w:rPr>
            </w:pPr>
            <w:r>
              <w:rPr>
                <w:rFonts w:eastAsiaTheme="minorEastAsia"/>
                <w:sz w:val="24"/>
                <w:szCs w:val="24"/>
                <w:lang w:val="en-CA"/>
              </w:rPr>
              <w:t xml:space="preserve">Where J is calculated as the minimum root of: </w:t>
            </w:r>
            <m:oMath>
              <m:r>
                <w:rPr>
                  <w:rFonts w:ascii="Cambria Math" w:eastAsiaTheme="minorEastAsia" w:hAnsi="Cambria Math"/>
                  <w:sz w:val="24"/>
                  <w:szCs w:val="24"/>
                  <w:lang w:val="en-CA"/>
                </w:rPr>
                <m:t>θ</m:t>
              </m:r>
              <m:sSup>
                <m:sSupPr>
                  <m:ctrlPr>
                    <w:rPr>
                      <w:rFonts w:ascii="Cambria Math" w:eastAsiaTheme="minorEastAsia" w:hAnsi="Cambria Math" w:cstheme="minorHAnsi"/>
                      <w:i/>
                      <w:sz w:val="24"/>
                      <w:szCs w:val="24"/>
                      <w:lang w:val="en-CA"/>
                    </w:rPr>
                  </m:ctrlPr>
                </m:sSupPr>
                <m:e>
                  <m:r>
                    <w:rPr>
                      <w:rFonts w:ascii="Cambria Math" w:eastAsiaTheme="minorEastAsia" w:hAnsi="Cambria Math" w:cstheme="minorHAnsi"/>
                      <w:sz w:val="24"/>
                      <w:szCs w:val="24"/>
                      <w:lang w:val="en-CA"/>
                    </w:rPr>
                    <m:t>J</m:t>
                  </m:r>
                </m:e>
                <m:sup>
                  <m:r>
                    <w:rPr>
                      <w:rFonts w:ascii="Cambria Math" w:eastAsiaTheme="minorEastAsia" w:hAnsi="Cambria Math" w:cstheme="minorHAnsi"/>
                      <w:sz w:val="24"/>
                      <w:szCs w:val="24"/>
                      <w:lang w:val="en-CA"/>
                    </w:rPr>
                    <m:t>2</m:t>
                  </m:r>
                </m:sup>
              </m:sSup>
              <m:r>
                <w:rPr>
                  <w:rFonts w:ascii="Cambria Math" w:eastAsiaTheme="minorEastAsia" w:hAnsi="Cambria Math" w:cstheme="minorHAnsi"/>
                  <w:sz w:val="24"/>
                  <w:szCs w:val="24"/>
                  <w:lang w:val="en-CA"/>
                </w:rPr>
                <m:t>-</m:t>
              </m:r>
              <m:d>
                <m:dPr>
                  <m:ctrlPr>
                    <w:rPr>
                      <w:rFonts w:ascii="Cambria Math" w:eastAsiaTheme="minorEastAsia" w:hAnsi="Cambria Math" w:cstheme="minorHAnsi"/>
                      <w:i/>
                      <w:sz w:val="24"/>
                      <w:szCs w:val="24"/>
                      <w:lang w:val="en-CA"/>
                    </w:rPr>
                  </m:ctrlPr>
                </m:dPr>
                <m:e>
                  <m:r>
                    <w:rPr>
                      <w:rFonts w:ascii="Cambria Math" w:eastAsiaTheme="minorEastAsia" w:hAnsi="Cambria Math" w:cstheme="minorHAnsi"/>
                      <w:sz w:val="24"/>
                      <w:szCs w:val="24"/>
                      <w:lang w:val="en-CA"/>
                    </w:rPr>
                    <m:t>0.5αϕ</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e>
              </m:d>
              <m:r>
                <w:rPr>
                  <w:rFonts w:ascii="Cambria Math" w:eastAsiaTheme="minorEastAsia" w:hAnsi="Cambria Math" w:cstheme="minorHAnsi"/>
                  <w:sz w:val="24"/>
                  <w:szCs w:val="24"/>
                  <w:lang w:val="en-CA"/>
                </w:rPr>
                <m:t>J+0.5αϕ</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r>
                <w:rPr>
                  <w:rFonts w:ascii="Cambria Math" w:eastAsiaTheme="minorEastAsia" w:hAnsi="Cambria Math" w:cstheme="minorHAnsi"/>
                  <w:sz w:val="24"/>
                  <w:szCs w:val="24"/>
                  <w:lang w:val="en-CA"/>
                </w:rPr>
                <m:t>=0</m:t>
              </m:r>
            </m:oMath>
          </w:p>
        </w:tc>
      </w:tr>
      <w:tr w:rsidR="00A92B5E" w14:paraId="646B6258" w14:textId="77777777" w:rsidTr="00DA7091">
        <w:tc>
          <w:tcPr>
            <w:tcW w:w="7797" w:type="dxa"/>
            <w:tcPrChange w:id="1127" w:author="Joseph Stinziano" w:date="2020-07-06T14:43:00Z">
              <w:tcPr>
                <w:tcW w:w="7797" w:type="dxa"/>
              </w:tcPr>
            </w:tcPrChange>
          </w:tcPr>
          <w:p w14:paraId="1E355C51" w14:textId="77777777" w:rsidR="00A92B5E" w:rsidRPr="00893B32" w:rsidRDefault="00893B32"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gross</m:t>
                    </m:r>
                  </m:sub>
                </m:sSub>
                <m:r>
                  <w:rPr>
                    <w:rFonts w:ascii="Cambria Math" w:eastAsia="Times New Roman" w:hAnsi="Cambria Math" w:cs="Calibri"/>
                    <w:sz w:val="28"/>
                    <w:szCs w:val="28"/>
                    <w:lang w:val="en-CA"/>
                  </w:rPr>
                  <m:t>=min</m:t>
                </m:r>
                <m:d>
                  <m:dPr>
                    <m:ctrlPr>
                      <w:rPr>
                        <w:rFonts w:ascii="Cambria Math" w:eastAsia="Times New Roman" w:hAnsi="Cambria Math" w:cs="Calibri"/>
                        <w:i/>
                        <w:sz w:val="28"/>
                        <w:szCs w:val="28"/>
                        <w:lang w:val="en-CA"/>
                      </w:rPr>
                    </m:ctrlPr>
                  </m:dPr>
                  <m:e>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W</m:t>
                        </m:r>
                      </m:e>
                      <m:sub>
                        <m:r>
                          <w:rPr>
                            <w:rFonts w:ascii="Cambria Math" w:eastAsia="Times New Roman" w:hAnsi="Cambria Math" w:cs="Calibri"/>
                            <w:sz w:val="28"/>
                            <w:szCs w:val="28"/>
                            <w:lang w:val="en-CA"/>
                          </w:rPr>
                          <m:t>c</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W</m:t>
                        </m:r>
                      </m:e>
                      <m:sub>
                        <m:r>
                          <w:rPr>
                            <w:rFonts w:ascii="Cambria Math" w:eastAsia="Times New Roman" w:hAnsi="Cambria Math" w:cs="Calibri"/>
                            <w:sz w:val="28"/>
                            <w:szCs w:val="28"/>
                            <w:lang w:val="en-CA"/>
                          </w:rPr>
                          <m:t>j</m:t>
                        </m:r>
                      </m:sub>
                    </m:sSub>
                  </m:e>
                </m:d>
              </m:oMath>
            </m:oMathPara>
          </w:p>
        </w:tc>
        <w:tc>
          <w:tcPr>
            <w:tcW w:w="1984" w:type="dxa"/>
            <w:tcPrChange w:id="1128" w:author="Joseph Stinziano" w:date="2020-07-06T14:43:00Z">
              <w:tcPr>
                <w:tcW w:w="2502" w:type="dxa"/>
              </w:tcPr>
            </w:tcPrChange>
          </w:tcPr>
          <w:p w14:paraId="0023471A" w14:textId="77777777" w:rsidR="00A92B5E" w:rsidRDefault="00A92B5E" w:rsidP="00EF00D1">
            <w:pPr>
              <w:spacing w:line="360" w:lineRule="auto"/>
              <w:rPr>
                <w:rFonts w:eastAsiaTheme="minorEastAsia" w:cstheme="minorHAnsi"/>
                <w:sz w:val="24"/>
                <w:szCs w:val="24"/>
                <w:lang w:val="en-CA"/>
              </w:rPr>
            </w:pPr>
          </w:p>
        </w:tc>
      </w:tr>
      <w:tr w:rsidR="00A92B5E" w14:paraId="5ABFE21F" w14:textId="77777777" w:rsidTr="00DA7091">
        <w:tc>
          <w:tcPr>
            <w:tcW w:w="7797" w:type="dxa"/>
            <w:tcPrChange w:id="1129" w:author="Joseph Stinziano" w:date="2020-07-06T14:43:00Z">
              <w:tcPr>
                <w:tcW w:w="7797" w:type="dxa"/>
              </w:tcPr>
            </w:tcPrChange>
          </w:tcPr>
          <w:p w14:paraId="06A8C921" w14:textId="77777777" w:rsidR="00A92B5E" w:rsidRPr="00893B32" w:rsidRDefault="00893B32"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net</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gross</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R</m:t>
                    </m:r>
                  </m:e>
                  <m:sub>
                    <m:r>
                      <w:rPr>
                        <w:rFonts w:ascii="Cambria Math" w:eastAsia="Times New Roman" w:hAnsi="Cambria Math" w:cs="Calibri"/>
                        <w:sz w:val="28"/>
                        <w:szCs w:val="28"/>
                        <w:lang w:val="en-CA"/>
                      </w:rPr>
                      <m:t>day</m:t>
                    </m:r>
                  </m:sub>
                </m:sSub>
              </m:oMath>
            </m:oMathPara>
          </w:p>
        </w:tc>
        <w:tc>
          <w:tcPr>
            <w:tcW w:w="1984" w:type="dxa"/>
            <w:tcPrChange w:id="1130" w:author="Joseph Stinziano" w:date="2020-07-06T14:43:00Z">
              <w:tcPr>
                <w:tcW w:w="2502" w:type="dxa"/>
              </w:tcPr>
            </w:tcPrChange>
          </w:tcPr>
          <w:p w14:paraId="14389BDB" w14:textId="77777777" w:rsidR="00A92B5E" w:rsidRDefault="00A92B5E" w:rsidP="00EF00D1">
            <w:pPr>
              <w:spacing w:line="360" w:lineRule="auto"/>
              <w:rPr>
                <w:rFonts w:eastAsiaTheme="minorEastAsia" w:cstheme="minorHAnsi"/>
                <w:sz w:val="24"/>
                <w:szCs w:val="24"/>
                <w:lang w:val="en-CA"/>
              </w:rPr>
            </w:pPr>
          </w:p>
        </w:tc>
      </w:tr>
      <w:tr w:rsidR="00A92B5E" w14:paraId="15094DE6" w14:textId="77777777" w:rsidTr="00DA7091">
        <w:tc>
          <w:tcPr>
            <w:tcW w:w="7797" w:type="dxa"/>
            <w:tcPrChange w:id="1131" w:author="Joseph Stinziano" w:date="2020-07-06T14:43:00Z">
              <w:tcPr>
                <w:tcW w:w="7797" w:type="dxa"/>
              </w:tcPr>
            </w:tcPrChange>
          </w:tcPr>
          <w:p w14:paraId="0E5296A2" w14:textId="77777777" w:rsidR="00A92B5E" w:rsidRPr="00893B32" w:rsidRDefault="00893B32"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g</m:t>
                    </m:r>
                  </m:e>
                  <m:sub>
                    <m:r>
                      <w:rPr>
                        <w:rFonts w:ascii="Cambria Math" w:eastAsia="Times New Roman" w:hAnsi="Cambria Math" w:cs="Calibri"/>
                        <w:sz w:val="28"/>
                        <w:szCs w:val="28"/>
                        <w:lang w:val="en-CA"/>
                      </w:rPr>
                      <m:t>s</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g</m:t>
                    </m:r>
                  </m:e>
                  <m:sub>
                    <m:r>
                      <w:rPr>
                        <w:rFonts w:ascii="Cambria Math" w:eastAsia="Times New Roman" w:hAnsi="Cambria Math" w:cs="Calibri"/>
                        <w:sz w:val="28"/>
                        <w:szCs w:val="28"/>
                        <w:lang w:val="en-CA"/>
                      </w:rPr>
                      <m:t>0</m:t>
                    </m:r>
                  </m:sub>
                </m:sSub>
                <m:r>
                  <w:rPr>
                    <w:rFonts w:ascii="Cambria Math" w:eastAsia="Times New Roman" w:hAnsi="Cambria Math" w:cs="Calibri"/>
                    <w:sz w:val="28"/>
                    <w:szCs w:val="28"/>
                    <w:lang w:val="en-CA"/>
                  </w:rPr>
                  <m:t>+1.6</m:t>
                </m:r>
                <m:d>
                  <m:dPr>
                    <m:ctrlPr>
                      <w:rPr>
                        <w:rFonts w:ascii="Cambria Math" w:eastAsia="Times New Roman" w:hAnsi="Cambria Math" w:cs="Calibri"/>
                        <w:i/>
                        <w:sz w:val="28"/>
                        <w:szCs w:val="28"/>
                        <w:lang w:val="en-CA"/>
                      </w:rPr>
                    </m:ctrlPr>
                  </m:dPr>
                  <m:e>
                    <m:r>
                      <w:rPr>
                        <w:rFonts w:ascii="Cambria Math" w:eastAsia="Times New Roman" w:hAnsi="Cambria Math" w:cs="Calibri"/>
                        <w:sz w:val="28"/>
                        <w:szCs w:val="28"/>
                        <w:lang w:val="en-CA"/>
                      </w:rPr>
                      <m:t>1+</m:t>
                    </m:r>
                    <m:f>
                      <m:fPr>
                        <m:ctrlPr>
                          <w:rPr>
                            <w:rFonts w:ascii="Cambria Math" w:eastAsia="Times New Roman" w:hAnsi="Cambria Math" w:cs="Calibri"/>
                            <w:i/>
                            <w:sz w:val="28"/>
                            <w:szCs w:val="28"/>
                            <w:lang w:val="en-CA"/>
                          </w:rPr>
                        </m:ctrlPr>
                      </m:fPr>
                      <m:num>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g</m:t>
                            </m:r>
                          </m:e>
                          <m:sub>
                            <m:r>
                              <w:rPr>
                                <w:rFonts w:ascii="Cambria Math" w:eastAsia="Times New Roman" w:hAnsi="Cambria Math" w:cs="Calibri"/>
                                <w:sz w:val="28"/>
                                <w:szCs w:val="28"/>
                                <w:lang w:val="en-CA"/>
                              </w:rPr>
                              <m:t>1</m:t>
                            </m:r>
                          </m:sub>
                        </m:sSub>
                      </m:num>
                      <m:den>
                        <m:rad>
                          <m:radPr>
                            <m:degHide m:val="1"/>
                            <m:ctrlPr>
                              <w:rPr>
                                <w:rFonts w:ascii="Cambria Math" w:eastAsia="Times New Roman" w:hAnsi="Cambria Math" w:cs="Calibri"/>
                                <w:i/>
                                <w:sz w:val="28"/>
                                <w:szCs w:val="28"/>
                                <w:lang w:val="en-CA"/>
                              </w:rPr>
                            </m:ctrlPr>
                          </m:radPr>
                          <m:deg/>
                          <m:e>
                            <m:r>
                              <w:rPr>
                                <w:rFonts w:ascii="Cambria Math" w:eastAsia="Times New Roman" w:hAnsi="Cambria Math" w:cs="Calibri"/>
                                <w:sz w:val="28"/>
                                <w:szCs w:val="28"/>
                                <w:lang w:val="en-CA"/>
                              </w:rPr>
                              <m:t>VPD</m:t>
                            </m:r>
                          </m:e>
                        </m:rad>
                      </m:den>
                    </m:f>
                  </m:e>
                </m:d>
                <m:d>
                  <m:dPr>
                    <m:ctrlPr>
                      <w:rPr>
                        <w:rFonts w:ascii="Cambria Math" w:eastAsia="Times New Roman" w:hAnsi="Cambria Math" w:cs="Calibri"/>
                        <w:i/>
                        <w:sz w:val="28"/>
                        <w:szCs w:val="28"/>
                        <w:lang w:val="en-CA"/>
                      </w:rPr>
                    </m:ctrlPr>
                  </m:dPr>
                  <m:e>
                    <m:f>
                      <m:fPr>
                        <m:ctrlPr>
                          <w:rPr>
                            <w:rFonts w:ascii="Cambria Math" w:eastAsia="Times New Roman" w:hAnsi="Cambria Math" w:cs="Calibri"/>
                            <w:i/>
                            <w:sz w:val="28"/>
                            <w:szCs w:val="28"/>
                            <w:lang w:val="en-CA"/>
                          </w:rPr>
                        </m:ctrlPr>
                      </m:fPr>
                      <m:num>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net</m:t>
                            </m:r>
                          </m:sub>
                        </m:sSub>
                      </m:num>
                      <m:den>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C</m:t>
                            </m:r>
                          </m:e>
                          <m:sub>
                            <m:r>
                              <w:rPr>
                                <w:rFonts w:ascii="Cambria Math" w:eastAsia="Times New Roman" w:hAnsi="Cambria Math" w:cs="Calibri"/>
                                <w:sz w:val="28"/>
                                <w:szCs w:val="28"/>
                                <w:lang w:val="en-CA"/>
                              </w:rPr>
                              <m:t>a</m:t>
                            </m:r>
                          </m:sub>
                        </m:sSub>
                      </m:den>
                    </m:f>
                  </m:e>
                </m:d>
              </m:oMath>
            </m:oMathPara>
          </w:p>
        </w:tc>
        <w:tc>
          <w:tcPr>
            <w:tcW w:w="1984" w:type="dxa"/>
            <w:tcPrChange w:id="1132" w:author="Joseph Stinziano" w:date="2020-07-06T14:43:00Z">
              <w:tcPr>
                <w:tcW w:w="2502" w:type="dxa"/>
              </w:tcPr>
            </w:tcPrChange>
          </w:tcPr>
          <w:p w14:paraId="11697063" w14:textId="77777777" w:rsidR="00A92B5E" w:rsidRDefault="00A92B5E" w:rsidP="00EF00D1">
            <w:pPr>
              <w:spacing w:line="360" w:lineRule="auto"/>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w:t>
            </w:r>
            <w:r w:rsidRPr="00164F67">
              <w:rPr>
                <w:rFonts w:eastAsiaTheme="minorEastAsia" w:cstheme="minorHAnsi"/>
                <w:i/>
                <w:sz w:val="24"/>
                <w:szCs w:val="24"/>
                <w:lang w:val="en-CA"/>
              </w:rPr>
              <w:t>et al.,</w:t>
            </w:r>
            <w:r>
              <w:rPr>
                <w:rFonts w:eastAsiaTheme="minorEastAsia" w:cstheme="minorHAnsi"/>
                <w:sz w:val="24"/>
                <w:szCs w:val="24"/>
                <w:lang w:val="en-CA"/>
              </w:rPr>
              <w:t xml:space="preserve"> 2011</w:t>
            </w:r>
          </w:p>
        </w:tc>
      </w:tr>
      <w:tr w:rsidR="00A92B5E" w14:paraId="1CC02A2A" w14:textId="77777777" w:rsidTr="00DA7091">
        <w:tc>
          <w:tcPr>
            <w:tcW w:w="7797" w:type="dxa"/>
            <w:tcPrChange w:id="1133" w:author="Joseph Stinziano" w:date="2020-07-06T14:43:00Z">
              <w:tcPr>
                <w:tcW w:w="7797" w:type="dxa"/>
              </w:tcPr>
            </w:tcPrChange>
          </w:tcPr>
          <w:p w14:paraId="20FE326B" w14:textId="77777777" w:rsidR="00A92B5E" w:rsidRPr="00893B32" w:rsidRDefault="00893B32"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C</m:t>
                    </m:r>
                  </m:e>
                  <m:sub>
                    <m:r>
                      <w:rPr>
                        <w:rFonts w:ascii="Cambria Math" w:eastAsia="Times New Roman" w:hAnsi="Cambria Math" w:cs="Calibri"/>
                        <w:sz w:val="28"/>
                        <w:szCs w:val="28"/>
                        <w:lang w:val="en-CA"/>
                      </w:rPr>
                      <m:t>i</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C</m:t>
                    </m:r>
                  </m:e>
                  <m:sub>
                    <m:r>
                      <w:rPr>
                        <w:rFonts w:ascii="Cambria Math" w:eastAsia="Times New Roman" w:hAnsi="Cambria Math" w:cs="Calibri"/>
                        <w:sz w:val="28"/>
                        <w:szCs w:val="28"/>
                        <w:lang w:val="en-CA"/>
                      </w:rPr>
                      <m:t>a</m:t>
                    </m:r>
                  </m:sub>
                </m:sSub>
                <m:r>
                  <w:rPr>
                    <w:rFonts w:ascii="Cambria Math" w:eastAsia="Times New Roman" w:hAnsi="Cambria Math" w:cs="Calibri"/>
                    <w:sz w:val="28"/>
                    <w:szCs w:val="28"/>
                    <w:lang w:val="en-CA"/>
                  </w:rPr>
                  <m:t>-1.6</m:t>
                </m:r>
                <m:f>
                  <m:fPr>
                    <m:ctrlPr>
                      <w:rPr>
                        <w:rFonts w:ascii="Cambria Math" w:eastAsia="Times New Roman" w:hAnsi="Cambria Math" w:cs="Calibri"/>
                        <w:i/>
                        <w:sz w:val="28"/>
                        <w:szCs w:val="28"/>
                        <w:lang w:val="en-CA"/>
                      </w:rPr>
                    </m:ctrlPr>
                  </m:fPr>
                  <m:num>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net</m:t>
                        </m:r>
                      </m:sub>
                    </m:sSub>
                  </m:num>
                  <m:den>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g</m:t>
                        </m:r>
                      </m:e>
                      <m:sub>
                        <m:r>
                          <w:rPr>
                            <w:rFonts w:ascii="Cambria Math" w:eastAsia="Times New Roman" w:hAnsi="Cambria Math" w:cs="Calibri"/>
                            <w:sz w:val="28"/>
                            <w:szCs w:val="28"/>
                            <w:lang w:val="en-CA"/>
                          </w:rPr>
                          <m:t>s</m:t>
                        </m:r>
                      </m:sub>
                    </m:sSub>
                  </m:den>
                </m:f>
              </m:oMath>
            </m:oMathPara>
          </w:p>
        </w:tc>
        <w:tc>
          <w:tcPr>
            <w:tcW w:w="1984" w:type="dxa"/>
            <w:tcPrChange w:id="1134" w:author="Joseph Stinziano" w:date="2020-07-06T14:43:00Z">
              <w:tcPr>
                <w:tcW w:w="2502" w:type="dxa"/>
              </w:tcPr>
            </w:tcPrChange>
          </w:tcPr>
          <w:p w14:paraId="52E0FFBF" w14:textId="77777777" w:rsidR="00A92B5E" w:rsidRDefault="00A92B5E" w:rsidP="00EF00D1">
            <w:pPr>
              <w:spacing w:line="360" w:lineRule="auto"/>
              <w:rPr>
                <w:rFonts w:eastAsiaTheme="minorEastAsia" w:cstheme="minorHAnsi"/>
                <w:sz w:val="24"/>
                <w:szCs w:val="24"/>
                <w:lang w:val="en-CA"/>
              </w:rPr>
            </w:pPr>
          </w:p>
        </w:tc>
      </w:tr>
      <w:tr w:rsidR="00A92B5E" w14:paraId="5D3B5E72" w14:textId="77777777" w:rsidTr="00DA7091">
        <w:tc>
          <w:tcPr>
            <w:tcW w:w="7797" w:type="dxa"/>
            <w:tcPrChange w:id="1135" w:author="Joseph Stinziano" w:date="2020-07-06T14:43:00Z">
              <w:tcPr>
                <w:tcW w:w="7797" w:type="dxa"/>
              </w:tcPr>
            </w:tcPrChange>
          </w:tcPr>
          <w:p w14:paraId="131E56B1" w14:textId="77777777" w:rsidR="00A92B5E" w:rsidRPr="00893B32" w:rsidRDefault="00893B32"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plant</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net</m:t>
                    </m:r>
                  </m:sub>
                </m:sSub>
                <m:r>
                  <w:rPr>
                    <w:rFonts w:ascii="Cambria Math" w:eastAsia="Times New Roman" w:hAnsi="Cambria Math" w:cs="Calibri"/>
                    <w:sz w:val="28"/>
                    <w:szCs w:val="28"/>
                    <w:lang w:val="en-CA"/>
                  </w:rPr>
                  <m:t>×LA-</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R</m:t>
                    </m:r>
                  </m:e>
                  <m:sub>
                    <m:r>
                      <w:rPr>
                        <w:rFonts w:ascii="Cambria Math" w:eastAsia="Times New Roman" w:hAnsi="Cambria Math" w:cs="Calibri"/>
                        <w:sz w:val="28"/>
                        <w:szCs w:val="28"/>
                        <w:lang w:val="en-CA"/>
                      </w:rPr>
                      <m:t>dark</m:t>
                    </m:r>
                  </m:sub>
                </m:sSub>
                <m:r>
                  <w:rPr>
                    <w:rFonts w:ascii="Cambria Math" w:eastAsia="Times New Roman" w:hAnsi="Cambria Math" w:cs="Calibri"/>
                    <w:sz w:val="28"/>
                    <w:szCs w:val="28"/>
                    <w:lang w:val="en-CA"/>
                  </w:rPr>
                  <m:t>×LA-</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R</m:t>
                    </m:r>
                  </m:e>
                  <m:sub>
                    <m:r>
                      <w:rPr>
                        <w:rFonts w:ascii="Cambria Math" w:eastAsia="Times New Roman" w:hAnsi="Cambria Math" w:cs="Calibri"/>
                        <w:sz w:val="28"/>
                        <w:szCs w:val="28"/>
                        <w:lang w:val="en-CA"/>
                      </w:rPr>
                      <m:t>stem</m:t>
                    </m:r>
                  </m:sub>
                </m:sSub>
                <m:r>
                  <w:rPr>
                    <w:rFonts w:ascii="Cambria Math" w:eastAsia="Times New Roman" w:hAnsi="Cambria Math" w:cs="Calibri"/>
                    <w:sz w:val="28"/>
                    <w:szCs w:val="28"/>
                    <w:lang w:val="en-CA"/>
                  </w:rPr>
                  <m:t>×SM-</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R</m:t>
                    </m:r>
                  </m:e>
                  <m:sub>
                    <m:r>
                      <w:rPr>
                        <w:rFonts w:ascii="Cambria Math" w:eastAsia="Times New Roman" w:hAnsi="Cambria Math" w:cs="Calibri"/>
                        <w:sz w:val="28"/>
                        <w:szCs w:val="28"/>
                        <w:lang w:val="en-CA"/>
                      </w:rPr>
                      <m:t>root</m:t>
                    </m:r>
                  </m:sub>
                </m:sSub>
                <m:r>
                  <w:rPr>
                    <w:rFonts w:ascii="Cambria Math" w:eastAsia="Times New Roman" w:hAnsi="Cambria Math" w:cs="Calibri"/>
                    <w:sz w:val="28"/>
                    <w:szCs w:val="28"/>
                    <w:lang w:val="en-CA"/>
                  </w:rPr>
                  <m:t>×RM</m:t>
                </m:r>
              </m:oMath>
            </m:oMathPara>
          </w:p>
        </w:tc>
        <w:tc>
          <w:tcPr>
            <w:tcW w:w="1984" w:type="dxa"/>
            <w:tcPrChange w:id="1136" w:author="Joseph Stinziano" w:date="2020-07-06T14:43:00Z">
              <w:tcPr>
                <w:tcW w:w="2502" w:type="dxa"/>
              </w:tcPr>
            </w:tcPrChange>
          </w:tcPr>
          <w:p w14:paraId="0DF07814" w14:textId="77777777" w:rsidR="00A92B5E" w:rsidRDefault="00A92B5E" w:rsidP="00EF00D1">
            <w:pPr>
              <w:spacing w:line="360" w:lineRule="auto"/>
              <w:rPr>
                <w:rFonts w:eastAsiaTheme="minorEastAsia" w:cstheme="minorHAnsi"/>
                <w:sz w:val="24"/>
                <w:szCs w:val="24"/>
                <w:lang w:val="en-CA"/>
              </w:rPr>
            </w:pPr>
          </w:p>
        </w:tc>
      </w:tr>
      <w:tr w:rsidR="00A92B5E" w14:paraId="60BA86A3" w14:textId="77777777" w:rsidTr="00DA7091">
        <w:tc>
          <w:tcPr>
            <w:tcW w:w="7797" w:type="dxa"/>
            <w:tcPrChange w:id="1137" w:author="Joseph Stinziano" w:date="2020-07-06T14:43:00Z">
              <w:tcPr>
                <w:tcW w:w="7797" w:type="dxa"/>
              </w:tcPr>
            </w:tcPrChange>
          </w:tcPr>
          <w:p w14:paraId="49A32AAF" w14:textId="77777777" w:rsidR="00A92B5E" w:rsidRPr="00893B32" w:rsidRDefault="00893B32"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C</m:t>
                    </m:r>
                  </m:e>
                  <m:sub>
                    <m:r>
                      <w:rPr>
                        <w:rFonts w:ascii="Cambria Math" w:eastAsia="Times New Roman" w:hAnsi="Cambria Math" w:cs="Calibri"/>
                        <w:sz w:val="28"/>
                        <w:szCs w:val="28"/>
                        <w:lang w:val="en-CA"/>
                      </w:rPr>
                      <m:t>balance</m:t>
                    </m:r>
                  </m:sub>
                </m:sSub>
                <m:r>
                  <w:rPr>
                    <w:rFonts w:ascii="Cambria Math" w:eastAsia="Times New Roman" w:hAnsi="Cambria Math" w:cs="Calibri"/>
                    <w:sz w:val="28"/>
                    <w:szCs w:val="28"/>
                    <w:lang w:val="en-CA"/>
                  </w:rPr>
                  <m:t>=</m:t>
                </m:r>
                <m:nary>
                  <m:naryPr>
                    <m:chr m:val="∑"/>
                    <m:limLoc m:val="undOvr"/>
                    <m:subHide m:val="1"/>
                    <m:supHide m:val="1"/>
                    <m:ctrlPr>
                      <w:rPr>
                        <w:rFonts w:ascii="Cambria Math" w:eastAsia="Times New Roman" w:hAnsi="Cambria Math" w:cs="Calibri"/>
                        <w:i/>
                        <w:sz w:val="28"/>
                        <w:szCs w:val="28"/>
                        <w:lang w:val="en-CA"/>
                      </w:rPr>
                    </m:ctrlPr>
                  </m:naryPr>
                  <m:sub/>
                  <m:sup/>
                  <m:e>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plant</m:t>
                        </m:r>
                      </m:sub>
                    </m:sSub>
                    <m:r>
                      <w:rPr>
                        <w:rFonts w:ascii="Cambria Math" w:eastAsia="Times New Roman" w:hAnsi="Cambria Math" w:cs="Calibri"/>
                        <w:sz w:val="28"/>
                        <w:szCs w:val="28"/>
                        <w:lang w:val="en-CA"/>
                      </w:rPr>
                      <m:t>×3600×</m:t>
                    </m:r>
                  </m:e>
                </m:nary>
                <m:f>
                  <m:fPr>
                    <m:ctrlPr>
                      <w:rPr>
                        <w:rFonts w:ascii="Cambria Math" w:eastAsia="Times New Roman" w:hAnsi="Cambria Math" w:cs="Calibri"/>
                        <w:i/>
                        <w:sz w:val="28"/>
                        <w:szCs w:val="28"/>
                        <w:lang w:val="en-CA"/>
                      </w:rPr>
                    </m:ctrlPr>
                  </m:fPr>
                  <m:num>
                    <m:r>
                      <w:rPr>
                        <w:rFonts w:ascii="Cambria Math" w:eastAsia="Times New Roman" w:hAnsi="Cambria Math" w:cs="Calibri"/>
                        <w:sz w:val="28"/>
                        <w:szCs w:val="28"/>
                        <w:lang w:val="en-CA"/>
                      </w:rPr>
                      <m:t>12.01</m:t>
                    </m:r>
                  </m:num>
                  <m:den>
                    <m:r>
                      <w:rPr>
                        <w:rFonts w:ascii="Cambria Math" w:eastAsia="Times New Roman" w:hAnsi="Cambria Math" w:cs="Calibri"/>
                        <w:sz w:val="28"/>
                        <w:szCs w:val="28"/>
                        <w:lang w:val="en-CA"/>
                      </w:rPr>
                      <m:t>1,000,000</m:t>
                    </m:r>
                  </m:den>
                </m:f>
              </m:oMath>
            </m:oMathPara>
          </w:p>
        </w:tc>
        <w:tc>
          <w:tcPr>
            <w:tcW w:w="1984" w:type="dxa"/>
            <w:tcPrChange w:id="1138" w:author="Joseph Stinziano" w:date="2020-07-06T14:43:00Z">
              <w:tcPr>
                <w:tcW w:w="2502" w:type="dxa"/>
              </w:tcPr>
            </w:tcPrChange>
          </w:tcPr>
          <w:p w14:paraId="13A94B4D" w14:textId="77777777" w:rsidR="00A92B5E" w:rsidRDefault="00A92B5E" w:rsidP="00EF00D1">
            <w:pPr>
              <w:spacing w:line="360" w:lineRule="auto"/>
              <w:rPr>
                <w:rFonts w:eastAsiaTheme="minorEastAsia" w:cstheme="minorHAnsi"/>
                <w:sz w:val="24"/>
                <w:szCs w:val="24"/>
                <w:lang w:val="en-CA"/>
              </w:rPr>
            </w:pPr>
          </w:p>
        </w:tc>
      </w:tr>
    </w:tbl>
    <w:p w14:paraId="6ECC07DC" w14:textId="553C684D" w:rsidR="00A92B5E" w:rsidRDefault="00A92B5E" w:rsidP="00A92B5E">
      <w:pPr>
        <w:spacing w:after="0" w:line="360" w:lineRule="auto"/>
        <w:rPr>
          <w:ins w:id="1139" w:author="Bridget Kathleen Murphy" w:date="2020-07-02T10:06:00Z"/>
          <w:rFonts w:eastAsiaTheme="minorEastAsia" w:cstheme="minorHAnsi"/>
          <w:b/>
          <w:sz w:val="24"/>
          <w:szCs w:val="24"/>
          <w:lang w:val="en-CA"/>
        </w:rPr>
      </w:pPr>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thermal sensitivity coefficient;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c</w:t>
      </w:r>
      <w:proofErr w:type="spellEnd"/>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-limited carboxylation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j</w:t>
      </w:r>
      <w:proofErr w:type="spellEnd"/>
      <w:r>
        <w:rPr>
          <w:rFonts w:eastAsiaTheme="minorEastAsia" w:cstheme="minorHAnsi"/>
          <w:b/>
          <w:sz w:val="24"/>
          <w:szCs w:val="24"/>
          <w:lang w:val="en-CA"/>
        </w:rPr>
        <w:t xml:space="preserve">: rate of RuBP regeneration-limited carboxylation in </w:t>
      </w:r>
      <w:proofErr w:type="spellStart"/>
      <w:r>
        <w:rPr>
          <w:rFonts w:eastAsiaTheme="minorEastAsia" w:cstheme="minorHAnsi"/>
          <w:b/>
          <w:sz w:val="24"/>
          <w:szCs w:val="24"/>
          <w:lang w:val="en-CA"/>
        </w:rPr>
        <w:lastRenderedPageBreak/>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V</w:t>
      </w:r>
      <w:r>
        <w:rPr>
          <w:rFonts w:eastAsiaTheme="minorEastAsia" w:cstheme="minorHAnsi"/>
          <w:b/>
          <w:sz w:val="24"/>
          <w:szCs w:val="24"/>
          <w:vertAlign w:val="subscript"/>
          <w:lang w:val="en-CA"/>
        </w:rPr>
        <w:t>cmax</w:t>
      </w:r>
      <w:proofErr w:type="spellEnd"/>
      <w:r>
        <w:rPr>
          <w:rFonts w:eastAsiaTheme="minorEastAsia" w:cstheme="minorHAnsi"/>
          <w:b/>
          <w:sz w:val="24"/>
          <w:szCs w:val="24"/>
          <w:lang w:val="en-CA"/>
        </w:rPr>
        <w:t xml:space="preserve">: maximum rate of rubisco carboxylation capacity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J</w:t>
      </w:r>
      <w:r>
        <w:rPr>
          <w:rFonts w:eastAsiaTheme="minorEastAsia" w:cstheme="minorHAnsi"/>
          <w:b/>
          <w:sz w:val="24"/>
          <w:szCs w:val="24"/>
          <w:vertAlign w:val="subscript"/>
          <w:lang w:val="en-CA"/>
        </w:rPr>
        <w:t>max</w:t>
      </w:r>
      <w:proofErr w:type="spellEnd"/>
      <w:r>
        <w:rPr>
          <w:rFonts w:eastAsiaTheme="minorEastAsia" w:cstheme="minorHAnsi"/>
          <w:b/>
          <w:sz w:val="24"/>
          <w:szCs w:val="24"/>
          <w:lang w:val="en-CA"/>
        </w:rPr>
        <w:t xml:space="preserve">: maximum rate of electron transport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mol</w:t>
      </w:r>
      <w:r>
        <w:rPr>
          <w:rFonts w:eastAsiaTheme="minorEastAsia" w:cstheme="minorHAnsi"/>
          <w:b/>
          <w:sz w:val="24"/>
          <w:szCs w:val="24"/>
          <w:vertAlign w:val="superscript"/>
          <w:lang w:val="en-CA"/>
        </w:rPr>
        <w:t>-1</w:t>
      </w:r>
      <w:r>
        <w:rPr>
          <w:rFonts w:eastAsiaTheme="minorEastAsia" w:cstheme="minorHAnsi"/>
          <w:b/>
          <w:sz w:val="24"/>
          <w:szCs w:val="24"/>
          <w:lang w:val="en-CA"/>
        </w:rPr>
        <w: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mol</w:t>
      </w:r>
      <w:r>
        <w:rPr>
          <w:rFonts w:eastAsiaTheme="minorEastAsia" w:cstheme="minorHAnsi"/>
          <w:b/>
          <w:sz w:val="24"/>
          <w:szCs w:val="24"/>
          <w:vertAlign w:val="superscript"/>
          <w:lang w:val="en-CA"/>
        </w:rPr>
        <w:t>-1</w:t>
      </w:r>
      <w:r>
        <w:rPr>
          <w:rFonts w:eastAsiaTheme="minorEastAsia" w:cstheme="minorHAnsi"/>
          <w:b/>
          <w:sz w:val="24"/>
          <w:szCs w:val="24"/>
          <w:lang w:val="en-CA"/>
        </w:rPr>
        <w:t>; K</w:t>
      </w:r>
      <w:r>
        <w:rPr>
          <w:rFonts w:eastAsiaTheme="minorEastAsia" w:cstheme="minorHAnsi"/>
          <w:b/>
          <w:sz w:val="24"/>
          <w:szCs w:val="24"/>
          <w:vertAlign w:val="subscript"/>
          <w:lang w:val="en-CA"/>
        </w:rPr>
        <w:t>m</w:t>
      </w:r>
      <w:r>
        <w:rPr>
          <w:rFonts w:eastAsiaTheme="minorEastAsia" w:cstheme="minorHAnsi"/>
          <w:b/>
          <w:sz w:val="24"/>
          <w:szCs w:val="24"/>
          <w:lang w:val="en-CA"/>
        </w:rPr>
        <w:t xml:space="preserve">: Michaelis-Menten constant for rubisco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mol</w:t>
      </w:r>
      <w:r>
        <w:rPr>
          <w:rFonts w:eastAsiaTheme="minorEastAsia" w:cstheme="minorHAnsi"/>
          <w:b/>
          <w:sz w:val="24"/>
          <w:szCs w:val="24"/>
          <w:vertAlign w:val="superscript"/>
          <w:lang w:val="en-CA"/>
        </w:rPr>
        <w:t>-1</w:t>
      </w:r>
      <w:r>
        <w:rPr>
          <w:rFonts w:eastAsiaTheme="minorEastAsia" w:cstheme="minorHAnsi"/>
          <w:b/>
          <w:sz w:val="24"/>
          <w:szCs w:val="24"/>
          <w:lang w:val="en-CA"/>
        </w:rPr>
        <w:t>; α: absorbance of photosynthetically active radiation; φ: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incident photosynthetically active radiation;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gross</w:t>
      </w:r>
      <w:proofErr w:type="spellEnd"/>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net</w:t>
      </w:r>
      <w:proofErr w:type="spellEnd"/>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day</w:t>
      </w:r>
      <w:proofErr w:type="spellEnd"/>
      <w:r>
        <w:rPr>
          <w:rFonts w:eastAsiaTheme="minorEastAsia" w:cstheme="minorHAnsi"/>
          <w:b/>
          <w:sz w:val="24"/>
          <w:szCs w:val="24"/>
          <w:lang w:val="en-CA"/>
        </w:rPr>
        <w:t xml:space="preserve">: leaf day respiration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g</w:t>
      </w:r>
      <w:r>
        <w:rPr>
          <w:rFonts w:eastAsiaTheme="minorEastAsia" w:cstheme="minorHAnsi"/>
          <w:b/>
          <w:sz w:val="24"/>
          <w:szCs w:val="24"/>
          <w:vertAlign w:val="subscript"/>
          <w:lang w:val="en-CA"/>
        </w:rPr>
        <w:t>s</w:t>
      </w:r>
      <w:proofErr w:type="spellEnd"/>
      <w:r>
        <w:rPr>
          <w:rFonts w:eastAsiaTheme="minorEastAsia" w:cstheme="minorHAnsi"/>
          <w:b/>
          <w:sz w:val="24"/>
          <w:szCs w:val="24"/>
          <w:lang w:val="en-CA"/>
        </w:rPr>
        <w:t>: stomatal conductance to water in 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o</w:t>
      </w:r>
      <w:r>
        <w:rPr>
          <w:rFonts w:eastAsiaTheme="minorEastAsia" w:cstheme="minorHAnsi"/>
          <w:b/>
          <w:sz w:val="24"/>
          <w:szCs w:val="24"/>
          <w:lang w:val="en-CA"/>
        </w:rPr>
        <w:t xml:space="preserve">: intercept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xml:space="preserve">: slope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VPD: vapor pressure deficit in kPa;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at the leaf surface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plant</w:t>
      </w:r>
      <w:proofErr w:type="spellEnd"/>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 in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dark</w:t>
      </w:r>
      <w:proofErr w:type="spellEnd"/>
      <w:r>
        <w:rPr>
          <w:rFonts w:eastAsiaTheme="minorEastAsia" w:cstheme="minorHAnsi"/>
          <w:b/>
          <w:sz w:val="24"/>
          <w:szCs w:val="24"/>
          <w:lang w:val="en-CA"/>
        </w:rPr>
        <w:t xml:space="preserve">: leaf dark respiration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stem</w:t>
      </w:r>
      <w:proofErr w:type="spellEnd"/>
      <w:r>
        <w:rPr>
          <w:rFonts w:eastAsiaTheme="minorEastAsia" w:cstheme="minorHAnsi"/>
          <w:b/>
          <w:sz w:val="24"/>
          <w:szCs w:val="24"/>
          <w:lang w:val="en-CA"/>
        </w:rPr>
        <w:t xml:space="preserve">: stem respiration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root</w:t>
      </w:r>
      <w:proofErr w:type="spellEnd"/>
      <w:r>
        <w:rPr>
          <w:rFonts w:eastAsiaTheme="minorEastAsia" w:cstheme="minorHAnsi"/>
          <w:b/>
          <w:sz w:val="24"/>
          <w:szCs w:val="24"/>
          <w:lang w:val="en-CA"/>
        </w:rPr>
        <w:t xml:space="preserve">; root respiration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SM: stem mass in g; RM: root mass in g; </w:t>
      </w:r>
      <w:proofErr w:type="spellStart"/>
      <w:r>
        <w:rPr>
          <w:rFonts w:eastAsiaTheme="minorEastAsia" w:cstheme="minorHAnsi"/>
          <w:b/>
          <w:sz w:val="24"/>
          <w:szCs w:val="24"/>
          <w:lang w:val="en-CA"/>
        </w:rPr>
        <w:t>C</w:t>
      </w:r>
      <w:r>
        <w:rPr>
          <w:rFonts w:eastAsiaTheme="minorEastAsia" w:cstheme="minorHAnsi"/>
          <w:b/>
          <w:sz w:val="24"/>
          <w:szCs w:val="24"/>
          <w:vertAlign w:val="subscript"/>
          <w:lang w:val="en-CA"/>
        </w:rPr>
        <w:t>balance</w:t>
      </w:r>
      <w:proofErr w:type="spellEnd"/>
      <w:r>
        <w:rPr>
          <w:rFonts w:eastAsiaTheme="minorEastAsia" w:cstheme="minorHAnsi"/>
          <w:b/>
          <w:sz w:val="24"/>
          <w:szCs w:val="24"/>
          <w:lang w:val="en-CA"/>
        </w:rPr>
        <w:t>: whole plant daily carbon balance in g plant</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day</w:t>
      </w:r>
      <w:r>
        <w:rPr>
          <w:rFonts w:eastAsiaTheme="minorEastAsia" w:cstheme="minorHAnsi"/>
          <w:b/>
          <w:sz w:val="24"/>
          <w:szCs w:val="24"/>
          <w:vertAlign w:val="superscript"/>
          <w:lang w:val="en-CA"/>
        </w:rPr>
        <w:t>-1</w:t>
      </w:r>
      <w:r>
        <w:rPr>
          <w:rFonts w:eastAsiaTheme="minorEastAsia" w:cstheme="minorHAnsi"/>
          <w:b/>
          <w:sz w:val="24"/>
          <w:szCs w:val="24"/>
          <w:lang w:val="en-CA"/>
        </w:rPr>
        <w:t>.</w:t>
      </w:r>
    </w:p>
    <w:p w14:paraId="097A2DEA" w14:textId="63C91154" w:rsidR="00430EB9" w:rsidRPr="00430EB9" w:rsidRDefault="00430EB9" w:rsidP="00A92B5E">
      <w:pPr>
        <w:spacing w:after="0" w:line="360" w:lineRule="auto"/>
        <w:rPr>
          <w:ins w:id="1140" w:author="Bridget Kathleen Murphy" w:date="2020-07-02T10:06:00Z"/>
          <w:rFonts w:eastAsiaTheme="minorEastAsia" w:cstheme="minorHAnsi"/>
          <w:b/>
          <w:sz w:val="24"/>
          <w:szCs w:val="24"/>
          <w:lang w:val="en-CA"/>
        </w:rPr>
      </w:pPr>
    </w:p>
    <w:p w14:paraId="69CF1426" w14:textId="0E91FFBF" w:rsidR="00430EB9" w:rsidRPr="00893B32" w:rsidDel="00E8712C" w:rsidRDefault="00430EB9" w:rsidP="00893B32">
      <w:pPr>
        <w:spacing w:line="360" w:lineRule="auto"/>
        <w:rPr>
          <w:ins w:id="1141" w:author="Bridget Kathleen Murphy" w:date="2020-07-02T10:06:00Z"/>
          <w:del w:id="1142" w:author="Joseph Stinziano" w:date="2020-07-06T10:11:00Z"/>
          <w:b/>
          <w:sz w:val="24"/>
          <w:szCs w:val="24"/>
          <w:lang w:val="en-CA"/>
        </w:rPr>
      </w:pPr>
      <w:ins w:id="1143" w:author="Bridget Kathleen Murphy" w:date="2020-07-02T10:06:00Z">
        <w:del w:id="1144" w:author="Joseph Stinziano" w:date="2020-07-06T10:11:00Z">
          <w:r w:rsidRPr="00893B32" w:rsidDel="00E8712C">
            <w:rPr>
              <w:b/>
              <w:sz w:val="24"/>
              <w:szCs w:val="24"/>
              <w:lang w:val="en-CA"/>
            </w:rPr>
            <w:delText>Table 3. List of land surface models affected by the derivation error in M2002 and the affected Earth Systems Models (ESMs) being used in the CMIP6 simulations. Note that 17 of the 40 (42.5%) CMIP6 ESMs are affected by the derivation error. Affected models are in bold.</w:delText>
          </w:r>
        </w:del>
      </w:ins>
    </w:p>
    <w:tbl>
      <w:tblPr>
        <w:tblW w:w="13183" w:type="dxa"/>
        <w:tblLook w:val="04A0" w:firstRow="1" w:lastRow="0" w:firstColumn="1" w:lastColumn="0" w:noHBand="0" w:noVBand="1"/>
      </w:tblPr>
      <w:tblGrid>
        <w:gridCol w:w="3261"/>
        <w:gridCol w:w="1173"/>
        <w:gridCol w:w="1134"/>
        <w:gridCol w:w="1019"/>
        <w:gridCol w:w="3827"/>
        <w:gridCol w:w="2835"/>
      </w:tblGrid>
      <w:tr w:rsidR="00430EB9" w:rsidRPr="00430EB9" w:rsidDel="00E8712C" w14:paraId="36842DCD" w14:textId="32F68244" w:rsidTr="00E37A61">
        <w:trPr>
          <w:trHeight w:val="288"/>
          <w:ins w:id="1145" w:author="Bridget Kathleen Murphy" w:date="2020-07-02T10:06:00Z"/>
          <w:del w:id="1146" w:author="Joseph Stinziano" w:date="2020-07-06T10:11:00Z"/>
        </w:trPr>
        <w:tc>
          <w:tcPr>
            <w:tcW w:w="3261" w:type="dxa"/>
            <w:tcBorders>
              <w:top w:val="single" w:sz="4" w:space="0" w:color="auto"/>
              <w:left w:val="nil"/>
              <w:bottom w:val="single" w:sz="4" w:space="0" w:color="auto"/>
              <w:right w:val="nil"/>
            </w:tcBorders>
            <w:shd w:val="clear" w:color="auto" w:fill="auto"/>
            <w:noWrap/>
            <w:hideMark/>
          </w:tcPr>
          <w:p w14:paraId="4844D69D" w14:textId="18D61337" w:rsidR="00430EB9" w:rsidRPr="00E8712C" w:rsidDel="00E8712C" w:rsidRDefault="00430EB9" w:rsidP="00E37A61">
            <w:pPr>
              <w:spacing w:after="0" w:line="240" w:lineRule="auto"/>
              <w:rPr>
                <w:ins w:id="1147" w:author="Bridget Kathleen Murphy" w:date="2020-07-02T10:06:00Z"/>
                <w:del w:id="1148" w:author="Joseph Stinziano" w:date="2020-07-06T10:11:00Z"/>
                <w:rFonts w:ascii="Calibri" w:eastAsia="Times New Roman" w:hAnsi="Calibri" w:cs="Calibri"/>
                <w:color w:val="000000"/>
                <w:sz w:val="24"/>
                <w:szCs w:val="24"/>
              </w:rPr>
            </w:pPr>
            <w:ins w:id="1149" w:author="Bridget Kathleen Murphy" w:date="2020-07-02T10:06:00Z">
              <w:del w:id="1150" w:author="Joseph Stinziano" w:date="2020-07-06T10:11:00Z">
                <w:r w:rsidRPr="00E8712C" w:rsidDel="00E8712C">
                  <w:rPr>
                    <w:rFonts w:ascii="Calibri" w:eastAsia="Times New Roman" w:hAnsi="Calibri" w:cs="Calibri"/>
                    <w:color w:val="000000"/>
                    <w:sz w:val="24"/>
                    <w:szCs w:val="24"/>
                  </w:rPr>
                  <w:delText>Land Surface Model Family</w:delText>
                </w:r>
              </w:del>
            </w:ins>
          </w:p>
        </w:tc>
        <w:tc>
          <w:tcPr>
            <w:tcW w:w="1173" w:type="dxa"/>
            <w:tcBorders>
              <w:top w:val="single" w:sz="4" w:space="0" w:color="auto"/>
              <w:left w:val="nil"/>
              <w:bottom w:val="single" w:sz="4" w:space="0" w:color="auto"/>
              <w:right w:val="nil"/>
            </w:tcBorders>
            <w:shd w:val="clear" w:color="auto" w:fill="auto"/>
            <w:noWrap/>
            <w:hideMark/>
          </w:tcPr>
          <w:p w14:paraId="13EA1297" w14:textId="67ABE33E" w:rsidR="00430EB9" w:rsidRPr="00E8712C" w:rsidDel="00E8712C" w:rsidRDefault="00430EB9" w:rsidP="00E37A61">
            <w:pPr>
              <w:spacing w:after="0" w:line="240" w:lineRule="auto"/>
              <w:rPr>
                <w:ins w:id="1151" w:author="Bridget Kathleen Murphy" w:date="2020-07-02T10:06:00Z"/>
                <w:del w:id="1152" w:author="Joseph Stinziano" w:date="2020-07-06T10:11:00Z"/>
                <w:rFonts w:ascii="Calibri" w:eastAsia="Times New Roman" w:hAnsi="Calibri" w:cs="Calibri"/>
                <w:color w:val="000000"/>
                <w:sz w:val="24"/>
                <w:szCs w:val="24"/>
              </w:rPr>
            </w:pPr>
          </w:p>
        </w:tc>
        <w:tc>
          <w:tcPr>
            <w:tcW w:w="1134" w:type="dxa"/>
            <w:tcBorders>
              <w:top w:val="single" w:sz="4" w:space="0" w:color="auto"/>
              <w:left w:val="nil"/>
              <w:bottom w:val="single" w:sz="4" w:space="0" w:color="auto"/>
              <w:right w:val="nil"/>
            </w:tcBorders>
            <w:shd w:val="clear" w:color="auto" w:fill="auto"/>
            <w:noWrap/>
            <w:hideMark/>
          </w:tcPr>
          <w:p w14:paraId="15D7DE42" w14:textId="6A7671FE" w:rsidR="00430EB9" w:rsidRPr="00E8712C" w:rsidDel="00E8712C" w:rsidRDefault="00430EB9" w:rsidP="00E37A61">
            <w:pPr>
              <w:spacing w:after="0" w:line="240" w:lineRule="auto"/>
              <w:rPr>
                <w:ins w:id="1153" w:author="Bridget Kathleen Murphy" w:date="2020-07-02T10:06:00Z"/>
                <w:del w:id="1154" w:author="Joseph Stinziano" w:date="2020-07-06T10:11:00Z"/>
                <w:rFonts w:ascii="Calibri" w:eastAsia="Times New Roman" w:hAnsi="Calibri" w:cs="Calibri"/>
                <w:color w:val="000000"/>
                <w:sz w:val="24"/>
                <w:szCs w:val="24"/>
              </w:rPr>
            </w:pPr>
            <w:ins w:id="1155" w:author="Bridget Kathleen Murphy" w:date="2020-07-02T10:06:00Z">
              <w:del w:id="1156" w:author="Joseph Stinziano" w:date="2020-07-06T10:11:00Z">
                <w:r w:rsidRPr="00E8712C" w:rsidDel="00E8712C">
                  <w:rPr>
                    <w:rFonts w:ascii="Calibri" w:eastAsia="Times New Roman" w:hAnsi="Calibri" w:cs="Calibri"/>
                    <w:color w:val="000000"/>
                    <w:sz w:val="24"/>
                    <w:szCs w:val="24"/>
                  </w:rPr>
                  <w:delText># of ESMs</w:delText>
                </w:r>
              </w:del>
            </w:ins>
          </w:p>
        </w:tc>
        <w:tc>
          <w:tcPr>
            <w:tcW w:w="953" w:type="dxa"/>
            <w:tcBorders>
              <w:top w:val="single" w:sz="4" w:space="0" w:color="auto"/>
              <w:left w:val="nil"/>
              <w:bottom w:val="single" w:sz="4" w:space="0" w:color="auto"/>
              <w:right w:val="nil"/>
            </w:tcBorders>
            <w:shd w:val="clear" w:color="auto" w:fill="auto"/>
            <w:noWrap/>
            <w:hideMark/>
          </w:tcPr>
          <w:p w14:paraId="157654AF" w14:textId="63503E5A" w:rsidR="00430EB9" w:rsidRPr="00E8712C" w:rsidDel="00E8712C" w:rsidRDefault="00430EB9" w:rsidP="00E37A61">
            <w:pPr>
              <w:spacing w:after="0" w:line="240" w:lineRule="auto"/>
              <w:rPr>
                <w:ins w:id="1157" w:author="Bridget Kathleen Murphy" w:date="2020-07-02T10:06:00Z"/>
                <w:del w:id="1158" w:author="Joseph Stinziano" w:date="2020-07-06T10:11:00Z"/>
                <w:rFonts w:ascii="Calibri" w:eastAsia="Times New Roman" w:hAnsi="Calibri" w:cs="Calibri"/>
                <w:color w:val="000000"/>
                <w:sz w:val="24"/>
                <w:szCs w:val="24"/>
                <w:lang w:val="en-CA"/>
              </w:rPr>
            </w:pPr>
            <w:ins w:id="1159" w:author="Bridget Kathleen Murphy" w:date="2020-07-02T10:06:00Z">
              <w:del w:id="1160" w:author="Joseph Stinziano" w:date="2020-07-06T10:11:00Z">
                <w:r w:rsidRPr="00E8712C" w:rsidDel="00E8712C">
                  <w:rPr>
                    <w:rFonts w:ascii="Calibri" w:eastAsia="Times New Roman" w:hAnsi="Calibri" w:cs="Calibri"/>
                    <w:color w:val="000000"/>
                    <w:sz w:val="24"/>
                    <w:szCs w:val="24"/>
                  </w:rPr>
                  <w:delText>M2002?</w:delText>
                </w:r>
              </w:del>
            </w:ins>
          </w:p>
        </w:tc>
        <w:tc>
          <w:tcPr>
            <w:tcW w:w="3827" w:type="dxa"/>
            <w:tcBorders>
              <w:top w:val="single" w:sz="4" w:space="0" w:color="auto"/>
              <w:left w:val="nil"/>
              <w:bottom w:val="single" w:sz="4" w:space="0" w:color="auto"/>
              <w:right w:val="nil"/>
            </w:tcBorders>
            <w:shd w:val="clear" w:color="auto" w:fill="auto"/>
            <w:noWrap/>
            <w:hideMark/>
          </w:tcPr>
          <w:p w14:paraId="779B74B8" w14:textId="57EF51E9" w:rsidR="00430EB9" w:rsidRPr="00E8712C" w:rsidDel="00E8712C" w:rsidRDefault="00430EB9" w:rsidP="00E37A61">
            <w:pPr>
              <w:spacing w:after="0" w:line="240" w:lineRule="auto"/>
              <w:rPr>
                <w:ins w:id="1161" w:author="Bridget Kathleen Murphy" w:date="2020-07-02T10:06:00Z"/>
                <w:del w:id="1162" w:author="Joseph Stinziano" w:date="2020-07-06T10:11:00Z"/>
                <w:rFonts w:ascii="Calibri" w:eastAsia="Times New Roman" w:hAnsi="Calibri" w:cs="Calibri"/>
                <w:color w:val="000000"/>
                <w:sz w:val="24"/>
                <w:szCs w:val="24"/>
              </w:rPr>
            </w:pPr>
            <w:ins w:id="1163" w:author="Bridget Kathleen Murphy" w:date="2020-07-02T10:06:00Z">
              <w:del w:id="1164" w:author="Joseph Stinziano" w:date="2020-07-06T10:11:00Z">
                <w:r w:rsidRPr="00E8712C" w:rsidDel="00E8712C">
                  <w:rPr>
                    <w:rFonts w:ascii="Calibri" w:eastAsia="Times New Roman" w:hAnsi="Calibri" w:cs="Calibri"/>
                    <w:color w:val="000000"/>
                    <w:sz w:val="24"/>
                    <w:szCs w:val="24"/>
                  </w:rPr>
                  <w:delText>Affected ESMs</w:delText>
                </w:r>
              </w:del>
            </w:ins>
          </w:p>
        </w:tc>
        <w:tc>
          <w:tcPr>
            <w:tcW w:w="2835" w:type="dxa"/>
            <w:tcBorders>
              <w:top w:val="single" w:sz="4" w:space="0" w:color="auto"/>
              <w:left w:val="nil"/>
              <w:bottom w:val="single" w:sz="4" w:space="0" w:color="auto"/>
              <w:right w:val="nil"/>
            </w:tcBorders>
            <w:shd w:val="clear" w:color="auto" w:fill="auto"/>
            <w:noWrap/>
            <w:hideMark/>
          </w:tcPr>
          <w:p w14:paraId="21D9AB0F" w14:textId="3FAEE0E5" w:rsidR="00430EB9" w:rsidRPr="00E8712C" w:rsidDel="00E8712C" w:rsidRDefault="00430EB9" w:rsidP="00E37A61">
            <w:pPr>
              <w:spacing w:after="0" w:line="240" w:lineRule="auto"/>
              <w:rPr>
                <w:ins w:id="1165" w:author="Bridget Kathleen Murphy" w:date="2020-07-02T10:06:00Z"/>
                <w:del w:id="1166" w:author="Joseph Stinziano" w:date="2020-07-06T10:11:00Z"/>
                <w:rFonts w:ascii="Calibri" w:eastAsia="Times New Roman" w:hAnsi="Calibri" w:cs="Calibri"/>
                <w:color w:val="000000"/>
                <w:sz w:val="24"/>
                <w:szCs w:val="24"/>
              </w:rPr>
            </w:pPr>
            <w:ins w:id="1167" w:author="Bridget Kathleen Murphy" w:date="2020-07-02T10:06:00Z">
              <w:del w:id="1168" w:author="Joseph Stinziano" w:date="2020-07-06T10:11:00Z">
                <w:r w:rsidRPr="00E8712C" w:rsidDel="00E8712C">
                  <w:rPr>
                    <w:rFonts w:ascii="Calibri" w:eastAsia="Times New Roman" w:hAnsi="Calibri" w:cs="Calibri"/>
                    <w:color w:val="000000"/>
                    <w:sz w:val="24"/>
                    <w:szCs w:val="24"/>
                  </w:rPr>
                  <w:delText>References</w:delText>
                </w:r>
              </w:del>
            </w:ins>
          </w:p>
        </w:tc>
      </w:tr>
      <w:tr w:rsidR="00430EB9" w:rsidRPr="00430EB9" w:rsidDel="00E8712C" w14:paraId="7B9CEF44" w14:textId="5279670E" w:rsidTr="00E37A61">
        <w:trPr>
          <w:trHeight w:val="288"/>
          <w:ins w:id="1169" w:author="Bridget Kathleen Murphy" w:date="2020-07-02T10:06:00Z"/>
          <w:del w:id="1170" w:author="Joseph Stinziano" w:date="2020-07-06T10:11:00Z"/>
        </w:trPr>
        <w:tc>
          <w:tcPr>
            <w:tcW w:w="3261" w:type="dxa"/>
            <w:tcBorders>
              <w:top w:val="single" w:sz="4" w:space="0" w:color="auto"/>
              <w:left w:val="nil"/>
              <w:bottom w:val="nil"/>
              <w:right w:val="nil"/>
            </w:tcBorders>
            <w:shd w:val="clear" w:color="auto" w:fill="auto"/>
            <w:noWrap/>
            <w:hideMark/>
          </w:tcPr>
          <w:p w14:paraId="07DDD2AA" w14:textId="67538B08" w:rsidR="00430EB9" w:rsidRPr="00E8712C" w:rsidDel="00E8712C" w:rsidRDefault="00430EB9" w:rsidP="00E37A61">
            <w:pPr>
              <w:spacing w:after="0" w:line="240" w:lineRule="auto"/>
              <w:rPr>
                <w:ins w:id="1171" w:author="Bridget Kathleen Murphy" w:date="2020-07-02T10:06:00Z"/>
                <w:del w:id="1172" w:author="Joseph Stinziano" w:date="2020-07-06T10:11:00Z"/>
                <w:rFonts w:ascii="Calibri" w:eastAsia="Times New Roman" w:hAnsi="Calibri" w:cs="Calibri"/>
                <w:color w:val="000000"/>
                <w:sz w:val="24"/>
                <w:szCs w:val="24"/>
              </w:rPr>
            </w:pPr>
            <w:ins w:id="1173" w:author="Bridget Kathleen Murphy" w:date="2020-07-02T10:06:00Z">
              <w:del w:id="1174" w:author="Joseph Stinziano" w:date="2020-07-06T10:11:00Z">
                <w:r w:rsidRPr="00E8712C" w:rsidDel="00E8712C">
                  <w:rPr>
                    <w:rFonts w:ascii="Calibri" w:eastAsia="Times New Roman" w:hAnsi="Calibri" w:cs="Calibri"/>
                    <w:color w:val="000000"/>
                    <w:sz w:val="24"/>
                    <w:szCs w:val="24"/>
                  </w:rPr>
                  <w:delText>Atmosphere-Vegetation Interaction Model</w:delText>
                </w:r>
              </w:del>
            </w:ins>
          </w:p>
        </w:tc>
        <w:tc>
          <w:tcPr>
            <w:tcW w:w="1173" w:type="dxa"/>
            <w:tcBorders>
              <w:top w:val="single" w:sz="4" w:space="0" w:color="auto"/>
              <w:left w:val="nil"/>
              <w:bottom w:val="nil"/>
              <w:right w:val="nil"/>
            </w:tcBorders>
            <w:shd w:val="clear" w:color="auto" w:fill="auto"/>
            <w:noWrap/>
            <w:hideMark/>
          </w:tcPr>
          <w:p w14:paraId="63E77848" w14:textId="0A67F75C" w:rsidR="00430EB9" w:rsidRPr="00E8712C" w:rsidDel="00E8712C" w:rsidRDefault="00430EB9" w:rsidP="00E37A61">
            <w:pPr>
              <w:spacing w:after="0" w:line="240" w:lineRule="auto"/>
              <w:rPr>
                <w:ins w:id="1175" w:author="Bridget Kathleen Murphy" w:date="2020-07-02T10:06:00Z"/>
                <w:del w:id="1176" w:author="Joseph Stinziano" w:date="2020-07-06T10:11:00Z"/>
                <w:rFonts w:ascii="Calibri" w:eastAsia="Times New Roman" w:hAnsi="Calibri" w:cs="Calibri"/>
                <w:color w:val="000000"/>
                <w:sz w:val="24"/>
                <w:szCs w:val="24"/>
              </w:rPr>
            </w:pPr>
            <w:ins w:id="1177" w:author="Bridget Kathleen Murphy" w:date="2020-07-02T10:06:00Z">
              <w:del w:id="1178" w:author="Joseph Stinziano" w:date="2020-07-06T10:11:00Z">
                <w:r w:rsidRPr="00E8712C" w:rsidDel="00E8712C">
                  <w:rPr>
                    <w:rFonts w:ascii="Calibri" w:eastAsia="Times New Roman" w:hAnsi="Calibri" w:cs="Calibri"/>
                    <w:color w:val="000000"/>
                    <w:sz w:val="24"/>
                    <w:szCs w:val="24"/>
                  </w:rPr>
                  <w:delText>AVIM</w:delText>
                </w:r>
              </w:del>
            </w:ins>
          </w:p>
        </w:tc>
        <w:tc>
          <w:tcPr>
            <w:tcW w:w="1134" w:type="dxa"/>
            <w:tcBorders>
              <w:top w:val="single" w:sz="4" w:space="0" w:color="auto"/>
              <w:left w:val="nil"/>
              <w:bottom w:val="nil"/>
              <w:right w:val="nil"/>
            </w:tcBorders>
            <w:shd w:val="clear" w:color="auto" w:fill="auto"/>
            <w:noWrap/>
            <w:hideMark/>
          </w:tcPr>
          <w:p w14:paraId="41FE48A9" w14:textId="1AE70510" w:rsidR="00430EB9" w:rsidRPr="00E8712C" w:rsidDel="00E8712C" w:rsidRDefault="00430EB9" w:rsidP="00E37A61">
            <w:pPr>
              <w:spacing w:after="0" w:line="240" w:lineRule="auto"/>
              <w:rPr>
                <w:ins w:id="1179" w:author="Bridget Kathleen Murphy" w:date="2020-07-02T10:06:00Z"/>
                <w:del w:id="1180" w:author="Joseph Stinziano" w:date="2020-07-06T10:11:00Z"/>
                <w:rFonts w:ascii="Calibri" w:eastAsia="Times New Roman" w:hAnsi="Calibri" w:cs="Calibri"/>
                <w:color w:val="000000"/>
                <w:sz w:val="24"/>
                <w:szCs w:val="24"/>
              </w:rPr>
            </w:pPr>
            <w:ins w:id="1181" w:author="Bridget Kathleen Murphy" w:date="2020-07-02T10:06:00Z">
              <w:del w:id="1182" w:author="Joseph Stinziano" w:date="2020-07-06T10:11:00Z">
                <w:r w:rsidRPr="00E8712C" w:rsidDel="00E8712C">
                  <w:rPr>
                    <w:rFonts w:ascii="Calibri" w:eastAsia="Times New Roman" w:hAnsi="Calibri" w:cs="Calibri"/>
                    <w:color w:val="000000"/>
                    <w:sz w:val="24"/>
                    <w:szCs w:val="24"/>
                  </w:rPr>
                  <w:delText>2</w:delText>
                </w:r>
              </w:del>
            </w:ins>
          </w:p>
        </w:tc>
        <w:tc>
          <w:tcPr>
            <w:tcW w:w="953" w:type="dxa"/>
            <w:tcBorders>
              <w:top w:val="single" w:sz="4" w:space="0" w:color="auto"/>
              <w:left w:val="nil"/>
              <w:bottom w:val="nil"/>
              <w:right w:val="nil"/>
            </w:tcBorders>
            <w:shd w:val="clear" w:color="auto" w:fill="auto"/>
            <w:noWrap/>
            <w:hideMark/>
          </w:tcPr>
          <w:p w14:paraId="53364174" w14:textId="16F083F6" w:rsidR="00430EB9" w:rsidRPr="00E8712C" w:rsidDel="00E8712C" w:rsidRDefault="00430EB9" w:rsidP="00E37A61">
            <w:pPr>
              <w:spacing w:after="0" w:line="240" w:lineRule="auto"/>
              <w:rPr>
                <w:ins w:id="1183" w:author="Bridget Kathleen Murphy" w:date="2020-07-02T10:06:00Z"/>
                <w:del w:id="1184" w:author="Joseph Stinziano" w:date="2020-07-06T10:11:00Z"/>
                <w:rFonts w:ascii="Calibri" w:eastAsia="Times New Roman" w:hAnsi="Calibri" w:cs="Calibri"/>
                <w:color w:val="000000"/>
                <w:sz w:val="24"/>
                <w:szCs w:val="24"/>
              </w:rPr>
            </w:pPr>
            <w:ins w:id="1185" w:author="Bridget Kathleen Murphy" w:date="2020-07-02T10:06:00Z">
              <w:del w:id="1186" w:author="Joseph Stinziano" w:date="2020-07-06T10:11:00Z">
                <w:r w:rsidRPr="00E8712C" w:rsidDel="00E8712C">
                  <w:rPr>
                    <w:rFonts w:ascii="Calibri" w:eastAsia="Times New Roman" w:hAnsi="Calibri" w:cs="Calibri"/>
                    <w:color w:val="000000"/>
                    <w:sz w:val="24"/>
                    <w:szCs w:val="24"/>
                  </w:rPr>
                  <w:delText>No</w:delText>
                </w:r>
              </w:del>
            </w:ins>
          </w:p>
        </w:tc>
        <w:tc>
          <w:tcPr>
            <w:tcW w:w="3827" w:type="dxa"/>
            <w:tcBorders>
              <w:top w:val="single" w:sz="4" w:space="0" w:color="auto"/>
              <w:left w:val="nil"/>
              <w:bottom w:val="nil"/>
              <w:right w:val="nil"/>
            </w:tcBorders>
            <w:shd w:val="clear" w:color="auto" w:fill="auto"/>
            <w:noWrap/>
            <w:hideMark/>
          </w:tcPr>
          <w:p w14:paraId="6379D29C" w14:textId="2B0A9963" w:rsidR="00430EB9" w:rsidRPr="00E8712C" w:rsidDel="00E8712C" w:rsidRDefault="00430EB9" w:rsidP="00E37A61">
            <w:pPr>
              <w:spacing w:after="0" w:line="240" w:lineRule="auto"/>
              <w:rPr>
                <w:ins w:id="1187" w:author="Bridget Kathleen Murphy" w:date="2020-07-02T10:06:00Z"/>
                <w:del w:id="1188" w:author="Joseph Stinziano" w:date="2020-07-06T10:11:00Z"/>
                <w:rFonts w:ascii="Calibri" w:eastAsia="Times New Roman" w:hAnsi="Calibri" w:cs="Calibri"/>
                <w:color w:val="000000"/>
                <w:sz w:val="24"/>
                <w:szCs w:val="24"/>
              </w:rPr>
            </w:pPr>
            <w:ins w:id="1189" w:author="Bridget Kathleen Murphy" w:date="2020-07-02T10:06:00Z">
              <w:del w:id="1190" w:author="Joseph Stinziano" w:date="2020-07-06T10:11:00Z">
                <w:r w:rsidRPr="00E8712C" w:rsidDel="00E8712C">
                  <w:rPr>
                    <w:rFonts w:ascii="Calibri" w:eastAsia="Times New Roman" w:hAnsi="Calibri" w:cs="Calibri"/>
                    <w:color w:val="000000"/>
                    <w:sz w:val="24"/>
                    <w:szCs w:val="24"/>
                  </w:rPr>
                  <w:delText xml:space="preserve">BCC-CSM2-MR, </w:delText>
                </w:r>
              </w:del>
            </w:ins>
          </w:p>
          <w:p w14:paraId="539191D9" w14:textId="553387BD" w:rsidR="00430EB9" w:rsidRPr="00E8712C" w:rsidDel="00E8712C" w:rsidRDefault="00430EB9" w:rsidP="00E37A61">
            <w:pPr>
              <w:spacing w:after="0" w:line="240" w:lineRule="auto"/>
              <w:rPr>
                <w:ins w:id="1191" w:author="Bridget Kathleen Murphy" w:date="2020-07-02T10:06:00Z"/>
                <w:del w:id="1192" w:author="Joseph Stinziano" w:date="2020-07-06T10:11:00Z"/>
                <w:rFonts w:ascii="Calibri" w:eastAsia="Times New Roman" w:hAnsi="Calibri" w:cs="Calibri"/>
                <w:color w:val="000000"/>
                <w:sz w:val="24"/>
                <w:szCs w:val="24"/>
              </w:rPr>
            </w:pPr>
            <w:ins w:id="1193" w:author="Bridget Kathleen Murphy" w:date="2020-07-02T10:06:00Z">
              <w:del w:id="1194" w:author="Joseph Stinziano" w:date="2020-07-06T10:11:00Z">
                <w:r w:rsidRPr="00E8712C" w:rsidDel="00E8712C">
                  <w:rPr>
                    <w:rFonts w:ascii="Calibri" w:eastAsia="Times New Roman" w:hAnsi="Calibri" w:cs="Calibri"/>
                    <w:color w:val="000000"/>
                    <w:sz w:val="24"/>
                    <w:szCs w:val="24"/>
                  </w:rPr>
                  <w:delText>BCC-ESM1</w:delText>
                </w:r>
              </w:del>
            </w:ins>
          </w:p>
        </w:tc>
        <w:tc>
          <w:tcPr>
            <w:tcW w:w="2835" w:type="dxa"/>
            <w:tcBorders>
              <w:top w:val="single" w:sz="4" w:space="0" w:color="auto"/>
              <w:left w:val="nil"/>
              <w:bottom w:val="nil"/>
              <w:right w:val="nil"/>
            </w:tcBorders>
            <w:shd w:val="clear" w:color="auto" w:fill="auto"/>
            <w:noWrap/>
            <w:hideMark/>
          </w:tcPr>
          <w:p w14:paraId="1295103F" w14:textId="0FE154A8" w:rsidR="00430EB9" w:rsidRPr="00E8712C" w:rsidDel="00E8712C" w:rsidRDefault="00430EB9" w:rsidP="00E37A61">
            <w:pPr>
              <w:spacing w:after="0" w:line="240" w:lineRule="auto"/>
              <w:rPr>
                <w:ins w:id="1195" w:author="Bridget Kathleen Murphy" w:date="2020-07-02T10:06:00Z"/>
                <w:del w:id="1196" w:author="Joseph Stinziano" w:date="2020-07-06T10:11:00Z"/>
                <w:rFonts w:ascii="Calibri" w:eastAsia="Times New Roman" w:hAnsi="Calibri" w:cs="Calibri"/>
                <w:color w:val="000000"/>
                <w:sz w:val="24"/>
                <w:szCs w:val="24"/>
              </w:rPr>
            </w:pPr>
            <w:ins w:id="1197" w:author="Bridget Kathleen Murphy" w:date="2020-07-02T10:06:00Z">
              <w:del w:id="1198" w:author="Joseph Stinziano" w:date="2020-07-06T10:11:00Z">
                <w:r w:rsidRPr="00E8712C" w:rsidDel="00E8712C">
                  <w:rPr>
                    <w:rFonts w:ascii="Calibri" w:eastAsia="Times New Roman" w:hAnsi="Calibri" w:cs="Calibri"/>
                    <w:color w:val="000000"/>
                    <w:sz w:val="24"/>
                    <w:szCs w:val="24"/>
                  </w:rPr>
                  <w:delText>Ji, 1995</w:delText>
                </w:r>
              </w:del>
            </w:ins>
          </w:p>
        </w:tc>
      </w:tr>
      <w:tr w:rsidR="00430EB9" w:rsidRPr="00430EB9" w:rsidDel="00E8712C" w14:paraId="4EC060F8" w14:textId="1337B153" w:rsidTr="00E37A61">
        <w:trPr>
          <w:trHeight w:val="288"/>
          <w:ins w:id="1199" w:author="Bridget Kathleen Murphy" w:date="2020-07-02T10:06:00Z"/>
          <w:del w:id="1200" w:author="Joseph Stinziano" w:date="2020-07-06T10:11:00Z"/>
        </w:trPr>
        <w:tc>
          <w:tcPr>
            <w:tcW w:w="3261" w:type="dxa"/>
            <w:tcBorders>
              <w:top w:val="nil"/>
              <w:left w:val="nil"/>
              <w:bottom w:val="nil"/>
              <w:right w:val="nil"/>
            </w:tcBorders>
            <w:shd w:val="clear" w:color="auto" w:fill="auto"/>
            <w:noWrap/>
            <w:hideMark/>
          </w:tcPr>
          <w:p w14:paraId="4E93EE40" w14:textId="62B0813A" w:rsidR="00430EB9" w:rsidRPr="00E8712C" w:rsidDel="00E8712C" w:rsidRDefault="00430EB9" w:rsidP="00E37A61">
            <w:pPr>
              <w:spacing w:after="0" w:line="240" w:lineRule="auto"/>
              <w:rPr>
                <w:ins w:id="1201" w:author="Bridget Kathleen Murphy" w:date="2020-07-02T10:06:00Z"/>
                <w:del w:id="1202" w:author="Joseph Stinziano" w:date="2020-07-06T10:11:00Z"/>
                <w:rFonts w:ascii="Calibri" w:eastAsia="Times New Roman" w:hAnsi="Calibri" w:cs="Calibri"/>
                <w:b/>
                <w:bCs/>
                <w:color w:val="000000"/>
                <w:sz w:val="24"/>
                <w:szCs w:val="24"/>
              </w:rPr>
            </w:pPr>
            <w:ins w:id="1203" w:author="Bridget Kathleen Murphy" w:date="2020-07-02T10:06:00Z">
              <w:del w:id="1204" w:author="Joseph Stinziano" w:date="2020-07-06T10:11:00Z">
                <w:r w:rsidRPr="00E8712C" w:rsidDel="00E8712C">
                  <w:rPr>
                    <w:rFonts w:ascii="Calibri" w:eastAsia="Times New Roman" w:hAnsi="Calibri" w:cs="Calibri"/>
                    <w:b/>
                    <w:bCs/>
                    <w:color w:val="000000"/>
                    <w:sz w:val="24"/>
                    <w:szCs w:val="24"/>
                  </w:rPr>
                  <w:delText>Community Atmosphere-Biosphere Land Exchange Model</w:delText>
                </w:r>
              </w:del>
            </w:ins>
          </w:p>
        </w:tc>
        <w:tc>
          <w:tcPr>
            <w:tcW w:w="1173" w:type="dxa"/>
            <w:tcBorders>
              <w:top w:val="nil"/>
              <w:left w:val="nil"/>
              <w:bottom w:val="nil"/>
              <w:right w:val="nil"/>
            </w:tcBorders>
            <w:shd w:val="clear" w:color="auto" w:fill="auto"/>
            <w:noWrap/>
            <w:hideMark/>
          </w:tcPr>
          <w:p w14:paraId="1C27F27B" w14:textId="2F7C4561" w:rsidR="00430EB9" w:rsidRPr="00E8712C" w:rsidDel="00E8712C" w:rsidRDefault="00430EB9" w:rsidP="00E37A61">
            <w:pPr>
              <w:spacing w:after="0" w:line="240" w:lineRule="auto"/>
              <w:rPr>
                <w:ins w:id="1205" w:author="Bridget Kathleen Murphy" w:date="2020-07-02T10:06:00Z"/>
                <w:del w:id="1206" w:author="Joseph Stinziano" w:date="2020-07-06T10:11:00Z"/>
                <w:rFonts w:ascii="Calibri" w:eastAsia="Times New Roman" w:hAnsi="Calibri" w:cs="Calibri"/>
                <w:b/>
                <w:bCs/>
                <w:color w:val="000000"/>
                <w:sz w:val="24"/>
                <w:szCs w:val="24"/>
              </w:rPr>
            </w:pPr>
            <w:ins w:id="1207" w:author="Bridget Kathleen Murphy" w:date="2020-07-02T10:06:00Z">
              <w:del w:id="1208" w:author="Joseph Stinziano" w:date="2020-07-06T10:11:00Z">
                <w:r w:rsidRPr="00E8712C" w:rsidDel="00E8712C">
                  <w:rPr>
                    <w:rFonts w:ascii="Calibri" w:eastAsia="Times New Roman" w:hAnsi="Calibri" w:cs="Calibri"/>
                    <w:b/>
                    <w:bCs/>
                    <w:color w:val="000000"/>
                    <w:sz w:val="24"/>
                    <w:szCs w:val="24"/>
                  </w:rPr>
                  <w:delText>CABLE</w:delText>
                </w:r>
              </w:del>
            </w:ins>
          </w:p>
        </w:tc>
        <w:tc>
          <w:tcPr>
            <w:tcW w:w="1134" w:type="dxa"/>
            <w:tcBorders>
              <w:top w:val="nil"/>
              <w:left w:val="nil"/>
              <w:bottom w:val="nil"/>
              <w:right w:val="nil"/>
            </w:tcBorders>
            <w:shd w:val="clear" w:color="auto" w:fill="auto"/>
            <w:noWrap/>
            <w:hideMark/>
          </w:tcPr>
          <w:p w14:paraId="438E1B5F" w14:textId="03A2FE32" w:rsidR="00430EB9" w:rsidRPr="00E8712C" w:rsidDel="00E8712C" w:rsidRDefault="00430EB9" w:rsidP="00E37A61">
            <w:pPr>
              <w:spacing w:after="0" w:line="240" w:lineRule="auto"/>
              <w:rPr>
                <w:ins w:id="1209" w:author="Bridget Kathleen Murphy" w:date="2020-07-02T10:06:00Z"/>
                <w:del w:id="1210" w:author="Joseph Stinziano" w:date="2020-07-06T10:11:00Z"/>
                <w:rFonts w:ascii="Calibri" w:eastAsia="Times New Roman" w:hAnsi="Calibri" w:cs="Calibri"/>
                <w:b/>
                <w:bCs/>
                <w:color w:val="000000"/>
                <w:sz w:val="24"/>
                <w:szCs w:val="24"/>
              </w:rPr>
            </w:pPr>
            <w:ins w:id="1211" w:author="Bridget Kathleen Murphy" w:date="2020-07-02T10:06:00Z">
              <w:del w:id="1212" w:author="Joseph Stinziano" w:date="2020-07-06T10:11:00Z">
                <w:r w:rsidRPr="00E8712C" w:rsidDel="00E8712C">
                  <w:rPr>
                    <w:rFonts w:ascii="Calibri" w:eastAsia="Times New Roman" w:hAnsi="Calibri" w:cs="Calibri"/>
                    <w:b/>
                    <w:bCs/>
                    <w:color w:val="000000"/>
                    <w:sz w:val="24"/>
                    <w:szCs w:val="24"/>
                  </w:rPr>
                  <w:delText>2</w:delText>
                </w:r>
              </w:del>
            </w:ins>
          </w:p>
        </w:tc>
        <w:tc>
          <w:tcPr>
            <w:tcW w:w="953" w:type="dxa"/>
            <w:tcBorders>
              <w:top w:val="nil"/>
              <w:left w:val="nil"/>
              <w:bottom w:val="nil"/>
              <w:right w:val="nil"/>
            </w:tcBorders>
            <w:shd w:val="clear" w:color="auto" w:fill="auto"/>
            <w:noWrap/>
            <w:hideMark/>
          </w:tcPr>
          <w:p w14:paraId="3DBCD850" w14:textId="24B92F4F" w:rsidR="00430EB9" w:rsidRPr="00E8712C" w:rsidDel="00E8712C" w:rsidRDefault="00430EB9" w:rsidP="00E37A61">
            <w:pPr>
              <w:spacing w:after="0" w:line="240" w:lineRule="auto"/>
              <w:rPr>
                <w:ins w:id="1213" w:author="Bridget Kathleen Murphy" w:date="2020-07-02T10:06:00Z"/>
                <w:del w:id="1214" w:author="Joseph Stinziano" w:date="2020-07-06T10:11:00Z"/>
                <w:rFonts w:ascii="Calibri" w:eastAsia="Times New Roman" w:hAnsi="Calibri" w:cs="Calibri"/>
                <w:b/>
                <w:bCs/>
                <w:color w:val="000000"/>
                <w:sz w:val="24"/>
                <w:szCs w:val="24"/>
              </w:rPr>
            </w:pPr>
            <w:ins w:id="1215" w:author="Bridget Kathleen Murphy" w:date="2020-07-02T10:06:00Z">
              <w:del w:id="1216" w:author="Joseph Stinziano" w:date="2020-07-06T10:11:00Z">
                <w:r w:rsidRPr="00E8712C" w:rsidDel="00E8712C">
                  <w:rPr>
                    <w:rFonts w:ascii="Calibri" w:eastAsia="Times New Roman" w:hAnsi="Calibri" w:cs="Calibri"/>
                    <w:b/>
                    <w:bCs/>
                    <w:color w:val="000000"/>
                    <w:sz w:val="24"/>
                    <w:szCs w:val="24"/>
                  </w:rPr>
                  <w:delText>Yes</w:delText>
                </w:r>
              </w:del>
            </w:ins>
          </w:p>
        </w:tc>
        <w:tc>
          <w:tcPr>
            <w:tcW w:w="3827" w:type="dxa"/>
            <w:tcBorders>
              <w:top w:val="nil"/>
              <w:left w:val="nil"/>
              <w:bottom w:val="nil"/>
              <w:right w:val="nil"/>
            </w:tcBorders>
            <w:shd w:val="clear" w:color="auto" w:fill="auto"/>
            <w:noWrap/>
            <w:hideMark/>
          </w:tcPr>
          <w:p w14:paraId="10C355E0" w14:textId="3AD6BC5E" w:rsidR="00430EB9" w:rsidRPr="00E8712C" w:rsidDel="00E8712C" w:rsidRDefault="00430EB9" w:rsidP="00E37A61">
            <w:pPr>
              <w:spacing w:after="0" w:line="240" w:lineRule="auto"/>
              <w:rPr>
                <w:ins w:id="1217" w:author="Bridget Kathleen Murphy" w:date="2020-07-02T10:06:00Z"/>
                <w:del w:id="1218" w:author="Joseph Stinziano" w:date="2020-07-06T10:11:00Z"/>
                <w:rFonts w:ascii="Calibri" w:eastAsia="Times New Roman" w:hAnsi="Calibri" w:cs="Calibri"/>
                <w:b/>
                <w:bCs/>
                <w:color w:val="000000"/>
                <w:sz w:val="24"/>
                <w:szCs w:val="24"/>
              </w:rPr>
            </w:pPr>
            <w:ins w:id="1219" w:author="Bridget Kathleen Murphy" w:date="2020-07-02T10:06:00Z">
              <w:del w:id="1220" w:author="Joseph Stinziano" w:date="2020-07-06T10:11:00Z">
                <w:r w:rsidRPr="00E8712C" w:rsidDel="00E8712C">
                  <w:rPr>
                    <w:rFonts w:ascii="Calibri" w:eastAsia="Times New Roman" w:hAnsi="Calibri" w:cs="Calibri"/>
                    <w:b/>
                    <w:bCs/>
                    <w:color w:val="000000"/>
                    <w:sz w:val="24"/>
                    <w:szCs w:val="24"/>
                  </w:rPr>
                  <w:delText xml:space="preserve">ACCESS-CM2, </w:delText>
                </w:r>
              </w:del>
            </w:ins>
          </w:p>
          <w:p w14:paraId="30C21990" w14:textId="709C4472" w:rsidR="00430EB9" w:rsidRPr="00E8712C" w:rsidDel="00E8712C" w:rsidRDefault="00430EB9" w:rsidP="00E37A61">
            <w:pPr>
              <w:spacing w:after="0" w:line="240" w:lineRule="auto"/>
              <w:rPr>
                <w:ins w:id="1221" w:author="Bridget Kathleen Murphy" w:date="2020-07-02T10:06:00Z"/>
                <w:del w:id="1222" w:author="Joseph Stinziano" w:date="2020-07-06T10:11:00Z"/>
                <w:rFonts w:ascii="Calibri" w:eastAsia="Times New Roman" w:hAnsi="Calibri" w:cs="Calibri"/>
                <w:b/>
                <w:bCs/>
                <w:color w:val="000000"/>
                <w:sz w:val="24"/>
                <w:szCs w:val="24"/>
              </w:rPr>
            </w:pPr>
            <w:ins w:id="1223" w:author="Bridget Kathleen Murphy" w:date="2020-07-02T10:06:00Z">
              <w:del w:id="1224" w:author="Joseph Stinziano" w:date="2020-07-06T10:11:00Z">
                <w:r w:rsidRPr="00E8712C" w:rsidDel="00E8712C">
                  <w:rPr>
                    <w:rFonts w:ascii="Calibri" w:eastAsia="Times New Roman" w:hAnsi="Calibri" w:cs="Calibri"/>
                    <w:b/>
                    <w:bCs/>
                    <w:color w:val="000000"/>
                    <w:sz w:val="24"/>
                    <w:szCs w:val="24"/>
                  </w:rPr>
                  <w:delText>ACCESS-ESM1-5</w:delText>
                </w:r>
              </w:del>
            </w:ins>
          </w:p>
        </w:tc>
        <w:tc>
          <w:tcPr>
            <w:tcW w:w="2835" w:type="dxa"/>
            <w:tcBorders>
              <w:top w:val="nil"/>
              <w:left w:val="nil"/>
              <w:bottom w:val="nil"/>
              <w:right w:val="nil"/>
            </w:tcBorders>
            <w:shd w:val="clear" w:color="auto" w:fill="auto"/>
            <w:noWrap/>
            <w:hideMark/>
          </w:tcPr>
          <w:p w14:paraId="215B8314" w14:textId="6E0D6710" w:rsidR="00430EB9" w:rsidRPr="00E8712C" w:rsidDel="00E8712C" w:rsidRDefault="00430EB9" w:rsidP="00E37A61">
            <w:pPr>
              <w:spacing w:after="0" w:line="240" w:lineRule="auto"/>
              <w:rPr>
                <w:ins w:id="1225" w:author="Bridget Kathleen Murphy" w:date="2020-07-02T10:06:00Z"/>
                <w:del w:id="1226" w:author="Joseph Stinziano" w:date="2020-07-06T10:11:00Z"/>
                <w:rFonts w:ascii="Calibri" w:eastAsia="Times New Roman" w:hAnsi="Calibri" w:cs="Calibri"/>
                <w:b/>
                <w:bCs/>
                <w:color w:val="000000"/>
                <w:sz w:val="24"/>
                <w:szCs w:val="24"/>
              </w:rPr>
            </w:pPr>
            <w:ins w:id="1227" w:author="Bridget Kathleen Murphy" w:date="2020-07-02T10:06:00Z">
              <w:del w:id="1228" w:author="Joseph Stinziano" w:date="2020-07-06T10:11:00Z">
                <w:r w:rsidRPr="00E8712C" w:rsidDel="00E8712C">
                  <w:rPr>
                    <w:rFonts w:ascii="Calibri" w:eastAsia="Times New Roman" w:hAnsi="Calibri" w:cs="Calibri"/>
                    <w:b/>
                    <w:bCs/>
                    <w:color w:val="000000"/>
                    <w:sz w:val="24"/>
                    <w:szCs w:val="24"/>
                  </w:rPr>
                  <w:delText>Haverd et al., 2018</w:delText>
                </w:r>
              </w:del>
            </w:ins>
          </w:p>
        </w:tc>
      </w:tr>
      <w:tr w:rsidR="00430EB9" w:rsidRPr="00430EB9" w:rsidDel="00E8712C" w14:paraId="58734227" w14:textId="123E04F7" w:rsidTr="00E37A61">
        <w:trPr>
          <w:trHeight w:val="288"/>
          <w:ins w:id="1229" w:author="Bridget Kathleen Murphy" w:date="2020-07-02T10:06:00Z"/>
          <w:del w:id="1230" w:author="Joseph Stinziano" w:date="2020-07-06T10:11:00Z"/>
        </w:trPr>
        <w:tc>
          <w:tcPr>
            <w:tcW w:w="3261" w:type="dxa"/>
            <w:tcBorders>
              <w:top w:val="nil"/>
              <w:left w:val="nil"/>
              <w:bottom w:val="nil"/>
              <w:right w:val="nil"/>
            </w:tcBorders>
            <w:shd w:val="clear" w:color="auto" w:fill="auto"/>
            <w:noWrap/>
            <w:hideMark/>
          </w:tcPr>
          <w:p w14:paraId="4554E79B" w14:textId="719AA543" w:rsidR="00430EB9" w:rsidRPr="00E8712C" w:rsidDel="00E8712C" w:rsidRDefault="00430EB9" w:rsidP="00E37A61">
            <w:pPr>
              <w:spacing w:after="0" w:line="240" w:lineRule="auto"/>
              <w:rPr>
                <w:ins w:id="1231" w:author="Bridget Kathleen Murphy" w:date="2020-07-02T10:06:00Z"/>
                <w:del w:id="1232" w:author="Joseph Stinziano" w:date="2020-07-06T10:11:00Z"/>
                <w:rFonts w:ascii="Calibri" w:eastAsia="Times New Roman" w:hAnsi="Calibri" w:cs="Calibri"/>
                <w:b/>
                <w:bCs/>
                <w:color w:val="000000"/>
                <w:sz w:val="24"/>
                <w:szCs w:val="24"/>
              </w:rPr>
            </w:pPr>
            <w:ins w:id="1233" w:author="Bridget Kathleen Murphy" w:date="2020-07-02T10:06:00Z">
              <w:del w:id="1234" w:author="Joseph Stinziano" w:date="2020-07-06T10:11:00Z">
                <w:r w:rsidRPr="00E8712C" w:rsidDel="00E8712C">
                  <w:rPr>
                    <w:rFonts w:ascii="Calibri" w:eastAsia="Times New Roman" w:hAnsi="Calibri" w:cs="Calibri"/>
                    <w:b/>
                    <w:bCs/>
                    <w:color w:val="000000"/>
                    <w:sz w:val="24"/>
                    <w:szCs w:val="24"/>
                  </w:rPr>
                  <w:delText>Canadian Land Surface Scheme</w:delText>
                </w:r>
              </w:del>
            </w:ins>
          </w:p>
        </w:tc>
        <w:tc>
          <w:tcPr>
            <w:tcW w:w="1173" w:type="dxa"/>
            <w:tcBorders>
              <w:top w:val="nil"/>
              <w:left w:val="nil"/>
              <w:bottom w:val="nil"/>
              <w:right w:val="nil"/>
            </w:tcBorders>
            <w:shd w:val="clear" w:color="auto" w:fill="auto"/>
            <w:noWrap/>
            <w:hideMark/>
          </w:tcPr>
          <w:p w14:paraId="6545F328" w14:textId="54BAB1F4" w:rsidR="00430EB9" w:rsidRPr="00E8712C" w:rsidDel="00E8712C" w:rsidRDefault="00430EB9" w:rsidP="00E37A61">
            <w:pPr>
              <w:spacing w:after="0" w:line="240" w:lineRule="auto"/>
              <w:rPr>
                <w:ins w:id="1235" w:author="Bridget Kathleen Murphy" w:date="2020-07-02T10:06:00Z"/>
                <w:del w:id="1236" w:author="Joseph Stinziano" w:date="2020-07-06T10:11:00Z"/>
                <w:rFonts w:ascii="Calibri" w:eastAsia="Times New Roman" w:hAnsi="Calibri" w:cs="Calibri"/>
                <w:b/>
                <w:bCs/>
                <w:color w:val="000000"/>
                <w:sz w:val="24"/>
                <w:szCs w:val="24"/>
              </w:rPr>
            </w:pPr>
            <w:ins w:id="1237" w:author="Bridget Kathleen Murphy" w:date="2020-07-02T10:06:00Z">
              <w:del w:id="1238" w:author="Joseph Stinziano" w:date="2020-07-06T10:11:00Z">
                <w:r w:rsidRPr="00E8712C" w:rsidDel="00E8712C">
                  <w:rPr>
                    <w:rFonts w:ascii="Calibri" w:eastAsia="Times New Roman" w:hAnsi="Calibri" w:cs="Calibri"/>
                    <w:b/>
                    <w:bCs/>
                    <w:color w:val="000000"/>
                    <w:sz w:val="24"/>
                    <w:szCs w:val="24"/>
                  </w:rPr>
                  <w:delText>CLASS</w:delText>
                </w:r>
              </w:del>
            </w:ins>
          </w:p>
        </w:tc>
        <w:tc>
          <w:tcPr>
            <w:tcW w:w="1134" w:type="dxa"/>
            <w:tcBorders>
              <w:top w:val="nil"/>
              <w:left w:val="nil"/>
              <w:bottom w:val="nil"/>
              <w:right w:val="nil"/>
            </w:tcBorders>
            <w:shd w:val="clear" w:color="auto" w:fill="auto"/>
            <w:noWrap/>
            <w:hideMark/>
          </w:tcPr>
          <w:p w14:paraId="478E3B2B" w14:textId="3C2A9A31" w:rsidR="00430EB9" w:rsidRPr="00E8712C" w:rsidDel="00E8712C" w:rsidRDefault="00430EB9" w:rsidP="00E37A61">
            <w:pPr>
              <w:spacing w:after="0" w:line="240" w:lineRule="auto"/>
              <w:rPr>
                <w:ins w:id="1239" w:author="Bridget Kathleen Murphy" w:date="2020-07-02T10:06:00Z"/>
                <w:del w:id="1240" w:author="Joseph Stinziano" w:date="2020-07-06T10:11:00Z"/>
                <w:rFonts w:ascii="Calibri" w:eastAsia="Times New Roman" w:hAnsi="Calibri" w:cs="Calibri"/>
                <w:b/>
                <w:bCs/>
                <w:color w:val="000000"/>
                <w:sz w:val="24"/>
                <w:szCs w:val="24"/>
              </w:rPr>
            </w:pPr>
            <w:ins w:id="1241" w:author="Bridget Kathleen Murphy" w:date="2020-07-02T10:06:00Z">
              <w:del w:id="1242" w:author="Joseph Stinziano" w:date="2020-07-06T10:11:00Z">
                <w:r w:rsidRPr="00E8712C" w:rsidDel="00E8712C">
                  <w:rPr>
                    <w:rFonts w:ascii="Calibri" w:eastAsia="Times New Roman" w:hAnsi="Calibri" w:cs="Calibri"/>
                    <w:b/>
                    <w:bCs/>
                    <w:color w:val="000000"/>
                    <w:sz w:val="24"/>
                    <w:szCs w:val="24"/>
                  </w:rPr>
                  <w:delText>1</w:delText>
                </w:r>
              </w:del>
            </w:ins>
          </w:p>
        </w:tc>
        <w:tc>
          <w:tcPr>
            <w:tcW w:w="953" w:type="dxa"/>
            <w:tcBorders>
              <w:top w:val="nil"/>
              <w:left w:val="nil"/>
              <w:bottom w:val="nil"/>
              <w:right w:val="nil"/>
            </w:tcBorders>
            <w:shd w:val="clear" w:color="auto" w:fill="auto"/>
            <w:noWrap/>
            <w:hideMark/>
          </w:tcPr>
          <w:p w14:paraId="3680C134" w14:textId="0805BAD5" w:rsidR="00430EB9" w:rsidRPr="00E8712C" w:rsidDel="00E8712C" w:rsidRDefault="00430EB9" w:rsidP="00E37A61">
            <w:pPr>
              <w:spacing w:after="0" w:line="240" w:lineRule="auto"/>
              <w:rPr>
                <w:ins w:id="1243" w:author="Bridget Kathleen Murphy" w:date="2020-07-02T10:06:00Z"/>
                <w:del w:id="1244" w:author="Joseph Stinziano" w:date="2020-07-06T10:11:00Z"/>
                <w:rFonts w:ascii="Calibri" w:eastAsia="Times New Roman" w:hAnsi="Calibri" w:cs="Calibri"/>
                <w:b/>
                <w:bCs/>
                <w:color w:val="000000"/>
                <w:sz w:val="24"/>
                <w:szCs w:val="24"/>
              </w:rPr>
            </w:pPr>
            <w:ins w:id="1245" w:author="Bridget Kathleen Murphy" w:date="2020-07-02T10:06:00Z">
              <w:del w:id="1246" w:author="Joseph Stinziano" w:date="2020-07-06T10:11:00Z">
                <w:r w:rsidRPr="00E8712C" w:rsidDel="00E8712C">
                  <w:rPr>
                    <w:rFonts w:ascii="Calibri" w:eastAsia="Times New Roman" w:hAnsi="Calibri" w:cs="Calibri"/>
                    <w:b/>
                    <w:bCs/>
                    <w:color w:val="000000"/>
                    <w:sz w:val="24"/>
                    <w:szCs w:val="24"/>
                  </w:rPr>
                  <w:delText>Yes</w:delText>
                </w:r>
              </w:del>
            </w:ins>
          </w:p>
        </w:tc>
        <w:tc>
          <w:tcPr>
            <w:tcW w:w="3827" w:type="dxa"/>
            <w:tcBorders>
              <w:top w:val="nil"/>
              <w:left w:val="nil"/>
              <w:bottom w:val="nil"/>
              <w:right w:val="nil"/>
            </w:tcBorders>
            <w:shd w:val="clear" w:color="auto" w:fill="auto"/>
            <w:noWrap/>
            <w:hideMark/>
          </w:tcPr>
          <w:p w14:paraId="0480C6E7" w14:textId="658B8008" w:rsidR="00430EB9" w:rsidRPr="00E8712C" w:rsidDel="00E8712C" w:rsidRDefault="00430EB9" w:rsidP="00E37A61">
            <w:pPr>
              <w:spacing w:after="0" w:line="240" w:lineRule="auto"/>
              <w:rPr>
                <w:ins w:id="1247" w:author="Bridget Kathleen Murphy" w:date="2020-07-02T10:06:00Z"/>
                <w:del w:id="1248" w:author="Joseph Stinziano" w:date="2020-07-06T10:11:00Z"/>
                <w:rFonts w:ascii="Calibri" w:eastAsia="Times New Roman" w:hAnsi="Calibri" w:cs="Calibri"/>
                <w:b/>
                <w:bCs/>
                <w:color w:val="000000"/>
                <w:sz w:val="24"/>
                <w:szCs w:val="24"/>
              </w:rPr>
            </w:pPr>
            <w:ins w:id="1249" w:author="Bridget Kathleen Murphy" w:date="2020-07-02T10:06:00Z">
              <w:del w:id="1250" w:author="Joseph Stinziano" w:date="2020-07-06T10:11:00Z">
                <w:r w:rsidRPr="00E8712C" w:rsidDel="00E8712C">
                  <w:rPr>
                    <w:rFonts w:ascii="Calibri" w:eastAsia="Times New Roman" w:hAnsi="Calibri" w:cs="Calibri"/>
                    <w:b/>
                    <w:bCs/>
                    <w:color w:val="000000"/>
                    <w:sz w:val="24"/>
                    <w:szCs w:val="24"/>
                  </w:rPr>
                  <w:delText>CanESM5</w:delText>
                </w:r>
              </w:del>
            </w:ins>
          </w:p>
        </w:tc>
        <w:tc>
          <w:tcPr>
            <w:tcW w:w="2835" w:type="dxa"/>
            <w:tcBorders>
              <w:top w:val="nil"/>
              <w:left w:val="nil"/>
              <w:bottom w:val="nil"/>
              <w:right w:val="nil"/>
            </w:tcBorders>
            <w:shd w:val="clear" w:color="auto" w:fill="auto"/>
            <w:noWrap/>
            <w:hideMark/>
          </w:tcPr>
          <w:p w14:paraId="5B5B4BAE" w14:textId="40A843CE" w:rsidR="00430EB9" w:rsidRPr="00E8712C" w:rsidDel="00E8712C" w:rsidRDefault="00430EB9" w:rsidP="00E37A61">
            <w:pPr>
              <w:spacing w:after="0" w:line="240" w:lineRule="auto"/>
              <w:rPr>
                <w:ins w:id="1251" w:author="Bridget Kathleen Murphy" w:date="2020-07-02T10:06:00Z"/>
                <w:del w:id="1252" w:author="Joseph Stinziano" w:date="2020-07-06T10:11:00Z"/>
                <w:rFonts w:ascii="Calibri" w:eastAsia="Times New Roman" w:hAnsi="Calibri" w:cs="Calibri"/>
                <w:b/>
                <w:bCs/>
                <w:color w:val="000000"/>
                <w:sz w:val="24"/>
                <w:szCs w:val="24"/>
              </w:rPr>
            </w:pPr>
            <w:ins w:id="1253" w:author="Bridget Kathleen Murphy" w:date="2020-07-02T10:06:00Z">
              <w:del w:id="1254" w:author="Joseph Stinziano" w:date="2020-07-06T10:11:00Z">
                <w:r w:rsidRPr="00E8712C" w:rsidDel="00E8712C">
                  <w:rPr>
                    <w:rFonts w:ascii="Calibri" w:eastAsia="Times New Roman" w:hAnsi="Calibri" w:cs="Calibri"/>
                    <w:b/>
                    <w:bCs/>
                    <w:color w:val="000000"/>
                    <w:sz w:val="24"/>
                    <w:szCs w:val="24"/>
                  </w:rPr>
                  <w:delText>Swart et al., 2019</w:delText>
                </w:r>
              </w:del>
            </w:ins>
          </w:p>
        </w:tc>
      </w:tr>
      <w:tr w:rsidR="00430EB9" w:rsidRPr="00430EB9" w:rsidDel="00E8712C" w14:paraId="2AD23BEC" w14:textId="7BF73CC9" w:rsidTr="00E37A61">
        <w:trPr>
          <w:trHeight w:val="288"/>
          <w:ins w:id="1255" w:author="Bridget Kathleen Murphy" w:date="2020-07-02T10:06:00Z"/>
          <w:del w:id="1256" w:author="Joseph Stinziano" w:date="2020-07-06T10:11:00Z"/>
        </w:trPr>
        <w:tc>
          <w:tcPr>
            <w:tcW w:w="3261" w:type="dxa"/>
            <w:tcBorders>
              <w:top w:val="nil"/>
              <w:left w:val="nil"/>
              <w:bottom w:val="nil"/>
              <w:right w:val="nil"/>
            </w:tcBorders>
            <w:shd w:val="clear" w:color="auto" w:fill="auto"/>
            <w:noWrap/>
            <w:hideMark/>
          </w:tcPr>
          <w:p w14:paraId="58BDBA3E" w14:textId="5D98E522" w:rsidR="00430EB9" w:rsidRPr="00E8712C" w:rsidDel="00E8712C" w:rsidRDefault="00430EB9" w:rsidP="00E37A61">
            <w:pPr>
              <w:spacing w:after="0" w:line="240" w:lineRule="auto"/>
              <w:rPr>
                <w:ins w:id="1257" w:author="Bridget Kathleen Murphy" w:date="2020-07-02T10:06:00Z"/>
                <w:del w:id="1258" w:author="Joseph Stinziano" w:date="2020-07-06T10:11:00Z"/>
                <w:rFonts w:ascii="Calibri" w:eastAsia="Times New Roman" w:hAnsi="Calibri" w:cs="Calibri"/>
                <w:b/>
                <w:bCs/>
                <w:color w:val="000000"/>
                <w:sz w:val="24"/>
                <w:szCs w:val="24"/>
              </w:rPr>
            </w:pPr>
            <w:ins w:id="1259" w:author="Bridget Kathleen Murphy" w:date="2020-07-02T10:06:00Z">
              <w:del w:id="1260" w:author="Joseph Stinziano" w:date="2020-07-06T10:11:00Z">
                <w:r w:rsidRPr="00E8712C" w:rsidDel="00E8712C">
                  <w:rPr>
                    <w:rFonts w:ascii="Calibri" w:eastAsia="Times New Roman" w:hAnsi="Calibri" w:cs="Calibri"/>
                    <w:b/>
                    <w:bCs/>
                    <w:color w:val="000000"/>
                    <w:sz w:val="24"/>
                    <w:szCs w:val="24"/>
                  </w:rPr>
                  <w:delText>Community Land Model</w:delText>
                </w:r>
              </w:del>
            </w:ins>
          </w:p>
        </w:tc>
        <w:tc>
          <w:tcPr>
            <w:tcW w:w="1173" w:type="dxa"/>
            <w:tcBorders>
              <w:top w:val="nil"/>
              <w:left w:val="nil"/>
              <w:bottom w:val="nil"/>
              <w:right w:val="nil"/>
            </w:tcBorders>
            <w:shd w:val="clear" w:color="auto" w:fill="auto"/>
            <w:noWrap/>
            <w:hideMark/>
          </w:tcPr>
          <w:p w14:paraId="019EC1D5" w14:textId="5459D832" w:rsidR="00430EB9" w:rsidRPr="00E8712C" w:rsidDel="00E8712C" w:rsidRDefault="00430EB9" w:rsidP="00E37A61">
            <w:pPr>
              <w:spacing w:after="0" w:line="240" w:lineRule="auto"/>
              <w:rPr>
                <w:ins w:id="1261" w:author="Bridget Kathleen Murphy" w:date="2020-07-02T10:06:00Z"/>
                <w:del w:id="1262" w:author="Joseph Stinziano" w:date="2020-07-06T10:11:00Z"/>
                <w:rFonts w:ascii="Calibri" w:eastAsia="Times New Roman" w:hAnsi="Calibri" w:cs="Calibri"/>
                <w:b/>
                <w:bCs/>
                <w:color w:val="000000"/>
                <w:sz w:val="24"/>
                <w:szCs w:val="24"/>
              </w:rPr>
            </w:pPr>
            <w:ins w:id="1263" w:author="Bridget Kathleen Murphy" w:date="2020-07-02T10:06:00Z">
              <w:del w:id="1264" w:author="Joseph Stinziano" w:date="2020-07-06T10:11:00Z">
                <w:r w:rsidRPr="00E8712C" w:rsidDel="00E8712C">
                  <w:rPr>
                    <w:rFonts w:ascii="Calibri" w:eastAsia="Times New Roman" w:hAnsi="Calibri" w:cs="Calibri"/>
                    <w:b/>
                    <w:bCs/>
                    <w:color w:val="000000"/>
                    <w:sz w:val="24"/>
                    <w:szCs w:val="24"/>
                  </w:rPr>
                  <w:delText>CLM</w:delText>
                </w:r>
              </w:del>
            </w:ins>
          </w:p>
        </w:tc>
        <w:tc>
          <w:tcPr>
            <w:tcW w:w="1134" w:type="dxa"/>
            <w:tcBorders>
              <w:top w:val="nil"/>
              <w:left w:val="nil"/>
              <w:bottom w:val="nil"/>
              <w:right w:val="nil"/>
            </w:tcBorders>
            <w:shd w:val="clear" w:color="auto" w:fill="auto"/>
            <w:noWrap/>
            <w:hideMark/>
          </w:tcPr>
          <w:p w14:paraId="427EABAC" w14:textId="2E2A4089" w:rsidR="00430EB9" w:rsidRPr="00E8712C" w:rsidDel="00E8712C" w:rsidRDefault="00430EB9" w:rsidP="00E37A61">
            <w:pPr>
              <w:spacing w:after="0" w:line="240" w:lineRule="auto"/>
              <w:rPr>
                <w:ins w:id="1265" w:author="Bridget Kathleen Murphy" w:date="2020-07-02T10:06:00Z"/>
                <w:del w:id="1266" w:author="Joseph Stinziano" w:date="2020-07-06T10:11:00Z"/>
                <w:rFonts w:ascii="Calibri" w:eastAsia="Times New Roman" w:hAnsi="Calibri" w:cs="Calibri"/>
                <w:b/>
                <w:bCs/>
                <w:color w:val="000000"/>
                <w:sz w:val="24"/>
                <w:szCs w:val="24"/>
              </w:rPr>
            </w:pPr>
            <w:ins w:id="1267" w:author="Bridget Kathleen Murphy" w:date="2020-07-02T10:06:00Z">
              <w:del w:id="1268" w:author="Joseph Stinziano" w:date="2020-07-06T10:11:00Z">
                <w:r w:rsidRPr="00E8712C" w:rsidDel="00E8712C">
                  <w:rPr>
                    <w:rFonts w:ascii="Calibri" w:eastAsia="Times New Roman" w:hAnsi="Calibri" w:cs="Calibri"/>
                    <w:b/>
                    <w:bCs/>
                    <w:color w:val="000000"/>
                    <w:sz w:val="24"/>
                    <w:szCs w:val="24"/>
                  </w:rPr>
                  <w:delText>12</w:delText>
                </w:r>
              </w:del>
            </w:ins>
          </w:p>
        </w:tc>
        <w:tc>
          <w:tcPr>
            <w:tcW w:w="953" w:type="dxa"/>
            <w:tcBorders>
              <w:top w:val="nil"/>
              <w:left w:val="nil"/>
              <w:bottom w:val="nil"/>
              <w:right w:val="nil"/>
            </w:tcBorders>
            <w:shd w:val="clear" w:color="auto" w:fill="auto"/>
            <w:noWrap/>
            <w:hideMark/>
          </w:tcPr>
          <w:p w14:paraId="108CAE2B" w14:textId="19B23F62" w:rsidR="00430EB9" w:rsidRPr="00E8712C" w:rsidDel="00E8712C" w:rsidRDefault="00430EB9" w:rsidP="00E37A61">
            <w:pPr>
              <w:spacing w:after="0" w:line="240" w:lineRule="auto"/>
              <w:rPr>
                <w:ins w:id="1269" w:author="Bridget Kathleen Murphy" w:date="2020-07-02T10:06:00Z"/>
                <w:del w:id="1270" w:author="Joseph Stinziano" w:date="2020-07-06T10:11:00Z"/>
                <w:rFonts w:ascii="Calibri" w:eastAsia="Times New Roman" w:hAnsi="Calibri" w:cs="Calibri"/>
                <w:b/>
                <w:bCs/>
                <w:color w:val="000000"/>
                <w:sz w:val="24"/>
                <w:szCs w:val="24"/>
              </w:rPr>
            </w:pPr>
            <w:ins w:id="1271" w:author="Bridget Kathleen Murphy" w:date="2020-07-02T10:06:00Z">
              <w:del w:id="1272" w:author="Joseph Stinziano" w:date="2020-07-06T10:11:00Z">
                <w:r w:rsidRPr="00E8712C" w:rsidDel="00E8712C">
                  <w:rPr>
                    <w:rFonts w:ascii="Calibri" w:eastAsia="Times New Roman" w:hAnsi="Calibri" w:cs="Calibri"/>
                    <w:b/>
                    <w:bCs/>
                    <w:color w:val="000000"/>
                    <w:sz w:val="24"/>
                    <w:szCs w:val="24"/>
                  </w:rPr>
                  <w:delText>Yes</w:delText>
                </w:r>
              </w:del>
            </w:ins>
          </w:p>
        </w:tc>
        <w:tc>
          <w:tcPr>
            <w:tcW w:w="3827" w:type="dxa"/>
            <w:tcBorders>
              <w:top w:val="nil"/>
              <w:left w:val="nil"/>
              <w:bottom w:val="nil"/>
              <w:right w:val="nil"/>
            </w:tcBorders>
            <w:shd w:val="clear" w:color="auto" w:fill="auto"/>
            <w:noWrap/>
            <w:hideMark/>
          </w:tcPr>
          <w:p w14:paraId="00026DE8" w14:textId="648FB14D" w:rsidR="00430EB9" w:rsidRPr="00E8712C" w:rsidDel="00E8712C" w:rsidRDefault="00430EB9" w:rsidP="00E37A61">
            <w:pPr>
              <w:spacing w:after="0" w:line="240" w:lineRule="auto"/>
              <w:rPr>
                <w:ins w:id="1273" w:author="Bridget Kathleen Murphy" w:date="2020-07-02T10:06:00Z"/>
                <w:del w:id="1274" w:author="Joseph Stinziano" w:date="2020-07-06T10:11:00Z"/>
                <w:rFonts w:ascii="Calibri" w:eastAsia="Times New Roman" w:hAnsi="Calibri" w:cs="Calibri"/>
                <w:b/>
                <w:bCs/>
                <w:color w:val="000000"/>
                <w:sz w:val="24"/>
                <w:szCs w:val="24"/>
              </w:rPr>
            </w:pPr>
            <w:ins w:id="1275" w:author="Bridget Kathleen Murphy" w:date="2020-07-02T10:06:00Z">
              <w:del w:id="1276" w:author="Joseph Stinziano" w:date="2020-07-06T10:11:00Z">
                <w:r w:rsidRPr="00E8712C" w:rsidDel="00E8712C">
                  <w:rPr>
                    <w:rFonts w:ascii="Calibri" w:eastAsia="Times New Roman" w:hAnsi="Calibri" w:cs="Calibri"/>
                    <w:b/>
                    <w:bCs/>
                    <w:color w:val="000000"/>
                    <w:sz w:val="24"/>
                    <w:szCs w:val="24"/>
                  </w:rPr>
                  <w:delText>CAMS-CSM1-0, CESM2, CESM2-FV2, CESM2-WACCM, CESM2-WACCM-FV2, NorESM2-LM, NorESM2-MM, E3SM-1-0, FGOALS-f3-L, FGOALS-g3, TaiESM1, SAM0-UNICON</w:delText>
                </w:r>
              </w:del>
            </w:ins>
          </w:p>
        </w:tc>
        <w:tc>
          <w:tcPr>
            <w:tcW w:w="2835" w:type="dxa"/>
            <w:tcBorders>
              <w:top w:val="nil"/>
              <w:left w:val="nil"/>
              <w:bottom w:val="nil"/>
              <w:right w:val="nil"/>
            </w:tcBorders>
            <w:shd w:val="clear" w:color="auto" w:fill="auto"/>
            <w:noWrap/>
            <w:hideMark/>
          </w:tcPr>
          <w:p w14:paraId="783F1F4A" w14:textId="2C9A7D54" w:rsidR="00430EB9" w:rsidRPr="00E8712C" w:rsidDel="00E8712C" w:rsidRDefault="00430EB9" w:rsidP="00E37A61">
            <w:pPr>
              <w:spacing w:after="0" w:line="240" w:lineRule="auto"/>
              <w:rPr>
                <w:ins w:id="1277" w:author="Bridget Kathleen Murphy" w:date="2020-07-02T10:06:00Z"/>
                <w:del w:id="1278" w:author="Joseph Stinziano" w:date="2020-07-06T10:11:00Z"/>
                <w:rFonts w:ascii="Calibri" w:eastAsia="Times New Roman" w:hAnsi="Calibri" w:cs="Calibri"/>
                <w:b/>
                <w:bCs/>
                <w:color w:val="000000"/>
                <w:sz w:val="24"/>
                <w:szCs w:val="24"/>
              </w:rPr>
            </w:pPr>
            <w:ins w:id="1279" w:author="Bridget Kathleen Murphy" w:date="2020-07-02T10:06:00Z">
              <w:del w:id="1280" w:author="Joseph Stinziano" w:date="2020-07-06T10:11:00Z">
                <w:r w:rsidRPr="00E8712C" w:rsidDel="00E8712C">
                  <w:rPr>
                    <w:rFonts w:ascii="Calibri" w:eastAsia="Times New Roman" w:hAnsi="Calibri" w:cs="Calibri"/>
                    <w:b/>
                    <w:bCs/>
                    <w:color w:val="000000"/>
                    <w:sz w:val="24"/>
                    <w:szCs w:val="24"/>
                  </w:rPr>
                  <w:delText>Bonan, 1996;</w:delText>
                </w:r>
              </w:del>
            </w:ins>
          </w:p>
          <w:p w14:paraId="28A05B10" w14:textId="0F45987A" w:rsidR="00430EB9" w:rsidRPr="00E8712C" w:rsidDel="00E8712C" w:rsidRDefault="00430EB9" w:rsidP="00E37A61">
            <w:pPr>
              <w:spacing w:after="0" w:line="240" w:lineRule="auto"/>
              <w:rPr>
                <w:ins w:id="1281" w:author="Bridget Kathleen Murphy" w:date="2020-07-02T10:06:00Z"/>
                <w:del w:id="1282" w:author="Joseph Stinziano" w:date="2020-07-06T10:11:00Z"/>
                <w:rFonts w:ascii="Calibri" w:eastAsia="Times New Roman" w:hAnsi="Calibri" w:cs="Calibri"/>
                <w:b/>
                <w:bCs/>
                <w:color w:val="000000"/>
                <w:sz w:val="24"/>
                <w:szCs w:val="24"/>
              </w:rPr>
            </w:pPr>
            <w:ins w:id="1283" w:author="Bridget Kathleen Murphy" w:date="2020-07-02T10:06:00Z">
              <w:del w:id="1284" w:author="Joseph Stinziano" w:date="2020-07-06T10:11:00Z">
                <w:r w:rsidRPr="00E8712C" w:rsidDel="00E8712C">
                  <w:rPr>
                    <w:rFonts w:ascii="Calibri" w:eastAsia="Times New Roman" w:hAnsi="Calibri" w:cs="Calibri"/>
                    <w:b/>
                    <w:bCs/>
                    <w:color w:val="000000"/>
                    <w:sz w:val="24"/>
                    <w:szCs w:val="24"/>
                  </w:rPr>
                  <w:delText>Lawrence et al., 2018</w:delText>
                </w:r>
              </w:del>
            </w:ins>
          </w:p>
        </w:tc>
      </w:tr>
      <w:tr w:rsidR="00430EB9" w:rsidRPr="00430EB9" w:rsidDel="00E8712C" w14:paraId="0F3FEBBD" w14:textId="61570A5B" w:rsidTr="00E37A61">
        <w:trPr>
          <w:trHeight w:val="288"/>
          <w:ins w:id="1285" w:author="Bridget Kathleen Murphy" w:date="2020-07-02T10:06:00Z"/>
          <w:del w:id="1286" w:author="Joseph Stinziano" w:date="2020-07-06T10:11:00Z"/>
        </w:trPr>
        <w:tc>
          <w:tcPr>
            <w:tcW w:w="3261" w:type="dxa"/>
            <w:tcBorders>
              <w:top w:val="nil"/>
              <w:left w:val="nil"/>
              <w:bottom w:val="nil"/>
              <w:right w:val="nil"/>
            </w:tcBorders>
            <w:shd w:val="clear" w:color="auto" w:fill="auto"/>
            <w:noWrap/>
            <w:hideMark/>
          </w:tcPr>
          <w:p w14:paraId="5E518EAB" w14:textId="7E5F7712" w:rsidR="00430EB9" w:rsidRPr="00E8712C" w:rsidDel="00E8712C" w:rsidRDefault="00430EB9" w:rsidP="00E37A61">
            <w:pPr>
              <w:spacing w:after="0" w:line="240" w:lineRule="auto"/>
              <w:rPr>
                <w:ins w:id="1287" w:author="Bridget Kathleen Murphy" w:date="2020-07-02T10:06:00Z"/>
                <w:del w:id="1288" w:author="Joseph Stinziano" w:date="2020-07-06T10:11:00Z"/>
                <w:rFonts w:ascii="Calibri" w:eastAsia="Times New Roman" w:hAnsi="Calibri" w:cs="Calibri"/>
                <w:color w:val="000000"/>
                <w:sz w:val="24"/>
                <w:szCs w:val="24"/>
              </w:rPr>
            </w:pPr>
            <w:ins w:id="1289" w:author="Bridget Kathleen Murphy" w:date="2020-07-02T10:06:00Z">
              <w:del w:id="1290" w:author="Joseph Stinziano" w:date="2020-07-06T10:11:00Z">
                <w:r w:rsidRPr="00E8712C" w:rsidDel="00E8712C">
                  <w:rPr>
                    <w:rFonts w:ascii="Calibri" w:eastAsia="Times New Roman" w:hAnsi="Calibri" w:cs="Calibri"/>
                    <w:color w:val="000000"/>
                    <w:sz w:val="24"/>
                    <w:szCs w:val="24"/>
                  </w:rPr>
                  <w:delText>Goddard Institute for Space Studies Global Circulation Model</w:delText>
                </w:r>
              </w:del>
            </w:ins>
          </w:p>
        </w:tc>
        <w:tc>
          <w:tcPr>
            <w:tcW w:w="1173" w:type="dxa"/>
            <w:tcBorders>
              <w:top w:val="nil"/>
              <w:left w:val="nil"/>
              <w:bottom w:val="nil"/>
              <w:right w:val="nil"/>
            </w:tcBorders>
            <w:shd w:val="clear" w:color="auto" w:fill="auto"/>
            <w:noWrap/>
            <w:hideMark/>
          </w:tcPr>
          <w:p w14:paraId="79DB3053" w14:textId="227675C9" w:rsidR="00430EB9" w:rsidRPr="00E8712C" w:rsidDel="00E8712C" w:rsidRDefault="00430EB9" w:rsidP="00E37A61">
            <w:pPr>
              <w:spacing w:after="0" w:line="240" w:lineRule="auto"/>
              <w:rPr>
                <w:ins w:id="1291" w:author="Bridget Kathleen Murphy" w:date="2020-07-02T10:06:00Z"/>
                <w:del w:id="1292" w:author="Joseph Stinziano" w:date="2020-07-06T10:11:00Z"/>
                <w:rFonts w:ascii="Calibri" w:eastAsia="Times New Roman" w:hAnsi="Calibri" w:cs="Calibri"/>
                <w:color w:val="000000"/>
                <w:sz w:val="24"/>
                <w:szCs w:val="24"/>
              </w:rPr>
            </w:pPr>
            <w:ins w:id="1293" w:author="Bridget Kathleen Murphy" w:date="2020-07-02T10:06:00Z">
              <w:del w:id="1294" w:author="Joseph Stinziano" w:date="2020-07-06T10:11:00Z">
                <w:r w:rsidRPr="00E8712C" w:rsidDel="00E8712C">
                  <w:rPr>
                    <w:rFonts w:ascii="Calibri" w:eastAsia="Times New Roman" w:hAnsi="Calibri" w:cs="Calibri"/>
                    <w:color w:val="000000"/>
                    <w:sz w:val="24"/>
                    <w:szCs w:val="24"/>
                  </w:rPr>
                  <w:delText>GISS-GCM</w:delText>
                </w:r>
              </w:del>
            </w:ins>
          </w:p>
        </w:tc>
        <w:tc>
          <w:tcPr>
            <w:tcW w:w="1134" w:type="dxa"/>
            <w:tcBorders>
              <w:top w:val="nil"/>
              <w:left w:val="nil"/>
              <w:bottom w:val="nil"/>
              <w:right w:val="nil"/>
            </w:tcBorders>
            <w:shd w:val="clear" w:color="auto" w:fill="auto"/>
            <w:noWrap/>
            <w:hideMark/>
          </w:tcPr>
          <w:p w14:paraId="68D9EA2B" w14:textId="26F19622" w:rsidR="00430EB9" w:rsidRPr="00E8712C" w:rsidDel="00E8712C" w:rsidRDefault="00430EB9" w:rsidP="00E37A61">
            <w:pPr>
              <w:spacing w:after="0" w:line="240" w:lineRule="auto"/>
              <w:rPr>
                <w:ins w:id="1295" w:author="Bridget Kathleen Murphy" w:date="2020-07-02T10:06:00Z"/>
                <w:del w:id="1296" w:author="Joseph Stinziano" w:date="2020-07-06T10:11:00Z"/>
                <w:rFonts w:ascii="Calibri" w:eastAsia="Times New Roman" w:hAnsi="Calibri" w:cs="Calibri"/>
                <w:color w:val="000000"/>
                <w:sz w:val="24"/>
                <w:szCs w:val="24"/>
              </w:rPr>
            </w:pPr>
            <w:ins w:id="1297" w:author="Bridget Kathleen Murphy" w:date="2020-07-02T10:06:00Z">
              <w:del w:id="1298" w:author="Joseph Stinziano" w:date="2020-07-06T10:11:00Z">
                <w:r w:rsidRPr="00E8712C" w:rsidDel="00E8712C">
                  <w:rPr>
                    <w:rFonts w:ascii="Calibri" w:eastAsia="Times New Roman" w:hAnsi="Calibri" w:cs="Calibri"/>
                    <w:color w:val="000000"/>
                    <w:sz w:val="24"/>
                    <w:szCs w:val="24"/>
                  </w:rPr>
                  <w:delText>3</w:delText>
                </w:r>
              </w:del>
            </w:ins>
          </w:p>
        </w:tc>
        <w:tc>
          <w:tcPr>
            <w:tcW w:w="953" w:type="dxa"/>
            <w:tcBorders>
              <w:top w:val="nil"/>
              <w:left w:val="nil"/>
              <w:bottom w:val="nil"/>
              <w:right w:val="nil"/>
            </w:tcBorders>
            <w:shd w:val="clear" w:color="auto" w:fill="auto"/>
            <w:noWrap/>
            <w:hideMark/>
          </w:tcPr>
          <w:p w14:paraId="0AF963F1" w14:textId="714B77FE" w:rsidR="00430EB9" w:rsidRPr="00E8712C" w:rsidDel="00E8712C" w:rsidRDefault="00430EB9" w:rsidP="00E37A61">
            <w:pPr>
              <w:spacing w:after="0" w:line="240" w:lineRule="auto"/>
              <w:rPr>
                <w:ins w:id="1299" w:author="Bridget Kathleen Murphy" w:date="2020-07-02T10:06:00Z"/>
                <w:del w:id="1300" w:author="Joseph Stinziano" w:date="2020-07-06T10:11:00Z"/>
                <w:rFonts w:ascii="Calibri" w:eastAsia="Times New Roman" w:hAnsi="Calibri" w:cs="Calibri"/>
                <w:color w:val="000000"/>
                <w:sz w:val="24"/>
                <w:szCs w:val="24"/>
              </w:rPr>
            </w:pPr>
            <w:ins w:id="1301" w:author="Bridget Kathleen Murphy" w:date="2020-07-02T10:06:00Z">
              <w:del w:id="1302" w:author="Joseph Stinziano" w:date="2020-07-06T10:11:00Z">
                <w:r w:rsidRPr="00E8712C" w:rsidDel="00E8712C">
                  <w:rPr>
                    <w:rFonts w:ascii="Calibri" w:eastAsia="Times New Roman" w:hAnsi="Calibri" w:cs="Calibri"/>
                    <w:color w:val="000000"/>
                    <w:sz w:val="24"/>
                    <w:szCs w:val="24"/>
                  </w:rPr>
                  <w:delText>No</w:delText>
                </w:r>
              </w:del>
            </w:ins>
          </w:p>
        </w:tc>
        <w:tc>
          <w:tcPr>
            <w:tcW w:w="3827" w:type="dxa"/>
            <w:tcBorders>
              <w:top w:val="nil"/>
              <w:left w:val="nil"/>
              <w:bottom w:val="nil"/>
              <w:right w:val="nil"/>
            </w:tcBorders>
            <w:shd w:val="clear" w:color="auto" w:fill="auto"/>
            <w:noWrap/>
            <w:hideMark/>
          </w:tcPr>
          <w:p w14:paraId="1C7BD2BE" w14:textId="3898F291" w:rsidR="00430EB9" w:rsidRPr="00E8712C" w:rsidDel="00E8712C" w:rsidRDefault="00430EB9" w:rsidP="00E37A61">
            <w:pPr>
              <w:spacing w:after="0" w:line="240" w:lineRule="auto"/>
              <w:rPr>
                <w:ins w:id="1303" w:author="Bridget Kathleen Murphy" w:date="2020-07-02T10:06:00Z"/>
                <w:del w:id="1304" w:author="Joseph Stinziano" w:date="2020-07-06T10:11:00Z"/>
                <w:rFonts w:ascii="Calibri" w:eastAsia="Times New Roman" w:hAnsi="Calibri" w:cs="Calibri"/>
                <w:color w:val="000000"/>
                <w:sz w:val="24"/>
                <w:szCs w:val="24"/>
              </w:rPr>
            </w:pPr>
            <w:ins w:id="1305" w:author="Bridget Kathleen Murphy" w:date="2020-07-02T10:06:00Z">
              <w:del w:id="1306" w:author="Joseph Stinziano" w:date="2020-07-06T10:11:00Z">
                <w:r w:rsidRPr="00E8712C" w:rsidDel="00E8712C">
                  <w:rPr>
                    <w:rFonts w:ascii="Calibri" w:eastAsia="Times New Roman" w:hAnsi="Calibri" w:cs="Calibri"/>
                    <w:color w:val="000000"/>
                    <w:sz w:val="24"/>
                    <w:szCs w:val="24"/>
                  </w:rPr>
                  <w:delText xml:space="preserve">GISS-E2-1-G, </w:delText>
                </w:r>
              </w:del>
              <w:del w:id="1307" w:author="Joseph Stinziano" w:date="2020-07-06T10:08:00Z">
                <w:r w:rsidRPr="00E8712C" w:rsidDel="00E8712C">
                  <w:rPr>
                    <w:rFonts w:ascii="Calibri" w:eastAsia="Times New Roman" w:hAnsi="Calibri" w:cs="Calibri"/>
                    <w:color w:val="000000"/>
                    <w:sz w:val="24"/>
                    <w:szCs w:val="24"/>
                  </w:rPr>
                  <w:delText xml:space="preserve"> </w:delText>
                </w:r>
              </w:del>
              <w:del w:id="1308" w:author="Joseph Stinziano" w:date="2020-07-06T10:11:00Z">
                <w:r w:rsidRPr="00E8712C" w:rsidDel="00E8712C">
                  <w:rPr>
                    <w:rFonts w:ascii="Calibri" w:eastAsia="Times New Roman" w:hAnsi="Calibri" w:cs="Calibri"/>
                    <w:color w:val="000000"/>
                    <w:sz w:val="24"/>
                    <w:szCs w:val="24"/>
                  </w:rPr>
                  <w:delText>GISS-E2-1-H, GISS-E2-2-G</w:delText>
                </w:r>
              </w:del>
            </w:ins>
          </w:p>
        </w:tc>
        <w:tc>
          <w:tcPr>
            <w:tcW w:w="2835" w:type="dxa"/>
            <w:tcBorders>
              <w:top w:val="nil"/>
              <w:left w:val="nil"/>
              <w:bottom w:val="nil"/>
              <w:right w:val="nil"/>
            </w:tcBorders>
            <w:shd w:val="clear" w:color="auto" w:fill="auto"/>
            <w:noWrap/>
            <w:hideMark/>
          </w:tcPr>
          <w:p w14:paraId="555093B8" w14:textId="7E5D6E22" w:rsidR="00430EB9" w:rsidRPr="00E8712C" w:rsidDel="00E8712C" w:rsidRDefault="00430EB9" w:rsidP="00E37A61">
            <w:pPr>
              <w:spacing w:after="0" w:line="240" w:lineRule="auto"/>
              <w:rPr>
                <w:ins w:id="1309" w:author="Bridget Kathleen Murphy" w:date="2020-07-02T10:06:00Z"/>
                <w:del w:id="1310" w:author="Joseph Stinziano" w:date="2020-07-06T10:11:00Z"/>
                <w:rFonts w:ascii="Calibri" w:eastAsia="Times New Roman" w:hAnsi="Calibri" w:cs="Calibri"/>
                <w:color w:val="000000"/>
                <w:sz w:val="24"/>
                <w:szCs w:val="24"/>
              </w:rPr>
            </w:pPr>
            <w:ins w:id="1311" w:author="Bridget Kathleen Murphy" w:date="2020-07-02T10:06:00Z">
              <w:del w:id="1312" w:author="Joseph Stinziano" w:date="2020-07-06T10:11:00Z">
                <w:r w:rsidRPr="00E8712C" w:rsidDel="00E8712C">
                  <w:rPr>
                    <w:rFonts w:ascii="Calibri" w:eastAsia="Times New Roman" w:hAnsi="Calibri" w:cs="Calibri"/>
                    <w:color w:val="000000"/>
                    <w:sz w:val="24"/>
                    <w:szCs w:val="24"/>
                  </w:rPr>
                  <w:delText>Friend &amp; Kiang, 2005</w:delText>
                </w:r>
              </w:del>
            </w:ins>
          </w:p>
        </w:tc>
      </w:tr>
      <w:tr w:rsidR="00430EB9" w:rsidRPr="00430EB9" w:rsidDel="00E8712C" w14:paraId="35237254" w14:textId="5BEB89FA" w:rsidTr="00E37A61">
        <w:trPr>
          <w:trHeight w:val="288"/>
          <w:ins w:id="1313" w:author="Bridget Kathleen Murphy" w:date="2020-07-02T10:06:00Z"/>
          <w:del w:id="1314" w:author="Joseph Stinziano" w:date="2020-07-06T10:11:00Z"/>
        </w:trPr>
        <w:tc>
          <w:tcPr>
            <w:tcW w:w="3261" w:type="dxa"/>
            <w:tcBorders>
              <w:top w:val="nil"/>
              <w:left w:val="nil"/>
              <w:bottom w:val="nil"/>
              <w:right w:val="nil"/>
            </w:tcBorders>
            <w:shd w:val="clear" w:color="auto" w:fill="auto"/>
            <w:noWrap/>
            <w:hideMark/>
          </w:tcPr>
          <w:p w14:paraId="224368BC" w14:textId="0B7B865D" w:rsidR="00430EB9" w:rsidRPr="00E8712C" w:rsidDel="00E8712C" w:rsidRDefault="00430EB9" w:rsidP="00E37A61">
            <w:pPr>
              <w:spacing w:after="0" w:line="240" w:lineRule="auto"/>
              <w:rPr>
                <w:ins w:id="1315" w:author="Bridget Kathleen Murphy" w:date="2020-07-02T10:06:00Z"/>
                <w:del w:id="1316" w:author="Joseph Stinziano" w:date="2020-07-06T10:11:00Z"/>
                <w:rFonts w:ascii="Calibri" w:eastAsia="Times New Roman" w:hAnsi="Calibri" w:cs="Calibri"/>
                <w:color w:val="000000"/>
                <w:sz w:val="24"/>
                <w:szCs w:val="24"/>
              </w:rPr>
            </w:pPr>
            <w:ins w:id="1317" w:author="Bridget Kathleen Murphy" w:date="2020-07-02T10:06:00Z">
              <w:del w:id="1318" w:author="Joseph Stinziano" w:date="2020-07-06T10:11:00Z">
                <w:r w:rsidRPr="00E8712C" w:rsidDel="00E8712C">
                  <w:rPr>
                    <w:rFonts w:ascii="Calibri" w:eastAsia="Times New Roman" w:hAnsi="Calibri" w:cs="Calibri"/>
                    <w:color w:val="000000"/>
                    <w:sz w:val="24"/>
                    <w:szCs w:val="24"/>
                  </w:rPr>
                  <w:delText>Interaction Soil Biosphere Atmosphere Carbon Cycle</w:delText>
                </w:r>
              </w:del>
            </w:ins>
          </w:p>
        </w:tc>
        <w:tc>
          <w:tcPr>
            <w:tcW w:w="1173" w:type="dxa"/>
            <w:tcBorders>
              <w:top w:val="nil"/>
              <w:left w:val="nil"/>
              <w:bottom w:val="nil"/>
              <w:right w:val="nil"/>
            </w:tcBorders>
            <w:shd w:val="clear" w:color="auto" w:fill="auto"/>
            <w:noWrap/>
            <w:hideMark/>
          </w:tcPr>
          <w:p w14:paraId="0F15BB2F" w14:textId="181F862B" w:rsidR="00430EB9" w:rsidRPr="00E8712C" w:rsidDel="00E8712C" w:rsidRDefault="00430EB9" w:rsidP="00E37A61">
            <w:pPr>
              <w:spacing w:after="0" w:line="240" w:lineRule="auto"/>
              <w:rPr>
                <w:ins w:id="1319" w:author="Bridget Kathleen Murphy" w:date="2020-07-02T10:06:00Z"/>
                <w:del w:id="1320" w:author="Joseph Stinziano" w:date="2020-07-06T10:11:00Z"/>
                <w:rFonts w:ascii="Calibri" w:eastAsia="Times New Roman" w:hAnsi="Calibri" w:cs="Calibri"/>
                <w:color w:val="000000"/>
                <w:sz w:val="24"/>
                <w:szCs w:val="24"/>
              </w:rPr>
            </w:pPr>
            <w:ins w:id="1321" w:author="Bridget Kathleen Murphy" w:date="2020-07-02T10:06:00Z">
              <w:del w:id="1322" w:author="Joseph Stinziano" w:date="2020-07-06T10:11:00Z">
                <w:r w:rsidRPr="00E8712C" w:rsidDel="00E8712C">
                  <w:rPr>
                    <w:rFonts w:ascii="Calibri" w:eastAsia="Times New Roman" w:hAnsi="Calibri" w:cs="Calibri"/>
                    <w:color w:val="000000"/>
                    <w:sz w:val="24"/>
                    <w:szCs w:val="24"/>
                  </w:rPr>
                  <w:delText>ISBAcc</w:delText>
                </w:r>
              </w:del>
            </w:ins>
          </w:p>
        </w:tc>
        <w:tc>
          <w:tcPr>
            <w:tcW w:w="1134" w:type="dxa"/>
            <w:tcBorders>
              <w:top w:val="nil"/>
              <w:left w:val="nil"/>
              <w:bottom w:val="nil"/>
              <w:right w:val="nil"/>
            </w:tcBorders>
            <w:shd w:val="clear" w:color="auto" w:fill="auto"/>
            <w:noWrap/>
            <w:hideMark/>
          </w:tcPr>
          <w:p w14:paraId="4FBAA71B" w14:textId="7CC90E5E" w:rsidR="00430EB9" w:rsidRPr="00E8712C" w:rsidDel="00E8712C" w:rsidRDefault="00430EB9" w:rsidP="00E37A61">
            <w:pPr>
              <w:spacing w:after="0" w:line="240" w:lineRule="auto"/>
              <w:rPr>
                <w:ins w:id="1323" w:author="Bridget Kathleen Murphy" w:date="2020-07-02T10:06:00Z"/>
                <w:del w:id="1324" w:author="Joseph Stinziano" w:date="2020-07-06T10:11:00Z"/>
                <w:rFonts w:ascii="Calibri" w:eastAsia="Times New Roman" w:hAnsi="Calibri" w:cs="Calibri"/>
                <w:color w:val="000000"/>
                <w:sz w:val="24"/>
                <w:szCs w:val="24"/>
              </w:rPr>
            </w:pPr>
            <w:ins w:id="1325" w:author="Bridget Kathleen Murphy" w:date="2020-07-02T10:06:00Z">
              <w:del w:id="1326" w:author="Joseph Stinziano" w:date="2020-07-06T10:11:00Z">
                <w:r w:rsidRPr="00E8712C" w:rsidDel="00E8712C">
                  <w:rPr>
                    <w:rFonts w:ascii="Calibri" w:eastAsia="Times New Roman" w:hAnsi="Calibri" w:cs="Calibri"/>
                    <w:color w:val="000000"/>
                    <w:sz w:val="24"/>
                    <w:szCs w:val="24"/>
                  </w:rPr>
                  <w:delText>3</w:delText>
                </w:r>
              </w:del>
            </w:ins>
          </w:p>
        </w:tc>
        <w:tc>
          <w:tcPr>
            <w:tcW w:w="953" w:type="dxa"/>
            <w:tcBorders>
              <w:top w:val="nil"/>
              <w:left w:val="nil"/>
              <w:bottom w:val="nil"/>
              <w:right w:val="nil"/>
            </w:tcBorders>
            <w:shd w:val="clear" w:color="auto" w:fill="auto"/>
            <w:noWrap/>
            <w:hideMark/>
          </w:tcPr>
          <w:p w14:paraId="46A99704" w14:textId="522E240C" w:rsidR="00430EB9" w:rsidRPr="00E8712C" w:rsidDel="00E8712C" w:rsidRDefault="00430EB9" w:rsidP="00E37A61">
            <w:pPr>
              <w:spacing w:after="0" w:line="240" w:lineRule="auto"/>
              <w:rPr>
                <w:ins w:id="1327" w:author="Bridget Kathleen Murphy" w:date="2020-07-02T10:06:00Z"/>
                <w:del w:id="1328" w:author="Joseph Stinziano" w:date="2020-07-06T10:11:00Z"/>
                <w:rFonts w:ascii="Calibri" w:eastAsia="Times New Roman" w:hAnsi="Calibri" w:cs="Calibri"/>
                <w:color w:val="000000"/>
                <w:sz w:val="24"/>
                <w:szCs w:val="24"/>
              </w:rPr>
            </w:pPr>
            <w:ins w:id="1329" w:author="Bridget Kathleen Murphy" w:date="2020-07-02T10:06:00Z">
              <w:del w:id="1330" w:author="Joseph Stinziano" w:date="2020-07-06T10:11:00Z">
                <w:r w:rsidRPr="00E8712C" w:rsidDel="00E8712C">
                  <w:rPr>
                    <w:rFonts w:ascii="Calibri" w:eastAsia="Times New Roman" w:hAnsi="Calibri" w:cs="Calibri"/>
                    <w:color w:val="000000"/>
                    <w:sz w:val="24"/>
                    <w:szCs w:val="24"/>
                  </w:rPr>
                  <w:delText>No</w:delText>
                </w:r>
              </w:del>
            </w:ins>
          </w:p>
        </w:tc>
        <w:tc>
          <w:tcPr>
            <w:tcW w:w="3827" w:type="dxa"/>
            <w:tcBorders>
              <w:top w:val="nil"/>
              <w:left w:val="nil"/>
              <w:bottom w:val="nil"/>
              <w:right w:val="nil"/>
            </w:tcBorders>
            <w:shd w:val="clear" w:color="auto" w:fill="auto"/>
            <w:noWrap/>
            <w:hideMark/>
          </w:tcPr>
          <w:p w14:paraId="731356FB" w14:textId="115FCB1B" w:rsidR="00430EB9" w:rsidRPr="00E8712C" w:rsidDel="00E8712C" w:rsidRDefault="00430EB9" w:rsidP="00E37A61">
            <w:pPr>
              <w:spacing w:after="0" w:line="240" w:lineRule="auto"/>
              <w:rPr>
                <w:ins w:id="1331" w:author="Bridget Kathleen Murphy" w:date="2020-07-02T10:06:00Z"/>
                <w:del w:id="1332" w:author="Joseph Stinziano" w:date="2020-07-06T10:11:00Z"/>
                <w:rFonts w:ascii="Calibri" w:eastAsia="Times New Roman" w:hAnsi="Calibri" w:cs="Calibri"/>
                <w:color w:val="000000"/>
                <w:sz w:val="24"/>
                <w:szCs w:val="24"/>
              </w:rPr>
            </w:pPr>
            <w:ins w:id="1333" w:author="Bridget Kathleen Murphy" w:date="2020-07-02T10:06:00Z">
              <w:del w:id="1334" w:author="Joseph Stinziano" w:date="2020-07-06T10:11:00Z">
                <w:r w:rsidRPr="00E8712C" w:rsidDel="00E8712C">
                  <w:rPr>
                    <w:rFonts w:ascii="Calibri" w:eastAsia="Times New Roman" w:hAnsi="Calibri" w:cs="Calibri"/>
                    <w:color w:val="000000"/>
                    <w:sz w:val="24"/>
                    <w:szCs w:val="24"/>
                  </w:rPr>
                  <w:delText>CNRM-CM6-1, CNRM-CM6-1-HR, CNRM-ESM2-1</w:delText>
                </w:r>
              </w:del>
            </w:ins>
          </w:p>
        </w:tc>
        <w:tc>
          <w:tcPr>
            <w:tcW w:w="2835" w:type="dxa"/>
            <w:tcBorders>
              <w:top w:val="nil"/>
              <w:left w:val="nil"/>
              <w:bottom w:val="nil"/>
              <w:right w:val="nil"/>
            </w:tcBorders>
            <w:shd w:val="clear" w:color="auto" w:fill="auto"/>
            <w:noWrap/>
            <w:hideMark/>
          </w:tcPr>
          <w:p w14:paraId="47FCD5EA" w14:textId="3D913438" w:rsidR="00430EB9" w:rsidRPr="00E8712C" w:rsidDel="00E8712C" w:rsidRDefault="00430EB9" w:rsidP="00E37A61">
            <w:pPr>
              <w:spacing w:after="0" w:line="240" w:lineRule="auto"/>
              <w:rPr>
                <w:ins w:id="1335" w:author="Bridget Kathleen Murphy" w:date="2020-07-02T10:06:00Z"/>
                <w:del w:id="1336" w:author="Joseph Stinziano" w:date="2020-07-06T10:11:00Z"/>
                <w:rFonts w:ascii="Calibri" w:eastAsia="Times New Roman" w:hAnsi="Calibri" w:cs="Calibri"/>
                <w:color w:val="000000"/>
                <w:sz w:val="24"/>
                <w:szCs w:val="24"/>
              </w:rPr>
            </w:pPr>
            <w:ins w:id="1337" w:author="Bridget Kathleen Murphy" w:date="2020-07-02T10:06:00Z">
              <w:del w:id="1338" w:author="Joseph Stinziano" w:date="2020-07-06T10:11:00Z">
                <w:r w:rsidRPr="00E8712C" w:rsidDel="00E8712C">
                  <w:rPr>
                    <w:rFonts w:ascii="Calibri" w:eastAsia="Times New Roman" w:hAnsi="Calibri" w:cs="Calibri"/>
                    <w:color w:val="000000"/>
                    <w:sz w:val="24"/>
                    <w:szCs w:val="24"/>
                  </w:rPr>
                  <w:delText>Calvet et al., 1998;</w:delText>
                </w:r>
              </w:del>
            </w:ins>
          </w:p>
          <w:p w14:paraId="49A7603A" w14:textId="6F45982B" w:rsidR="00430EB9" w:rsidRPr="00E8712C" w:rsidDel="00E8712C" w:rsidRDefault="00430EB9" w:rsidP="00E37A61">
            <w:pPr>
              <w:spacing w:after="0" w:line="240" w:lineRule="auto"/>
              <w:rPr>
                <w:ins w:id="1339" w:author="Bridget Kathleen Murphy" w:date="2020-07-02T10:06:00Z"/>
                <w:del w:id="1340" w:author="Joseph Stinziano" w:date="2020-07-06T10:11:00Z"/>
                <w:rFonts w:ascii="Calibri" w:eastAsia="Times New Roman" w:hAnsi="Calibri" w:cs="Calibri"/>
                <w:color w:val="000000"/>
                <w:sz w:val="24"/>
                <w:szCs w:val="24"/>
              </w:rPr>
            </w:pPr>
            <w:ins w:id="1341" w:author="Bridget Kathleen Murphy" w:date="2020-07-02T10:06:00Z">
              <w:del w:id="1342" w:author="Joseph Stinziano" w:date="2020-07-06T10:11:00Z">
                <w:r w:rsidRPr="00E8712C" w:rsidDel="00E8712C">
                  <w:rPr>
                    <w:rFonts w:ascii="Calibri" w:eastAsia="Times New Roman" w:hAnsi="Calibri" w:cs="Calibri"/>
                    <w:color w:val="000000"/>
                    <w:sz w:val="24"/>
                    <w:szCs w:val="24"/>
                  </w:rPr>
                  <w:delText>Joetzjer et al., 2015</w:delText>
                </w:r>
              </w:del>
            </w:ins>
          </w:p>
        </w:tc>
      </w:tr>
      <w:tr w:rsidR="00430EB9" w:rsidRPr="00430EB9" w:rsidDel="00E8712C" w14:paraId="77B9E0D5" w14:textId="0300BC77" w:rsidTr="00E37A61">
        <w:trPr>
          <w:trHeight w:val="288"/>
          <w:ins w:id="1343" w:author="Bridget Kathleen Murphy" w:date="2020-07-02T10:06:00Z"/>
          <w:del w:id="1344" w:author="Joseph Stinziano" w:date="2020-07-06T10:11:00Z"/>
        </w:trPr>
        <w:tc>
          <w:tcPr>
            <w:tcW w:w="3261" w:type="dxa"/>
            <w:tcBorders>
              <w:top w:val="nil"/>
              <w:left w:val="nil"/>
              <w:bottom w:val="nil"/>
              <w:right w:val="nil"/>
            </w:tcBorders>
            <w:shd w:val="clear" w:color="auto" w:fill="auto"/>
            <w:noWrap/>
            <w:hideMark/>
          </w:tcPr>
          <w:p w14:paraId="2BE5D184" w14:textId="6E86AD48" w:rsidR="00430EB9" w:rsidRPr="00E8712C" w:rsidDel="00E8712C" w:rsidRDefault="00430EB9" w:rsidP="00E37A61">
            <w:pPr>
              <w:spacing w:after="0" w:line="240" w:lineRule="auto"/>
              <w:rPr>
                <w:ins w:id="1345" w:author="Bridget Kathleen Murphy" w:date="2020-07-02T10:06:00Z"/>
                <w:del w:id="1346" w:author="Joseph Stinziano" w:date="2020-07-06T10:11:00Z"/>
                <w:rFonts w:ascii="Calibri" w:eastAsia="Times New Roman" w:hAnsi="Calibri" w:cs="Calibri"/>
                <w:color w:val="000000"/>
                <w:sz w:val="24"/>
                <w:szCs w:val="24"/>
              </w:rPr>
            </w:pPr>
            <w:ins w:id="1347" w:author="Bridget Kathleen Murphy" w:date="2020-07-02T10:06:00Z">
              <w:del w:id="1348" w:author="Joseph Stinziano" w:date="2020-07-06T10:11:00Z">
                <w:r w:rsidRPr="00E8712C" w:rsidDel="00E8712C">
                  <w:rPr>
                    <w:rFonts w:ascii="Calibri" w:eastAsia="Times New Roman" w:hAnsi="Calibri" w:cs="Calibri"/>
                    <w:color w:val="000000"/>
                    <w:sz w:val="24"/>
                    <w:szCs w:val="24"/>
                  </w:rPr>
                  <w:delText>Joint Scheme for Biosphere Atmosphere Coupling in Hamburg</w:delText>
                </w:r>
              </w:del>
            </w:ins>
          </w:p>
        </w:tc>
        <w:tc>
          <w:tcPr>
            <w:tcW w:w="1173" w:type="dxa"/>
            <w:tcBorders>
              <w:top w:val="nil"/>
              <w:left w:val="nil"/>
              <w:bottom w:val="nil"/>
              <w:right w:val="nil"/>
            </w:tcBorders>
            <w:shd w:val="clear" w:color="auto" w:fill="auto"/>
            <w:noWrap/>
            <w:hideMark/>
          </w:tcPr>
          <w:p w14:paraId="2AA375FE" w14:textId="4068F23E" w:rsidR="00430EB9" w:rsidRPr="00E8712C" w:rsidDel="00E8712C" w:rsidRDefault="00430EB9" w:rsidP="00E37A61">
            <w:pPr>
              <w:spacing w:after="0" w:line="240" w:lineRule="auto"/>
              <w:rPr>
                <w:ins w:id="1349" w:author="Bridget Kathleen Murphy" w:date="2020-07-02T10:06:00Z"/>
                <w:del w:id="1350" w:author="Joseph Stinziano" w:date="2020-07-06T10:11:00Z"/>
                <w:rFonts w:ascii="Calibri" w:eastAsia="Times New Roman" w:hAnsi="Calibri" w:cs="Calibri"/>
                <w:color w:val="000000"/>
                <w:sz w:val="24"/>
                <w:szCs w:val="24"/>
              </w:rPr>
            </w:pPr>
            <w:ins w:id="1351" w:author="Bridget Kathleen Murphy" w:date="2020-07-02T10:06:00Z">
              <w:del w:id="1352" w:author="Joseph Stinziano" w:date="2020-07-06T10:11:00Z">
                <w:r w:rsidRPr="00E8712C" w:rsidDel="00E8712C">
                  <w:rPr>
                    <w:rFonts w:ascii="Calibri" w:eastAsia="Times New Roman" w:hAnsi="Calibri" w:cs="Calibri"/>
                    <w:color w:val="000000"/>
                    <w:sz w:val="24"/>
                    <w:szCs w:val="24"/>
                  </w:rPr>
                  <w:delText>JSBACH</w:delText>
                </w:r>
              </w:del>
            </w:ins>
          </w:p>
        </w:tc>
        <w:tc>
          <w:tcPr>
            <w:tcW w:w="1134" w:type="dxa"/>
            <w:tcBorders>
              <w:top w:val="nil"/>
              <w:left w:val="nil"/>
              <w:bottom w:val="nil"/>
              <w:right w:val="nil"/>
            </w:tcBorders>
            <w:shd w:val="clear" w:color="auto" w:fill="auto"/>
            <w:noWrap/>
            <w:hideMark/>
          </w:tcPr>
          <w:p w14:paraId="5BF25E39" w14:textId="55770400" w:rsidR="00430EB9" w:rsidRPr="00E8712C" w:rsidDel="00E8712C" w:rsidRDefault="00430EB9" w:rsidP="00E37A61">
            <w:pPr>
              <w:spacing w:after="0" w:line="240" w:lineRule="auto"/>
              <w:rPr>
                <w:ins w:id="1353" w:author="Bridget Kathleen Murphy" w:date="2020-07-02T10:06:00Z"/>
                <w:del w:id="1354" w:author="Joseph Stinziano" w:date="2020-07-06T10:11:00Z"/>
                <w:rFonts w:ascii="Calibri" w:eastAsia="Times New Roman" w:hAnsi="Calibri" w:cs="Calibri"/>
                <w:color w:val="000000"/>
                <w:sz w:val="24"/>
                <w:szCs w:val="24"/>
              </w:rPr>
            </w:pPr>
            <w:ins w:id="1355" w:author="Bridget Kathleen Murphy" w:date="2020-07-02T10:06:00Z">
              <w:del w:id="1356" w:author="Joseph Stinziano" w:date="2020-07-06T10:11:00Z">
                <w:r w:rsidRPr="00E8712C" w:rsidDel="00E8712C">
                  <w:rPr>
                    <w:rFonts w:ascii="Calibri" w:eastAsia="Times New Roman" w:hAnsi="Calibri" w:cs="Calibri"/>
                    <w:color w:val="000000"/>
                    <w:sz w:val="24"/>
                    <w:szCs w:val="24"/>
                  </w:rPr>
                  <w:delText>4</w:delText>
                </w:r>
              </w:del>
            </w:ins>
          </w:p>
        </w:tc>
        <w:tc>
          <w:tcPr>
            <w:tcW w:w="953" w:type="dxa"/>
            <w:tcBorders>
              <w:top w:val="nil"/>
              <w:left w:val="nil"/>
              <w:bottom w:val="nil"/>
              <w:right w:val="nil"/>
            </w:tcBorders>
            <w:shd w:val="clear" w:color="auto" w:fill="auto"/>
            <w:noWrap/>
            <w:hideMark/>
          </w:tcPr>
          <w:p w14:paraId="7C159F73" w14:textId="4DCCC7BF" w:rsidR="00430EB9" w:rsidRPr="00E8712C" w:rsidDel="00E8712C" w:rsidRDefault="00430EB9" w:rsidP="00E37A61">
            <w:pPr>
              <w:spacing w:after="0" w:line="240" w:lineRule="auto"/>
              <w:rPr>
                <w:ins w:id="1357" w:author="Bridget Kathleen Murphy" w:date="2020-07-02T10:06:00Z"/>
                <w:del w:id="1358" w:author="Joseph Stinziano" w:date="2020-07-06T10:11:00Z"/>
                <w:rFonts w:ascii="Calibri" w:eastAsia="Times New Roman" w:hAnsi="Calibri" w:cs="Calibri"/>
                <w:color w:val="000000"/>
                <w:sz w:val="24"/>
                <w:szCs w:val="24"/>
              </w:rPr>
            </w:pPr>
            <w:ins w:id="1359" w:author="Bridget Kathleen Murphy" w:date="2020-07-02T10:06:00Z">
              <w:del w:id="1360" w:author="Joseph Stinziano" w:date="2020-07-06T10:11:00Z">
                <w:r w:rsidRPr="00E8712C" w:rsidDel="00E8712C">
                  <w:rPr>
                    <w:rFonts w:ascii="Calibri" w:eastAsia="Times New Roman" w:hAnsi="Calibri" w:cs="Calibri"/>
                    <w:color w:val="000000"/>
                    <w:sz w:val="24"/>
                    <w:szCs w:val="24"/>
                  </w:rPr>
                  <w:delText>No</w:delText>
                </w:r>
              </w:del>
            </w:ins>
          </w:p>
        </w:tc>
        <w:tc>
          <w:tcPr>
            <w:tcW w:w="3827" w:type="dxa"/>
            <w:tcBorders>
              <w:top w:val="nil"/>
              <w:left w:val="nil"/>
              <w:bottom w:val="nil"/>
              <w:right w:val="nil"/>
            </w:tcBorders>
            <w:shd w:val="clear" w:color="auto" w:fill="auto"/>
            <w:noWrap/>
            <w:hideMark/>
          </w:tcPr>
          <w:p w14:paraId="6492EA73" w14:textId="61E6332D" w:rsidR="00430EB9" w:rsidRPr="00E8712C" w:rsidDel="00E8712C" w:rsidRDefault="00430EB9" w:rsidP="00E37A61">
            <w:pPr>
              <w:spacing w:after="0" w:line="240" w:lineRule="auto"/>
              <w:rPr>
                <w:ins w:id="1361" w:author="Bridget Kathleen Murphy" w:date="2020-07-02T10:06:00Z"/>
                <w:del w:id="1362" w:author="Joseph Stinziano" w:date="2020-07-06T10:11:00Z"/>
                <w:rFonts w:ascii="Calibri" w:eastAsia="Times New Roman" w:hAnsi="Calibri" w:cs="Calibri"/>
                <w:color w:val="000000"/>
                <w:sz w:val="24"/>
                <w:szCs w:val="24"/>
              </w:rPr>
            </w:pPr>
            <w:ins w:id="1363" w:author="Bridget Kathleen Murphy" w:date="2020-07-02T10:06:00Z">
              <w:del w:id="1364" w:author="Joseph Stinziano" w:date="2020-07-06T10:11:00Z">
                <w:r w:rsidRPr="00E8712C" w:rsidDel="00E8712C">
                  <w:rPr>
                    <w:rFonts w:ascii="Calibri" w:eastAsia="Times New Roman" w:hAnsi="Calibri" w:cs="Calibri"/>
                    <w:color w:val="000000"/>
                    <w:sz w:val="24"/>
                    <w:szCs w:val="24"/>
                  </w:rPr>
                  <w:delText>AWI-CM-1-1-MR, MPI-ESM1-2-HR, MPI-ESM1-2-LR, NESM3</w:delText>
                </w:r>
              </w:del>
            </w:ins>
          </w:p>
        </w:tc>
        <w:tc>
          <w:tcPr>
            <w:tcW w:w="2835" w:type="dxa"/>
            <w:tcBorders>
              <w:top w:val="nil"/>
              <w:left w:val="nil"/>
              <w:bottom w:val="nil"/>
              <w:right w:val="nil"/>
            </w:tcBorders>
            <w:shd w:val="clear" w:color="auto" w:fill="auto"/>
            <w:noWrap/>
            <w:hideMark/>
          </w:tcPr>
          <w:p w14:paraId="7339185D" w14:textId="3AB9887F" w:rsidR="00430EB9" w:rsidRPr="00E8712C" w:rsidDel="00E8712C" w:rsidRDefault="00430EB9" w:rsidP="00E37A61">
            <w:pPr>
              <w:spacing w:after="0" w:line="240" w:lineRule="auto"/>
              <w:rPr>
                <w:ins w:id="1365" w:author="Bridget Kathleen Murphy" w:date="2020-07-02T10:06:00Z"/>
                <w:del w:id="1366" w:author="Joseph Stinziano" w:date="2020-07-06T10:11:00Z"/>
                <w:rFonts w:ascii="Calibri" w:eastAsia="Times New Roman" w:hAnsi="Calibri" w:cs="Calibri"/>
                <w:color w:val="000000"/>
                <w:sz w:val="24"/>
                <w:szCs w:val="24"/>
              </w:rPr>
            </w:pPr>
            <w:ins w:id="1367" w:author="Bridget Kathleen Murphy" w:date="2020-07-02T10:06:00Z">
              <w:del w:id="1368" w:author="Joseph Stinziano" w:date="2020-07-06T10:11:00Z">
                <w:r w:rsidRPr="00E8712C" w:rsidDel="00E8712C">
                  <w:rPr>
                    <w:rFonts w:ascii="Calibri" w:eastAsia="Times New Roman" w:hAnsi="Calibri" w:cs="Calibri"/>
                    <w:color w:val="000000"/>
                    <w:sz w:val="24"/>
                    <w:szCs w:val="24"/>
                  </w:rPr>
                  <w:delText>Rogers et al., 2017;</w:delText>
                </w:r>
              </w:del>
            </w:ins>
          </w:p>
          <w:p w14:paraId="706898C6" w14:textId="3ABD15F9" w:rsidR="00430EB9" w:rsidRPr="00E8712C" w:rsidDel="00E8712C" w:rsidRDefault="00430EB9" w:rsidP="00E37A61">
            <w:pPr>
              <w:spacing w:after="0" w:line="240" w:lineRule="auto"/>
              <w:rPr>
                <w:ins w:id="1369" w:author="Bridget Kathleen Murphy" w:date="2020-07-02T10:06:00Z"/>
                <w:del w:id="1370" w:author="Joseph Stinziano" w:date="2020-07-06T10:11:00Z"/>
                <w:rFonts w:ascii="Calibri" w:eastAsia="Times New Roman" w:hAnsi="Calibri" w:cs="Calibri"/>
                <w:color w:val="000000"/>
                <w:sz w:val="24"/>
                <w:szCs w:val="24"/>
              </w:rPr>
            </w:pPr>
            <w:ins w:id="1371" w:author="Bridget Kathleen Murphy" w:date="2020-07-02T10:06:00Z">
              <w:del w:id="1372" w:author="Joseph Stinziano" w:date="2020-07-06T10:11:00Z">
                <w:r w:rsidRPr="00E8712C" w:rsidDel="00E8712C">
                  <w:rPr>
                    <w:rFonts w:ascii="Calibri" w:eastAsia="Times New Roman" w:hAnsi="Calibri" w:cs="Calibri"/>
                    <w:color w:val="000000"/>
                    <w:sz w:val="24"/>
                    <w:szCs w:val="24"/>
                  </w:rPr>
                  <w:delText>Cao et al., 2018</w:delText>
                </w:r>
              </w:del>
            </w:ins>
          </w:p>
        </w:tc>
      </w:tr>
      <w:tr w:rsidR="00430EB9" w:rsidRPr="00430EB9" w:rsidDel="00E8712C" w14:paraId="6FF84D0B" w14:textId="69CD7377" w:rsidTr="00E37A61">
        <w:trPr>
          <w:trHeight w:val="288"/>
          <w:ins w:id="1373" w:author="Bridget Kathleen Murphy" w:date="2020-07-02T10:06:00Z"/>
          <w:del w:id="1374" w:author="Joseph Stinziano" w:date="2020-07-06T10:11:00Z"/>
        </w:trPr>
        <w:tc>
          <w:tcPr>
            <w:tcW w:w="3261" w:type="dxa"/>
            <w:tcBorders>
              <w:top w:val="nil"/>
              <w:left w:val="nil"/>
              <w:bottom w:val="nil"/>
              <w:right w:val="nil"/>
            </w:tcBorders>
            <w:shd w:val="clear" w:color="auto" w:fill="auto"/>
            <w:noWrap/>
            <w:hideMark/>
          </w:tcPr>
          <w:p w14:paraId="30F343CA" w14:textId="26C96133" w:rsidR="00430EB9" w:rsidRPr="00E8712C" w:rsidDel="00E8712C" w:rsidRDefault="00430EB9" w:rsidP="00E37A61">
            <w:pPr>
              <w:spacing w:after="0" w:line="240" w:lineRule="auto"/>
              <w:rPr>
                <w:ins w:id="1375" w:author="Bridget Kathleen Murphy" w:date="2020-07-02T10:06:00Z"/>
                <w:del w:id="1376" w:author="Joseph Stinziano" w:date="2020-07-06T10:11:00Z"/>
                <w:rFonts w:ascii="Calibri" w:eastAsia="Times New Roman" w:hAnsi="Calibri" w:cs="Calibri"/>
                <w:color w:val="000000"/>
                <w:sz w:val="24"/>
                <w:szCs w:val="24"/>
              </w:rPr>
            </w:pPr>
            <w:ins w:id="1377" w:author="Bridget Kathleen Murphy" w:date="2020-07-02T10:06:00Z">
              <w:del w:id="1378" w:author="Joseph Stinziano" w:date="2020-07-06T10:11:00Z">
                <w:r w:rsidRPr="00E8712C" w:rsidDel="00E8712C">
                  <w:rPr>
                    <w:rFonts w:ascii="Calibri" w:eastAsia="Times New Roman" w:hAnsi="Calibri" w:cs="Calibri"/>
                    <w:color w:val="000000"/>
                    <w:sz w:val="24"/>
                    <w:szCs w:val="24"/>
                  </w:rPr>
                  <w:delText>Joint UK Land Environment Simulator</w:delText>
                </w:r>
              </w:del>
            </w:ins>
          </w:p>
        </w:tc>
        <w:tc>
          <w:tcPr>
            <w:tcW w:w="1173" w:type="dxa"/>
            <w:tcBorders>
              <w:top w:val="nil"/>
              <w:left w:val="nil"/>
              <w:bottom w:val="nil"/>
              <w:right w:val="nil"/>
            </w:tcBorders>
            <w:shd w:val="clear" w:color="auto" w:fill="auto"/>
            <w:noWrap/>
            <w:hideMark/>
          </w:tcPr>
          <w:p w14:paraId="7F7C7252" w14:textId="7851C0FA" w:rsidR="00430EB9" w:rsidRPr="00E8712C" w:rsidDel="00E8712C" w:rsidRDefault="00430EB9" w:rsidP="00E37A61">
            <w:pPr>
              <w:spacing w:after="0" w:line="240" w:lineRule="auto"/>
              <w:rPr>
                <w:ins w:id="1379" w:author="Bridget Kathleen Murphy" w:date="2020-07-02T10:06:00Z"/>
                <w:del w:id="1380" w:author="Joseph Stinziano" w:date="2020-07-06T10:11:00Z"/>
                <w:rFonts w:ascii="Calibri" w:eastAsia="Times New Roman" w:hAnsi="Calibri" w:cs="Calibri"/>
                <w:color w:val="000000"/>
                <w:sz w:val="24"/>
                <w:szCs w:val="24"/>
              </w:rPr>
            </w:pPr>
            <w:ins w:id="1381" w:author="Bridget Kathleen Murphy" w:date="2020-07-02T10:06:00Z">
              <w:del w:id="1382" w:author="Joseph Stinziano" w:date="2020-07-06T10:11:00Z">
                <w:r w:rsidRPr="00E8712C" w:rsidDel="00E8712C">
                  <w:rPr>
                    <w:rFonts w:ascii="Calibri" w:eastAsia="Times New Roman" w:hAnsi="Calibri" w:cs="Calibri"/>
                    <w:color w:val="000000"/>
                    <w:sz w:val="24"/>
                    <w:szCs w:val="24"/>
                  </w:rPr>
                  <w:delText>JULES</w:delText>
                </w:r>
              </w:del>
            </w:ins>
          </w:p>
        </w:tc>
        <w:tc>
          <w:tcPr>
            <w:tcW w:w="1134" w:type="dxa"/>
            <w:tcBorders>
              <w:top w:val="nil"/>
              <w:left w:val="nil"/>
              <w:bottom w:val="nil"/>
              <w:right w:val="nil"/>
            </w:tcBorders>
            <w:shd w:val="clear" w:color="auto" w:fill="auto"/>
            <w:noWrap/>
            <w:hideMark/>
          </w:tcPr>
          <w:p w14:paraId="643AC11A" w14:textId="0D08326A" w:rsidR="00430EB9" w:rsidRPr="00E8712C" w:rsidDel="00E8712C" w:rsidRDefault="00430EB9" w:rsidP="00E37A61">
            <w:pPr>
              <w:spacing w:after="0" w:line="240" w:lineRule="auto"/>
              <w:rPr>
                <w:ins w:id="1383" w:author="Bridget Kathleen Murphy" w:date="2020-07-02T10:06:00Z"/>
                <w:del w:id="1384" w:author="Joseph Stinziano" w:date="2020-07-06T10:11:00Z"/>
                <w:rFonts w:ascii="Calibri" w:eastAsia="Times New Roman" w:hAnsi="Calibri" w:cs="Calibri"/>
                <w:color w:val="000000"/>
                <w:sz w:val="24"/>
                <w:szCs w:val="24"/>
              </w:rPr>
            </w:pPr>
            <w:ins w:id="1385" w:author="Bridget Kathleen Murphy" w:date="2020-07-02T10:06:00Z">
              <w:del w:id="1386" w:author="Joseph Stinziano" w:date="2020-07-06T10:11:00Z">
                <w:r w:rsidRPr="00E8712C" w:rsidDel="00E8712C">
                  <w:rPr>
                    <w:rFonts w:ascii="Calibri" w:eastAsia="Times New Roman" w:hAnsi="Calibri" w:cs="Calibri"/>
                    <w:color w:val="000000"/>
                    <w:sz w:val="24"/>
                    <w:szCs w:val="24"/>
                  </w:rPr>
                  <w:delText>3</w:delText>
                </w:r>
              </w:del>
            </w:ins>
          </w:p>
        </w:tc>
        <w:tc>
          <w:tcPr>
            <w:tcW w:w="953" w:type="dxa"/>
            <w:tcBorders>
              <w:top w:val="nil"/>
              <w:left w:val="nil"/>
              <w:bottom w:val="nil"/>
              <w:right w:val="nil"/>
            </w:tcBorders>
            <w:shd w:val="clear" w:color="auto" w:fill="auto"/>
            <w:noWrap/>
            <w:hideMark/>
          </w:tcPr>
          <w:p w14:paraId="3D0EF277" w14:textId="4790894A" w:rsidR="00430EB9" w:rsidRPr="00E8712C" w:rsidDel="00E8712C" w:rsidRDefault="00430EB9" w:rsidP="00E37A61">
            <w:pPr>
              <w:spacing w:after="0" w:line="240" w:lineRule="auto"/>
              <w:rPr>
                <w:ins w:id="1387" w:author="Bridget Kathleen Murphy" w:date="2020-07-02T10:06:00Z"/>
                <w:del w:id="1388" w:author="Joseph Stinziano" w:date="2020-07-06T10:11:00Z"/>
                <w:rFonts w:ascii="Calibri" w:eastAsia="Times New Roman" w:hAnsi="Calibri" w:cs="Calibri"/>
                <w:color w:val="000000"/>
                <w:sz w:val="24"/>
                <w:szCs w:val="24"/>
              </w:rPr>
            </w:pPr>
            <w:ins w:id="1389" w:author="Bridget Kathleen Murphy" w:date="2020-07-02T10:06:00Z">
              <w:del w:id="1390" w:author="Joseph Stinziano" w:date="2020-07-06T10:11:00Z">
                <w:r w:rsidRPr="00E8712C" w:rsidDel="00E8712C">
                  <w:rPr>
                    <w:rFonts w:ascii="Calibri" w:eastAsia="Times New Roman" w:hAnsi="Calibri" w:cs="Calibri"/>
                    <w:color w:val="000000"/>
                    <w:sz w:val="24"/>
                    <w:szCs w:val="24"/>
                  </w:rPr>
                  <w:delText>No</w:delText>
                </w:r>
              </w:del>
            </w:ins>
          </w:p>
        </w:tc>
        <w:tc>
          <w:tcPr>
            <w:tcW w:w="3827" w:type="dxa"/>
            <w:tcBorders>
              <w:top w:val="nil"/>
              <w:left w:val="nil"/>
              <w:bottom w:val="nil"/>
              <w:right w:val="nil"/>
            </w:tcBorders>
            <w:shd w:val="clear" w:color="auto" w:fill="auto"/>
            <w:noWrap/>
            <w:hideMark/>
          </w:tcPr>
          <w:p w14:paraId="017887EA" w14:textId="1E1280C2" w:rsidR="00430EB9" w:rsidRPr="00E8712C" w:rsidDel="00E8712C" w:rsidRDefault="00430EB9" w:rsidP="00E37A61">
            <w:pPr>
              <w:spacing w:after="0" w:line="240" w:lineRule="auto"/>
              <w:rPr>
                <w:ins w:id="1391" w:author="Bridget Kathleen Murphy" w:date="2020-07-02T10:06:00Z"/>
                <w:del w:id="1392" w:author="Joseph Stinziano" w:date="2020-07-06T10:11:00Z"/>
                <w:rFonts w:ascii="Calibri" w:eastAsia="Times New Roman" w:hAnsi="Calibri" w:cs="Calibri"/>
                <w:color w:val="000000"/>
                <w:sz w:val="24"/>
                <w:szCs w:val="24"/>
              </w:rPr>
            </w:pPr>
            <w:ins w:id="1393" w:author="Bridget Kathleen Murphy" w:date="2020-07-02T10:06:00Z">
              <w:del w:id="1394" w:author="Joseph Stinziano" w:date="2020-07-06T10:11:00Z">
                <w:r w:rsidRPr="00E8712C" w:rsidDel="00E8712C">
                  <w:rPr>
                    <w:rFonts w:ascii="Calibri" w:eastAsia="Times New Roman" w:hAnsi="Calibri" w:cs="Calibri"/>
                    <w:color w:val="000000"/>
                    <w:sz w:val="24"/>
                    <w:szCs w:val="24"/>
                  </w:rPr>
                  <w:delText>HadGEM3-GC31-LL, HadGEM-GC31-MM, UKESM</w:delText>
                </w:r>
              </w:del>
            </w:ins>
          </w:p>
        </w:tc>
        <w:tc>
          <w:tcPr>
            <w:tcW w:w="2835" w:type="dxa"/>
            <w:tcBorders>
              <w:top w:val="nil"/>
              <w:left w:val="nil"/>
              <w:bottom w:val="nil"/>
              <w:right w:val="nil"/>
            </w:tcBorders>
            <w:shd w:val="clear" w:color="auto" w:fill="auto"/>
            <w:noWrap/>
            <w:hideMark/>
          </w:tcPr>
          <w:p w14:paraId="0802D6D5" w14:textId="75F241A6" w:rsidR="00430EB9" w:rsidRPr="00E8712C" w:rsidDel="00E8712C" w:rsidRDefault="00430EB9" w:rsidP="00E37A61">
            <w:pPr>
              <w:spacing w:after="0" w:line="240" w:lineRule="auto"/>
              <w:rPr>
                <w:ins w:id="1395" w:author="Bridget Kathleen Murphy" w:date="2020-07-02T10:06:00Z"/>
                <w:del w:id="1396" w:author="Joseph Stinziano" w:date="2020-07-06T10:11:00Z"/>
                <w:rFonts w:ascii="Calibri" w:eastAsia="Times New Roman" w:hAnsi="Calibri" w:cs="Calibri"/>
                <w:color w:val="000000"/>
                <w:sz w:val="24"/>
                <w:szCs w:val="24"/>
              </w:rPr>
            </w:pPr>
            <w:ins w:id="1397" w:author="Bridget Kathleen Murphy" w:date="2020-07-02T10:06:00Z">
              <w:del w:id="1398" w:author="Joseph Stinziano" w:date="2020-07-06T10:11:00Z">
                <w:r w:rsidRPr="00E8712C" w:rsidDel="00E8712C">
                  <w:rPr>
                    <w:rFonts w:ascii="Calibri" w:eastAsia="Times New Roman" w:hAnsi="Calibri" w:cs="Calibri"/>
                    <w:color w:val="000000"/>
                    <w:sz w:val="24"/>
                    <w:szCs w:val="24"/>
                  </w:rPr>
                  <w:delText>Clark et al., 2011</w:delText>
                </w:r>
              </w:del>
            </w:ins>
          </w:p>
        </w:tc>
      </w:tr>
      <w:tr w:rsidR="00430EB9" w:rsidRPr="00430EB9" w:rsidDel="00E8712C" w14:paraId="0A1675AB" w14:textId="650A5455" w:rsidTr="00E37A61">
        <w:trPr>
          <w:trHeight w:val="288"/>
          <w:ins w:id="1399" w:author="Bridget Kathleen Murphy" w:date="2020-07-02T10:06:00Z"/>
          <w:del w:id="1400" w:author="Joseph Stinziano" w:date="2020-07-06T10:11:00Z"/>
        </w:trPr>
        <w:tc>
          <w:tcPr>
            <w:tcW w:w="3261" w:type="dxa"/>
            <w:tcBorders>
              <w:top w:val="nil"/>
              <w:left w:val="nil"/>
              <w:bottom w:val="nil"/>
              <w:right w:val="nil"/>
            </w:tcBorders>
            <w:shd w:val="clear" w:color="auto" w:fill="auto"/>
            <w:noWrap/>
            <w:hideMark/>
          </w:tcPr>
          <w:p w14:paraId="23B09606" w14:textId="12FA8478" w:rsidR="00430EB9" w:rsidRPr="00E8712C" w:rsidDel="00E8712C" w:rsidRDefault="00430EB9" w:rsidP="00E37A61">
            <w:pPr>
              <w:spacing w:after="0" w:line="240" w:lineRule="auto"/>
              <w:rPr>
                <w:ins w:id="1401" w:author="Bridget Kathleen Murphy" w:date="2020-07-02T10:06:00Z"/>
                <w:del w:id="1402" w:author="Joseph Stinziano" w:date="2020-07-06T10:11:00Z"/>
                <w:rFonts w:ascii="Calibri" w:eastAsia="Times New Roman" w:hAnsi="Calibri" w:cs="Calibri"/>
                <w:color w:val="000000"/>
                <w:sz w:val="24"/>
                <w:szCs w:val="24"/>
              </w:rPr>
            </w:pPr>
            <w:ins w:id="1403" w:author="Bridget Kathleen Murphy" w:date="2020-07-02T10:06:00Z">
              <w:del w:id="1404" w:author="Joseph Stinziano" w:date="2020-07-06T10:11:00Z">
                <w:r w:rsidRPr="00E8712C" w:rsidDel="00E8712C">
                  <w:rPr>
                    <w:rFonts w:ascii="Calibri" w:eastAsia="Times New Roman" w:hAnsi="Calibri" w:cs="Calibri"/>
                    <w:color w:val="000000"/>
                    <w:sz w:val="24"/>
                    <w:szCs w:val="24"/>
                  </w:rPr>
                  <w:delText>Land Model 4</w:delText>
                </w:r>
              </w:del>
            </w:ins>
          </w:p>
        </w:tc>
        <w:tc>
          <w:tcPr>
            <w:tcW w:w="1173" w:type="dxa"/>
            <w:tcBorders>
              <w:top w:val="nil"/>
              <w:left w:val="nil"/>
              <w:bottom w:val="nil"/>
              <w:right w:val="nil"/>
            </w:tcBorders>
            <w:shd w:val="clear" w:color="auto" w:fill="auto"/>
            <w:noWrap/>
            <w:hideMark/>
          </w:tcPr>
          <w:p w14:paraId="48781927" w14:textId="5AF2A896" w:rsidR="00430EB9" w:rsidRPr="00E8712C" w:rsidDel="00E8712C" w:rsidRDefault="00430EB9" w:rsidP="00E37A61">
            <w:pPr>
              <w:spacing w:after="0" w:line="240" w:lineRule="auto"/>
              <w:rPr>
                <w:ins w:id="1405" w:author="Bridget Kathleen Murphy" w:date="2020-07-02T10:06:00Z"/>
                <w:del w:id="1406" w:author="Joseph Stinziano" w:date="2020-07-06T10:11:00Z"/>
                <w:rFonts w:ascii="Calibri" w:eastAsia="Times New Roman" w:hAnsi="Calibri" w:cs="Calibri"/>
                <w:color w:val="000000"/>
                <w:sz w:val="24"/>
                <w:szCs w:val="24"/>
              </w:rPr>
            </w:pPr>
            <w:ins w:id="1407" w:author="Bridget Kathleen Murphy" w:date="2020-07-02T10:06:00Z">
              <w:del w:id="1408" w:author="Joseph Stinziano" w:date="2020-07-06T10:11:00Z">
                <w:r w:rsidRPr="00E8712C" w:rsidDel="00E8712C">
                  <w:rPr>
                    <w:rFonts w:ascii="Calibri" w:eastAsia="Times New Roman" w:hAnsi="Calibri" w:cs="Calibri"/>
                    <w:color w:val="000000"/>
                    <w:sz w:val="24"/>
                    <w:szCs w:val="24"/>
                  </w:rPr>
                  <w:delText>LM4</w:delText>
                </w:r>
              </w:del>
            </w:ins>
          </w:p>
        </w:tc>
        <w:tc>
          <w:tcPr>
            <w:tcW w:w="1134" w:type="dxa"/>
            <w:tcBorders>
              <w:top w:val="nil"/>
              <w:left w:val="nil"/>
              <w:bottom w:val="nil"/>
              <w:right w:val="nil"/>
            </w:tcBorders>
            <w:shd w:val="clear" w:color="auto" w:fill="auto"/>
            <w:noWrap/>
            <w:hideMark/>
          </w:tcPr>
          <w:p w14:paraId="4269D71E" w14:textId="1EF19827" w:rsidR="00430EB9" w:rsidRPr="00E8712C" w:rsidDel="00E8712C" w:rsidRDefault="00430EB9" w:rsidP="00E37A61">
            <w:pPr>
              <w:spacing w:after="0" w:line="240" w:lineRule="auto"/>
              <w:rPr>
                <w:ins w:id="1409" w:author="Bridget Kathleen Murphy" w:date="2020-07-02T10:06:00Z"/>
                <w:del w:id="1410" w:author="Joseph Stinziano" w:date="2020-07-06T10:11:00Z"/>
                <w:rFonts w:ascii="Calibri" w:eastAsia="Times New Roman" w:hAnsi="Calibri" w:cs="Calibri"/>
                <w:color w:val="000000"/>
                <w:sz w:val="24"/>
                <w:szCs w:val="24"/>
              </w:rPr>
            </w:pPr>
            <w:ins w:id="1411" w:author="Bridget Kathleen Murphy" w:date="2020-07-02T10:06:00Z">
              <w:del w:id="1412" w:author="Joseph Stinziano" w:date="2020-07-06T10:11:00Z">
                <w:r w:rsidRPr="00E8712C" w:rsidDel="00E8712C">
                  <w:rPr>
                    <w:rFonts w:ascii="Calibri" w:eastAsia="Times New Roman" w:hAnsi="Calibri" w:cs="Calibri"/>
                    <w:color w:val="000000"/>
                    <w:sz w:val="24"/>
                    <w:szCs w:val="24"/>
                  </w:rPr>
                  <w:delText>2</w:delText>
                </w:r>
              </w:del>
            </w:ins>
          </w:p>
        </w:tc>
        <w:tc>
          <w:tcPr>
            <w:tcW w:w="953" w:type="dxa"/>
            <w:tcBorders>
              <w:top w:val="nil"/>
              <w:left w:val="nil"/>
              <w:bottom w:val="nil"/>
              <w:right w:val="nil"/>
            </w:tcBorders>
            <w:shd w:val="clear" w:color="auto" w:fill="auto"/>
            <w:noWrap/>
            <w:hideMark/>
          </w:tcPr>
          <w:p w14:paraId="716E6D97" w14:textId="44CDC732" w:rsidR="00430EB9" w:rsidRPr="00E8712C" w:rsidDel="00E8712C" w:rsidRDefault="00430EB9" w:rsidP="00E37A61">
            <w:pPr>
              <w:spacing w:after="0" w:line="240" w:lineRule="auto"/>
              <w:rPr>
                <w:ins w:id="1413" w:author="Bridget Kathleen Murphy" w:date="2020-07-02T10:06:00Z"/>
                <w:del w:id="1414" w:author="Joseph Stinziano" w:date="2020-07-06T10:11:00Z"/>
                <w:rFonts w:ascii="Calibri" w:eastAsia="Times New Roman" w:hAnsi="Calibri" w:cs="Calibri"/>
                <w:color w:val="000000"/>
                <w:sz w:val="24"/>
                <w:szCs w:val="24"/>
              </w:rPr>
            </w:pPr>
            <w:ins w:id="1415" w:author="Bridget Kathleen Murphy" w:date="2020-07-02T10:06:00Z">
              <w:del w:id="1416" w:author="Joseph Stinziano" w:date="2020-07-06T10:11:00Z">
                <w:r w:rsidRPr="00E8712C" w:rsidDel="00E8712C">
                  <w:rPr>
                    <w:rFonts w:ascii="Calibri" w:eastAsia="Times New Roman" w:hAnsi="Calibri" w:cs="Calibri"/>
                    <w:color w:val="000000"/>
                    <w:sz w:val="24"/>
                    <w:szCs w:val="24"/>
                  </w:rPr>
                  <w:delText>No</w:delText>
                </w:r>
              </w:del>
            </w:ins>
          </w:p>
        </w:tc>
        <w:tc>
          <w:tcPr>
            <w:tcW w:w="3827" w:type="dxa"/>
            <w:tcBorders>
              <w:top w:val="nil"/>
              <w:left w:val="nil"/>
              <w:bottom w:val="nil"/>
              <w:right w:val="nil"/>
            </w:tcBorders>
            <w:shd w:val="clear" w:color="auto" w:fill="auto"/>
            <w:noWrap/>
            <w:hideMark/>
          </w:tcPr>
          <w:p w14:paraId="346F35F0" w14:textId="1901A8ED" w:rsidR="00430EB9" w:rsidRPr="00E8712C" w:rsidDel="00E8712C" w:rsidRDefault="00430EB9" w:rsidP="00E37A61">
            <w:pPr>
              <w:spacing w:after="0" w:line="240" w:lineRule="auto"/>
              <w:rPr>
                <w:ins w:id="1417" w:author="Bridget Kathleen Murphy" w:date="2020-07-02T10:06:00Z"/>
                <w:del w:id="1418" w:author="Joseph Stinziano" w:date="2020-07-06T10:11:00Z"/>
                <w:rFonts w:ascii="Calibri" w:eastAsia="Times New Roman" w:hAnsi="Calibri" w:cs="Calibri"/>
                <w:color w:val="000000"/>
                <w:sz w:val="24"/>
                <w:szCs w:val="24"/>
              </w:rPr>
            </w:pPr>
            <w:ins w:id="1419" w:author="Bridget Kathleen Murphy" w:date="2020-07-02T10:06:00Z">
              <w:del w:id="1420" w:author="Joseph Stinziano" w:date="2020-07-06T10:11:00Z">
                <w:r w:rsidRPr="00E8712C" w:rsidDel="00E8712C">
                  <w:rPr>
                    <w:rFonts w:ascii="Calibri" w:eastAsia="Times New Roman" w:hAnsi="Calibri" w:cs="Calibri"/>
                    <w:color w:val="000000"/>
                    <w:sz w:val="24"/>
                    <w:szCs w:val="24"/>
                  </w:rPr>
                  <w:delText>GFDL-CM4, GFDL-ESM4</w:delText>
                </w:r>
              </w:del>
            </w:ins>
          </w:p>
        </w:tc>
        <w:tc>
          <w:tcPr>
            <w:tcW w:w="2835" w:type="dxa"/>
            <w:tcBorders>
              <w:top w:val="nil"/>
              <w:left w:val="nil"/>
              <w:bottom w:val="nil"/>
              <w:right w:val="nil"/>
            </w:tcBorders>
            <w:shd w:val="clear" w:color="auto" w:fill="auto"/>
            <w:noWrap/>
            <w:hideMark/>
          </w:tcPr>
          <w:p w14:paraId="29750A3C" w14:textId="5A3958A3" w:rsidR="00430EB9" w:rsidRPr="00E8712C" w:rsidDel="00E8712C" w:rsidRDefault="00430EB9" w:rsidP="00E37A61">
            <w:pPr>
              <w:spacing w:after="0" w:line="240" w:lineRule="auto"/>
              <w:rPr>
                <w:ins w:id="1421" w:author="Bridget Kathleen Murphy" w:date="2020-07-02T10:06:00Z"/>
                <w:del w:id="1422" w:author="Joseph Stinziano" w:date="2020-07-06T10:11:00Z"/>
                <w:rFonts w:ascii="Calibri" w:eastAsia="Times New Roman" w:hAnsi="Calibri" w:cs="Calibri"/>
                <w:color w:val="000000"/>
                <w:sz w:val="24"/>
                <w:szCs w:val="24"/>
              </w:rPr>
            </w:pPr>
            <w:ins w:id="1423" w:author="Bridget Kathleen Murphy" w:date="2020-07-02T10:06:00Z">
              <w:del w:id="1424" w:author="Joseph Stinziano" w:date="2020-07-06T10:11:00Z">
                <w:r w:rsidRPr="00E8712C" w:rsidDel="00E8712C">
                  <w:rPr>
                    <w:rFonts w:ascii="Calibri" w:eastAsia="Times New Roman" w:hAnsi="Calibri" w:cs="Calibri"/>
                    <w:color w:val="000000"/>
                    <w:sz w:val="24"/>
                    <w:szCs w:val="24"/>
                  </w:rPr>
                  <w:delText>Milly et al., 2014</w:delText>
                </w:r>
              </w:del>
            </w:ins>
          </w:p>
        </w:tc>
      </w:tr>
      <w:tr w:rsidR="00430EB9" w:rsidRPr="00430EB9" w:rsidDel="00E8712C" w14:paraId="0E766EFB" w14:textId="082E2652" w:rsidTr="00E37A61">
        <w:trPr>
          <w:trHeight w:val="288"/>
          <w:ins w:id="1425" w:author="Bridget Kathleen Murphy" w:date="2020-07-02T10:06:00Z"/>
          <w:del w:id="1426" w:author="Joseph Stinziano" w:date="2020-07-06T10:11:00Z"/>
        </w:trPr>
        <w:tc>
          <w:tcPr>
            <w:tcW w:w="3261" w:type="dxa"/>
            <w:tcBorders>
              <w:top w:val="nil"/>
              <w:left w:val="nil"/>
              <w:bottom w:val="nil"/>
              <w:right w:val="nil"/>
            </w:tcBorders>
            <w:shd w:val="clear" w:color="auto" w:fill="auto"/>
            <w:noWrap/>
            <w:hideMark/>
          </w:tcPr>
          <w:p w14:paraId="1AACDABE" w14:textId="62FCDDD0" w:rsidR="00430EB9" w:rsidRPr="00E8712C" w:rsidDel="00E8712C" w:rsidRDefault="00430EB9" w:rsidP="00E37A61">
            <w:pPr>
              <w:spacing w:after="0" w:line="240" w:lineRule="auto"/>
              <w:rPr>
                <w:ins w:id="1427" w:author="Bridget Kathleen Murphy" w:date="2020-07-02T10:06:00Z"/>
                <w:del w:id="1428" w:author="Joseph Stinziano" w:date="2020-07-06T10:11:00Z"/>
                <w:rFonts w:ascii="Calibri" w:eastAsia="Times New Roman" w:hAnsi="Calibri" w:cs="Calibri"/>
                <w:color w:val="000000"/>
                <w:sz w:val="24"/>
                <w:szCs w:val="24"/>
              </w:rPr>
            </w:pPr>
            <w:ins w:id="1429" w:author="Bridget Kathleen Murphy" w:date="2020-07-02T10:06:00Z">
              <w:del w:id="1430" w:author="Joseph Stinziano" w:date="2020-07-06T10:11:00Z">
                <w:r w:rsidRPr="00E8712C" w:rsidDel="00E8712C">
                  <w:rPr>
                    <w:rFonts w:ascii="Calibri" w:eastAsia="Times New Roman" w:hAnsi="Calibri" w:cs="Calibri"/>
                    <w:color w:val="000000"/>
                    <w:sz w:val="24"/>
                    <w:szCs w:val="24"/>
                  </w:rPr>
                  <w:delText>Lund-Potsdam-Jena Model</w:delText>
                </w:r>
              </w:del>
            </w:ins>
          </w:p>
        </w:tc>
        <w:tc>
          <w:tcPr>
            <w:tcW w:w="1173" w:type="dxa"/>
            <w:tcBorders>
              <w:top w:val="nil"/>
              <w:left w:val="nil"/>
              <w:bottom w:val="nil"/>
              <w:right w:val="nil"/>
            </w:tcBorders>
            <w:shd w:val="clear" w:color="auto" w:fill="auto"/>
            <w:noWrap/>
            <w:hideMark/>
          </w:tcPr>
          <w:p w14:paraId="745078A5" w14:textId="503F57EC" w:rsidR="00430EB9" w:rsidRPr="00E8712C" w:rsidDel="00E8712C" w:rsidRDefault="00430EB9" w:rsidP="00E37A61">
            <w:pPr>
              <w:spacing w:after="0" w:line="240" w:lineRule="auto"/>
              <w:rPr>
                <w:ins w:id="1431" w:author="Bridget Kathleen Murphy" w:date="2020-07-02T10:06:00Z"/>
                <w:del w:id="1432" w:author="Joseph Stinziano" w:date="2020-07-06T10:11:00Z"/>
                <w:rFonts w:ascii="Calibri" w:eastAsia="Times New Roman" w:hAnsi="Calibri" w:cs="Calibri"/>
                <w:color w:val="000000"/>
                <w:sz w:val="24"/>
                <w:szCs w:val="24"/>
              </w:rPr>
            </w:pPr>
            <w:ins w:id="1433" w:author="Bridget Kathleen Murphy" w:date="2020-07-02T10:06:00Z">
              <w:del w:id="1434" w:author="Joseph Stinziano" w:date="2020-07-06T10:11:00Z">
                <w:r w:rsidRPr="00E8712C" w:rsidDel="00E8712C">
                  <w:rPr>
                    <w:rFonts w:ascii="Calibri" w:eastAsia="Times New Roman" w:hAnsi="Calibri" w:cs="Calibri"/>
                    <w:color w:val="000000"/>
                    <w:sz w:val="24"/>
                    <w:szCs w:val="24"/>
                  </w:rPr>
                  <w:delText>LPJ</w:delText>
                </w:r>
              </w:del>
            </w:ins>
          </w:p>
        </w:tc>
        <w:tc>
          <w:tcPr>
            <w:tcW w:w="1134" w:type="dxa"/>
            <w:tcBorders>
              <w:top w:val="nil"/>
              <w:left w:val="nil"/>
              <w:bottom w:val="nil"/>
              <w:right w:val="nil"/>
            </w:tcBorders>
            <w:shd w:val="clear" w:color="auto" w:fill="auto"/>
            <w:noWrap/>
            <w:hideMark/>
          </w:tcPr>
          <w:p w14:paraId="4E315909" w14:textId="5259BC7A" w:rsidR="00430EB9" w:rsidRPr="00E8712C" w:rsidDel="00E8712C" w:rsidRDefault="00430EB9" w:rsidP="00E37A61">
            <w:pPr>
              <w:spacing w:after="0" w:line="240" w:lineRule="auto"/>
              <w:rPr>
                <w:ins w:id="1435" w:author="Bridget Kathleen Murphy" w:date="2020-07-02T10:06:00Z"/>
                <w:del w:id="1436" w:author="Joseph Stinziano" w:date="2020-07-06T10:11:00Z"/>
                <w:rFonts w:ascii="Calibri" w:eastAsia="Times New Roman" w:hAnsi="Calibri" w:cs="Calibri"/>
                <w:color w:val="000000"/>
                <w:sz w:val="24"/>
                <w:szCs w:val="24"/>
              </w:rPr>
            </w:pPr>
            <w:ins w:id="1437" w:author="Bridget Kathleen Murphy" w:date="2020-07-02T10:06:00Z">
              <w:del w:id="1438" w:author="Joseph Stinziano" w:date="2020-07-06T10:11:00Z">
                <w:r w:rsidRPr="00E8712C" w:rsidDel="00E8712C">
                  <w:rPr>
                    <w:rFonts w:ascii="Calibri" w:eastAsia="Times New Roman" w:hAnsi="Calibri" w:cs="Calibri"/>
                    <w:color w:val="000000"/>
                    <w:sz w:val="24"/>
                    <w:szCs w:val="24"/>
                  </w:rPr>
                  <w:delText>3</w:delText>
                </w:r>
              </w:del>
            </w:ins>
          </w:p>
        </w:tc>
        <w:tc>
          <w:tcPr>
            <w:tcW w:w="953" w:type="dxa"/>
            <w:tcBorders>
              <w:top w:val="nil"/>
              <w:left w:val="nil"/>
              <w:bottom w:val="nil"/>
              <w:right w:val="nil"/>
            </w:tcBorders>
            <w:shd w:val="clear" w:color="auto" w:fill="auto"/>
            <w:noWrap/>
            <w:hideMark/>
          </w:tcPr>
          <w:p w14:paraId="56319B4A" w14:textId="439D2AD0" w:rsidR="00430EB9" w:rsidRPr="00E8712C" w:rsidDel="00E8712C" w:rsidRDefault="00430EB9" w:rsidP="00E37A61">
            <w:pPr>
              <w:spacing w:after="0" w:line="240" w:lineRule="auto"/>
              <w:rPr>
                <w:ins w:id="1439" w:author="Bridget Kathleen Murphy" w:date="2020-07-02T10:06:00Z"/>
                <w:del w:id="1440" w:author="Joseph Stinziano" w:date="2020-07-06T10:11:00Z"/>
                <w:rFonts w:ascii="Calibri" w:eastAsia="Times New Roman" w:hAnsi="Calibri" w:cs="Calibri"/>
                <w:color w:val="000000"/>
                <w:sz w:val="24"/>
                <w:szCs w:val="24"/>
              </w:rPr>
            </w:pPr>
            <w:ins w:id="1441" w:author="Bridget Kathleen Murphy" w:date="2020-07-02T10:06:00Z">
              <w:del w:id="1442" w:author="Joseph Stinziano" w:date="2020-07-06T10:11:00Z">
                <w:r w:rsidRPr="00E8712C" w:rsidDel="00E8712C">
                  <w:rPr>
                    <w:rFonts w:ascii="Calibri" w:eastAsia="Times New Roman" w:hAnsi="Calibri" w:cs="Calibri"/>
                    <w:color w:val="000000"/>
                    <w:sz w:val="24"/>
                    <w:szCs w:val="24"/>
                  </w:rPr>
                  <w:delText>No</w:delText>
                </w:r>
              </w:del>
            </w:ins>
          </w:p>
        </w:tc>
        <w:tc>
          <w:tcPr>
            <w:tcW w:w="3827" w:type="dxa"/>
            <w:tcBorders>
              <w:top w:val="nil"/>
              <w:left w:val="nil"/>
              <w:bottom w:val="nil"/>
              <w:right w:val="nil"/>
            </w:tcBorders>
            <w:shd w:val="clear" w:color="auto" w:fill="auto"/>
            <w:noWrap/>
            <w:hideMark/>
          </w:tcPr>
          <w:p w14:paraId="481F4ABC" w14:textId="76F82F52" w:rsidR="00430EB9" w:rsidRPr="00E8712C" w:rsidDel="00E8712C" w:rsidRDefault="00430EB9" w:rsidP="00E37A61">
            <w:pPr>
              <w:spacing w:after="0" w:line="240" w:lineRule="auto"/>
              <w:rPr>
                <w:ins w:id="1443" w:author="Bridget Kathleen Murphy" w:date="2020-07-02T10:06:00Z"/>
                <w:del w:id="1444" w:author="Joseph Stinziano" w:date="2020-07-06T10:11:00Z"/>
                <w:rFonts w:ascii="Calibri" w:eastAsia="Times New Roman" w:hAnsi="Calibri" w:cs="Calibri"/>
                <w:color w:val="000000"/>
                <w:sz w:val="24"/>
                <w:szCs w:val="24"/>
              </w:rPr>
            </w:pPr>
            <w:ins w:id="1445" w:author="Bridget Kathleen Murphy" w:date="2020-07-02T10:06:00Z">
              <w:del w:id="1446" w:author="Joseph Stinziano" w:date="2020-07-06T10:11:00Z">
                <w:r w:rsidRPr="00E8712C" w:rsidDel="00E8712C">
                  <w:rPr>
                    <w:rFonts w:ascii="Calibri" w:eastAsia="Times New Roman" w:hAnsi="Calibri" w:cs="Calibri"/>
                    <w:color w:val="000000"/>
                    <w:sz w:val="24"/>
                    <w:szCs w:val="24"/>
                  </w:rPr>
                  <w:delText>EC-Earth3, EC-Earth3-Veg,</w:delText>
                </w:r>
              </w:del>
            </w:ins>
          </w:p>
          <w:p w14:paraId="7382FADD" w14:textId="66EB237C" w:rsidR="00430EB9" w:rsidRPr="00E8712C" w:rsidDel="00E8712C" w:rsidRDefault="00430EB9" w:rsidP="00E37A61">
            <w:pPr>
              <w:spacing w:after="0" w:line="240" w:lineRule="auto"/>
              <w:rPr>
                <w:ins w:id="1447" w:author="Bridget Kathleen Murphy" w:date="2020-07-02T10:06:00Z"/>
                <w:del w:id="1448" w:author="Joseph Stinziano" w:date="2020-07-06T10:11:00Z"/>
                <w:rFonts w:ascii="Calibri" w:eastAsia="Times New Roman" w:hAnsi="Calibri" w:cs="Calibri"/>
                <w:color w:val="000000"/>
                <w:sz w:val="24"/>
                <w:szCs w:val="24"/>
              </w:rPr>
            </w:pPr>
            <w:ins w:id="1449" w:author="Bridget Kathleen Murphy" w:date="2020-07-02T10:06:00Z">
              <w:del w:id="1450" w:author="Joseph Stinziano" w:date="2020-07-06T10:11:00Z">
                <w:r w:rsidRPr="00E8712C" w:rsidDel="00E8712C">
                  <w:rPr>
                    <w:rFonts w:ascii="Calibri" w:eastAsia="Times New Roman" w:hAnsi="Calibri" w:cs="Calibri"/>
                    <w:color w:val="000000"/>
                    <w:sz w:val="24"/>
                    <w:szCs w:val="24"/>
                  </w:rPr>
                  <w:delText>IPSL-CM6A-LR</w:delText>
                </w:r>
              </w:del>
            </w:ins>
          </w:p>
        </w:tc>
        <w:tc>
          <w:tcPr>
            <w:tcW w:w="2835" w:type="dxa"/>
            <w:tcBorders>
              <w:top w:val="nil"/>
              <w:left w:val="nil"/>
              <w:bottom w:val="nil"/>
              <w:right w:val="nil"/>
            </w:tcBorders>
            <w:shd w:val="clear" w:color="auto" w:fill="auto"/>
            <w:noWrap/>
            <w:hideMark/>
          </w:tcPr>
          <w:p w14:paraId="02DEF80F" w14:textId="2A25E4CB" w:rsidR="00430EB9" w:rsidRPr="00E8712C" w:rsidDel="00E8712C" w:rsidRDefault="00430EB9" w:rsidP="00E37A61">
            <w:pPr>
              <w:spacing w:after="0" w:line="240" w:lineRule="auto"/>
              <w:rPr>
                <w:ins w:id="1451" w:author="Bridget Kathleen Murphy" w:date="2020-07-02T10:06:00Z"/>
                <w:del w:id="1452" w:author="Joseph Stinziano" w:date="2020-07-06T10:11:00Z"/>
                <w:rFonts w:ascii="Calibri" w:eastAsia="Times New Roman" w:hAnsi="Calibri" w:cs="Calibri"/>
                <w:color w:val="000000"/>
                <w:sz w:val="24"/>
                <w:szCs w:val="24"/>
              </w:rPr>
            </w:pPr>
            <w:ins w:id="1453" w:author="Bridget Kathleen Murphy" w:date="2020-07-02T10:06:00Z">
              <w:del w:id="1454" w:author="Joseph Stinziano" w:date="2020-07-06T10:11:00Z">
                <w:r w:rsidRPr="00E8712C" w:rsidDel="00E8712C">
                  <w:rPr>
                    <w:rFonts w:ascii="Calibri" w:eastAsia="Times New Roman" w:hAnsi="Calibri" w:cs="Calibri"/>
                    <w:color w:val="000000"/>
                    <w:sz w:val="24"/>
                    <w:szCs w:val="24"/>
                  </w:rPr>
                  <w:delText>Sitch et al., 2003;</w:delText>
                </w:r>
              </w:del>
            </w:ins>
          </w:p>
          <w:p w14:paraId="3EDF1005" w14:textId="127E090E" w:rsidR="00430EB9" w:rsidRPr="00E8712C" w:rsidDel="00E8712C" w:rsidRDefault="00430EB9" w:rsidP="00E37A61">
            <w:pPr>
              <w:spacing w:after="0" w:line="240" w:lineRule="auto"/>
              <w:rPr>
                <w:ins w:id="1455" w:author="Bridget Kathleen Murphy" w:date="2020-07-02T10:06:00Z"/>
                <w:del w:id="1456" w:author="Joseph Stinziano" w:date="2020-07-06T10:11:00Z"/>
                <w:rFonts w:ascii="Calibri" w:eastAsia="Times New Roman" w:hAnsi="Calibri" w:cs="Calibri"/>
                <w:color w:val="000000"/>
                <w:sz w:val="24"/>
                <w:szCs w:val="24"/>
              </w:rPr>
            </w:pPr>
            <w:ins w:id="1457" w:author="Bridget Kathleen Murphy" w:date="2020-07-02T10:06:00Z">
              <w:del w:id="1458" w:author="Joseph Stinziano" w:date="2020-07-06T10:11:00Z">
                <w:r w:rsidRPr="00E8712C" w:rsidDel="00E8712C">
                  <w:rPr>
                    <w:rFonts w:ascii="Calibri" w:eastAsia="Times New Roman" w:hAnsi="Calibri" w:cs="Calibri"/>
                    <w:color w:val="000000"/>
                    <w:sz w:val="24"/>
                    <w:szCs w:val="24"/>
                  </w:rPr>
                  <w:delText>Arora et al., 2020</w:delText>
                </w:r>
              </w:del>
            </w:ins>
          </w:p>
        </w:tc>
      </w:tr>
      <w:tr w:rsidR="00430EB9" w:rsidRPr="00430EB9" w:rsidDel="00E8712C" w14:paraId="6155B58C" w14:textId="17F2D8C5" w:rsidTr="00E37A61">
        <w:trPr>
          <w:trHeight w:val="288"/>
          <w:ins w:id="1459" w:author="Bridget Kathleen Murphy" w:date="2020-07-02T10:06:00Z"/>
          <w:del w:id="1460" w:author="Joseph Stinziano" w:date="2020-07-06T10:11:00Z"/>
        </w:trPr>
        <w:tc>
          <w:tcPr>
            <w:tcW w:w="3261" w:type="dxa"/>
            <w:tcBorders>
              <w:top w:val="nil"/>
              <w:left w:val="nil"/>
              <w:right w:val="nil"/>
            </w:tcBorders>
            <w:shd w:val="clear" w:color="auto" w:fill="auto"/>
            <w:noWrap/>
            <w:hideMark/>
          </w:tcPr>
          <w:p w14:paraId="708C5185" w14:textId="01983AA7" w:rsidR="00430EB9" w:rsidRPr="00E8712C" w:rsidDel="00E8712C" w:rsidRDefault="00430EB9" w:rsidP="00E37A61">
            <w:pPr>
              <w:spacing w:after="0" w:line="240" w:lineRule="auto"/>
              <w:rPr>
                <w:ins w:id="1461" w:author="Bridget Kathleen Murphy" w:date="2020-07-02T10:06:00Z"/>
                <w:del w:id="1462" w:author="Joseph Stinziano" w:date="2020-07-06T10:11:00Z"/>
                <w:rFonts w:ascii="Calibri" w:eastAsia="Times New Roman" w:hAnsi="Calibri" w:cs="Calibri"/>
                <w:color w:val="000000"/>
                <w:sz w:val="24"/>
                <w:szCs w:val="24"/>
              </w:rPr>
            </w:pPr>
            <w:ins w:id="1463" w:author="Bridget Kathleen Murphy" w:date="2020-07-02T10:06:00Z">
              <w:del w:id="1464" w:author="Joseph Stinziano" w:date="2020-07-06T10:11:00Z">
                <w:r w:rsidRPr="00E8712C" w:rsidDel="00E8712C">
                  <w:rPr>
                    <w:rFonts w:ascii="Calibri" w:eastAsia="Times New Roman" w:hAnsi="Calibri" w:cs="Calibri"/>
                    <w:color w:val="000000"/>
                    <w:sz w:val="24"/>
                    <w:szCs w:val="24"/>
                  </w:rPr>
                  <w:delText>Simple Biosphere Model</w:delText>
                </w:r>
              </w:del>
            </w:ins>
          </w:p>
        </w:tc>
        <w:tc>
          <w:tcPr>
            <w:tcW w:w="1173" w:type="dxa"/>
            <w:tcBorders>
              <w:top w:val="nil"/>
              <w:left w:val="nil"/>
              <w:right w:val="nil"/>
            </w:tcBorders>
            <w:shd w:val="clear" w:color="auto" w:fill="auto"/>
            <w:noWrap/>
            <w:hideMark/>
          </w:tcPr>
          <w:p w14:paraId="52206050" w14:textId="7D105E36" w:rsidR="00430EB9" w:rsidRPr="00E8712C" w:rsidDel="00E8712C" w:rsidRDefault="00430EB9" w:rsidP="00E37A61">
            <w:pPr>
              <w:spacing w:after="0" w:line="240" w:lineRule="auto"/>
              <w:rPr>
                <w:ins w:id="1465" w:author="Bridget Kathleen Murphy" w:date="2020-07-02T10:06:00Z"/>
                <w:del w:id="1466" w:author="Joseph Stinziano" w:date="2020-07-06T10:11:00Z"/>
                <w:rFonts w:ascii="Calibri" w:eastAsia="Times New Roman" w:hAnsi="Calibri" w:cs="Calibri"/>
                <w:color w:val="000000"/>
                <w:sz w:val="24"/>
                <w:szCs w:val="24"/>
              </w:rPr>
            </w:pPr>
            <w:ins w:id="1467" w:author="Bridget Kathleen Murphy" w:date="2020-07-02T10:06:00Z">
              <w:del w:id="1468" w:author="Joseph Stinziano" w:date="2020-07-06T10:11:00Z">
                <w:r w:rsidRPr="00E8712C" w:rsidDel="00E8712C">
                  <w:rPr>
                    <w:rFonts w:ascii="Calibri" w:eastAsia="Times New Roman" w:hAnsi="Calibri" w:cs="Calibri"/>
                    <w:color w:val="000000"/>
                    <w:sz w:val="24"/>
                    <w:szCs w:val="24"/>
                  </w:rPr>
                  <w:delText>SiB</w:delText>
                </w:r>
              </w:del>
            </w:ins>
          </w:p>
        </w:tc>
        <w:tc>
          <w:tcPr>
            <w:tcW w:w="1134" w:type="dxa"/>
            <w:tcBorders>
              <w:top w:val="nil"/>
              <w:left w:val="nil"/>
              <w:right w:val="nil"/>
            </w:tcBorders>
            <w:shd w:val="clear" w:color="auto" w:fill="auto"/>
            <w:noWrap/>
            <w:hideMark/>
          </w:tcPr>
          <w:p w14:paraId="3F1BC6C9" w14:textId="7C2C16DC" w:rsidR="00430EB9" w:rsidRPr="00E8712C" w:rsidDel="00E8712C" w:rsidRDefault="00430EB9" w:rsidP="00E37A61">
            <w:pPr>
              <w:spacing w:after="0" w:line="240" w:lineRule="auto"/>
              <w:rPr>
                <w:ins w:id="1469" w:author="Bridget Kathleen Murphy" w:date="2020-07-02T10:06:00Z"/>
                <w:del w:id="1470" w:author="Joseph Stinziano" w:date="2020-07-06T10:11:00Z"/>
                <w:rFonts w:ascii="Calibri" w:eastAsia="Times New Roman" w:hAnsi="Calibri" w:cs="Calibri"/>
                <w:color w:val="000000"/>
                <w:sz w:val="24"/>
                <w:szCs w:val="24"/>
              </w:rPr>
            </w:pPr>
            <w:ins w:id="1471" w:author="Bridget Kathleen Murphy" w:date="2020-07-02T10:06:00Z">
              <w:del w:id="1472" w:author="Joseph Stinziano" w:date="2020-07-06T10:11:00Z">
                <w:r w:rsidRPr="00E8712C" w:rsidDel="00E8712C">
                  <w:rPr>
                    <w:rFonts w:ascii="Calibri" w:eastAsia="Times New Roman" w:hAnsi="Calibri" w:cs="Calibri"/>
                    <w:color w:val="000000"/>
                    <w:sz w:val="24"/>
                    <w:szCs w:val="24"/>
                  </w:rPr>
                  <w:delText>3</w:delText>
                </w:r>
              </w:del>
            </w:ins>
          </w:p>
        </w:tc>
        <w:tc>
          <w:tcPr>
            <w:tcW w:w="953" w:type="dxa"/>
            <w:tcBorders>
              <w:top w:val="nil"/>
              <w:left w:val="nil"/>
              <w:right w:val="nil"/>
            </w:tcBorders>
            <w:shd w:val="clear" w:color="auto" w:fill="auto"/>
            <w:noWrap/>
            <w:hideMark/>
          </w:tcPr>
          <w:p w14:paraId="27A5F22D" w14:textId="3F621E8C" w:rsidR="00430EB9" w:rsidRPr="00E8712C" w:rsidDel="00E8712C" w:rsidRDefault="00430EB9" w:rsidP="00E37A61">
            <w:pPr>
              <w:spacing w:after="0" w:line="240" w:lineRule="auto"/>
              <w:rPr>
                <w:ins w:id="1473" w:author="Bridget Kathleen Murphy" w:date="2020-07-02T10:06:00Z"/>
                <w:del w:id="1474" w:author="Joseph Stinziano" w:date="2020-07-06T10:11:00Z"/>
                <w:rFonts w:ascii="Calibri" w:eastAsia="Times New Roman" w:hAnsi="Calibri" w:cs="Calibri"/>
                <w:color w:val="000000"/>
                <w:sz w:val="24"/>
                <w:szCs w:val="24"/>
              </w:rPr>
            </w:pPr>
            <w:ins w:id="1475" w:author="Bridget Kathleen Murphy" w:date="2020-07-02T10:06:00Z">
              <w:del w:id="1476" w:author="Joseph Stinziano" w:date="2020-07-06T10:11:00Z">
                <w:r w:rsidRPr="00E8712C" w:rsidDel="00E8712C">
                  <w:rPr>
                    <w:rFonts w:ascii="Calibri" w:eastAsia="Times New Roman" w:hAnsi="Calibri" w:cs="Calibri"/>
                    <w:color w:val="000000"/>
                    <w:sz w:val="24"/>
                    <w:szCs w:val="24"/>
                  </w:rPr>
                  <w:delText>No****</w:delText>
                </w:r>
              </w:del>
            </w:ins>
          </w:p>
        </w:tc>
        <w:tc>
          <w:tcPr>
            <w:tcW w:w="3827" w:type="dxa"/>
            <w:tcBorders>
              <w:top w:val="nil"/>
              <w:left w:val="nil"/>
              <w:right w:val="nil"/>
            </w:tcBorders>
            <w:shd w:val="clear" w:color="auto" w:fill="auto"/>
            <w:noWrap/>
            <w:hideMark/>
          </w:tcPr>
          <w:p w14:paraId="24486411" w14:textId="14553CF7" w:rsidR="00430EB9" w:rsidRPr="00E8712C" w:rsidDel="00E8712C" w:rsidRDefault="00430EB9" w:rsidP="00E37A61">
            <w:pPr>
              <w:spacing w:after="0" w:line="240" w:lineRule="auto"/>
              <w:rPr>
                <w:ins w:id="1477" w:author="Bridget Kathleen Murphy" w:date="2020-07-02T10:06:00Z"/>
                <w:del w:id="1478" w:author="Joseph Stinziano" w:date="2020-07-06T10:11:00Z"/>
                <w:rFonts w:ascii="Calibri" w:eastAsia="Times New Roman" w:hAnsi="Calibri" w:cs="Calibri"/>
                <w:color w:val="000000"/>
                <w:sz w:val="24"/>
                <w:szCs w:val="24"/>
              </w:rPr>
            </w:pPr>
            <w:ins w:id="1479" w:author="Bridget Kathleen Murphy" w:date="2020-07-02T10:06:00Z">
              <w:del w:id="1480" w:author="Joseph Stinziano" w:date="2020-07-06T10:11:00Z">
                <w:r w:rsidRPr="00E8712C" w:rsidDel="00E8712C">
                  <w:rPr>
                    <w:rFonts w:ascii="Calibri" w:eastAsia="Times New Roman" w:hAnsi="Calibri" w:cs="Calibri"/>
                    <w:color w:val="000000"/>
                    <w:sz w:val="24"/>
                    <w:szCs w:val="24"/>
                  </w:rPr>
                  <w:delText>INM-CM4-8, INM-CM5-0, MRI-ESM2-0</w:delText>
                </w:r>
              </w:del>
            </w:ins>
          </w:p>
        </w:tc>
        <w:tc>
          <w:tcPr>
            <w:tcW w:w="2835" w:type="dxa"/>
            <w:tcBorders>
              <w:top w:val="nil"/>
              <w:left w:val="nil"/>
              <w:right w:val="nil"/>
            </w:tcBorders>
            <w:shd w:val="clear" w:color="auto" w:fill="auto"/>
            <w:noWrap/>
            <w:hideMark/>
          </w:tcPr>
          <w:p w14:paraId="0833B11A" w14:textId="090A1173" w:rsidR="00430EB9" w:rsidRPr="00E8712C" w:rsidDel="00E8712C" w:rsidRDefault="00430EB9" w:rsidP="00E37A61">
            <w:pPr>
              <w:spacing w:after="0" w:line="240" w:lineRule="auto"/>
              <w:rPr>
                <w:ins w:id="1481" w:author="Bridget Kathleen Murphy" w:date="2020-07-02T10:06:00Z"/>
                <w:del w:id="1482" w:author="Joseph Stinziano" w:date="2020-07-06T10:11:00Z"/>
                <w:rFonts w:ascii="Calibri" w:eastAsia="Times New Roman" w:hAnsi="Calibri" w:cs="Calibri"/>
                <w:color w:val="000000"/>
                <w:sz w:val="24"/>
                <w:szCs w:val="24"/>
              </w:rPr>
            </w:pPr>
            <w:ins w:id="1483" w:author="Bridget Kathleen Murphy" w:date="2020-07-02T10:06:00Z">
              <w:del w:id="1484" w:author="Joseph Stinziano" w:date="2020-07-06T10:11:00Z">
                <w:r w:rsidRPr="00E8712C" w:rsidDel="00E8712C">
                  <w:rPr>
                    <w:rFonts w:ascii="Calibri" w:eastAsia="Times New Roman" w:hAnsi="Calibri" w:cs="Calibri"/>
                    <w:color w:val="000000"/>
                    <w:sz w:val="24"/>
                    <w:szCs w:val="24"/>
                  </w:rPr>
                  <w:delText>Sato et al., 1989;</w:delText>
                </w:r>
              </w:del>
            </w:ins>
          </w:p>
          <w:p w14:paraId="421DEC84" w14:textId="1EFE431B" w:rsidR="00430EB9" w:rsidRPr="00E8712C" w:rsidDel="00E8712C" w:rsidRDefault="00430EB9" w:rsidP="00E37A61">
            <w:pPr>
              <w:spacing w:after="0" w:line="240" w:lineRule="auto"/>
              <w:rPr>
                <w:ins w:id="1485" w:author="Bridget Kathleen Murphy" w:date="2020-07-02T10:06:00Z"/>
                <w:del w:id="1486" w:author="Joseph Stinziano" w:date="2020-07-06T10:11:00Z"/>
                <w:rFonts w:ascii="Calibri" w:eastAsia="Times New Roman" w:hAnsi="Calibri" w:cs="Calibri"/>
                <w:color w:val="000000"/>
                <w:sz w:val="24"/>
                <w:szCs w:val="24"/>
              </w:rPr>
            </w:pPr>
            <w:ins w:id="1487" w:author="Bridget Kathleen Murphy" w:date="2020-07-02T10:06:00Z">
              <w:del w:id="1488" w:author="Joseph Stinziano" w:date="2020-07-06T10:11:00Z">
                <w:r w:rsidRPr="00E8712C" w:rsidDel="00E8712C">
                  <w:rPr>
                    <w:rFonts w:ascii="Calibri" w:eastAsia="Times New Roman" w:hAnsi="Calibri" w:cs="Calibri"/>
                    <w:color w:val="000000"/>
                    <w:sz w:val="24"/>
                    <w:szCs w:val="24"/>
                  </w:rPr>
                  <w:delText xml:space="preserve">Volodin &amp; Lykosov, 1998; </w:delText>
                </w:r>
              </w:del>
            </w:ins>
          </w:p>
          <w:p w14:paraId="11075507" w14:textId="760E26C9" w:rsidR="00430EB9" w:rsidRPr="00E8712C" w:rsidDel="00E8712C" w:rsidRDefault="00430EB9" w:rsidP="00E37A61">
            <w:pPr>
              <w:spacing w:after="0" w:line="240" w:lineRule="auto"/>
              <w:rPr>
                <w:ins w:id="1489" w:author="Bridget Kathleen Murphy" w:date="2020-07-02T10:06:00Z"/>
                <w:del w:id="1490" w:author="Joseph Stinziano" w:date="2020-07-06T10:11:00Z"/>
                <w:rFonts w:ascii="Calibri" w:eastAsia="Times New Roman" w:hAnsi="Calibri" w:cs="Calibri"/>
                <w:color w:val="000000"/>
                <w:sz w:val="24"/>
                <w:szCs w:val="24"/>
              </w:rPr>
            </w:pPr>
            <w:ins w:id="1491" w:author="Bridget Kathleen Murphy" w:date="2020-07-02T10:06:00Z">
              <w:del w:id="1492" w:author="Joseph Stinziano" w:date="2020-07-06T10:11:00Z">
                <w:r w:rsidRPr="00E8712C" w:rsidDel="00E8712C">
                  <w:rPr>
                    <w:rFonts w:ascii="Calibri" w:eastAsia="Times New Roman" w:hAnsi="Calibri" w:cs="Calibri"/>
                    <w:color w:val="000000"/>
                    <w:sz w:val="24"/>
                    <w:szCs w:val="24"/>
                  </w:rPr>
                  <w:delText>Hosaka, 2011</w:delText>
                </w:r>
              </w:del>
            </w:ins>
          </w:p>
        </w:tc>
      </w:tr>
      <w:tr w:rsidR="00430EB9" w:rsidRPr="00430EB9" w:rsidDel="00E8712C" w14:paraId="68EE02BE" w14:textId="6918B91B" w:rsidTr="00E37A61">
        <w:trPr>
          <w:trHeight w:val="288"/>
          <w:ins w:id="1493" w:author="Bridget Kathleen Murphy" w:date="2020-07-02T10:06:00Z"/>
          <w:del w:id="1494" w:author="Joseph Stinziano" w:date="2020-07-06T10:11:00Z"/>
        </w:trPr>
        <w:tc>
          <w:tcPr>
            <w:tcW w:w="3261" w:type="dxa"/>
            <w:tcBorders>
              <w:top w:val="nil"/>
              <w:left w:val="nil"/>
              <w:bottom w:val="single" w:sz="4" w:space="0" w:color="auto"/>
              <w:right w:val="nil"/>
            </w:tcBorders>
            <w:shd w:val="clear" w:color="auto" w:fill="auto"/>
            <w:noWrap/>
            <w:hideMark/>
          </w:tcPr>
          <w:p w14:paraId="3022AB0E" w14:textId="7E29B737" w:rsidR="00430EB9" w:rsidRPr="00E8712C" w:rsidDel="00E8712C" w:rsidRDefault="00430EB9" w:rsidP="00E37A61">
            <w:pPr>
              <w:spacing w:after="0" w:line="240" w:lineRule="auto"/>
              <w:rPr>
                <w:ins w:id="1495" w:author="Bridget Kathleen Murphy" w:date="2020-07-02T10:06:00Z"/>
                <w:del w:id="1496" w:author="Joseph Stinziano" w:date="2020-07-06T10:11:00Z"/>
                <w:rFonts w:ascii="Calibri" w:eastAsia="Times New Roman" w:hAnsi="Calibri" w:cs="Calibri"/>
                <w:b/>
                <w:bCs/>
                <w:color w:val="000000"/>
                <w:sz w:val="24"/>
                <w:szCs w:val="24"/>
              </w:rPr>
            </w:pPr>
            <w:ins w:id="1497" w:author="Bridget Kathleen Murphy" w:date="2020-07-02T10:06:00Z">
              <w:del w:id="1498" w:author="Joseph Stinziano" w:date="2020-07-06T10:11:00Z">
                <w:r w:rsidRPr="00E8712C" w:rsidDel="00E8712C">
                  <w:rPr>
                    <w:rFonts w:ascii="Calibri" w:eastAsia="Times New Roman" w:hAnsi="Calibri" w:cs="Calibri"/>
                    <w:b/>
                    <w:bCs/>
                    <w:color w:val="000000"/>
                    <w:sz w:val="24"/>
                    <w:szCs w:val="24"/>
                  </w:rPr>
                  <w:delText>Vegetation Integrative SImulator for Trace Gases</w:delText>
                </w:r>
              </w:del>
            </w:ins>
          </w:p>
        </w:tc>
        <w:tc>
          <w:tcPr>
            <w:tcW w:w="1173" w:type="dxa"/>
            <w:tcBorders>
              <w:top w:val="nil"/>
              <w:left w:val="nil"/>
              <w:bottom w:val="single" w:sz="4" w:space="0" w:color="auto"/>
              <w:right w:val="nil"/>
            </w:tcBorders>
            <w:shd w:val="clear" w:color="auto" w:fill="auto"/>
            <w:noWrap/>
            <w:hideMark/>
          </w:tcPr>
          <w:p w14:paraId="3D0900D8" w14:textId="7BCCDDF9" w:rsidR="00430EB9" w:rsidRPr="00E8712C" w:rsidDel="00E8712C" w:rsidRDefault="00430EB9" w:rsidP="00E37A61">
            <w:pPr>
              <w:spacing w:after="0" w:line="240" w:lineRule="auto"/>
              <w:rPr>
                <w:ins w:id="1499" w:author="Bridget Kathleen Murphy" w:date="2020-07-02T10:06:00Z"/>
                <w:del w:id="1500" w:author="Joseph Stinziano" w:date="2020-07-06T10:11:00Z"/>
                <w:rFonts w:ascii="Calibri" w:eastAsia="Times New Roman" w:hAnsi="Calibri" w:cs="Calibri"/>
                <w:b/>
                <w:bCs/>
                <w:color w:val="000000"/>
                <w:sz w:val="24"/>
                <w:szCs w:val="24"/>
              </w:rPr>
            </w:pPr>
            <w:ins w:id="1501" w:author="Bridget Kathleen Murphy" w:date="2020-07-02T10:06:00Z">
              <w:del w:id="1502" w:author="Joseph Stinziano" w:date="2020-07-06T10:11:00Z">
                <w:r w:rsidRPr="00E8712C" w:rsidDel="00E8712C">
                  <w:rPr>
                    <w:rFonts w:ascii="Calibri" w:eastAsia="Times New Roman" w:hAnsi="Calibri" w:cs="Calibri"/>
                    <w:b/>
                    <w:bCs/>
                    <w:color w:val="000000"/>
                    <w:sz w:val="24"/>
                    <w:szCs w:val="24"/>
                  </w:rPr>
                  <w:delText>VISIT</w:delText>
                </w:r>
              </w:del>
            </w:ins>
          </w:p>
        </w:tc>
        <w:tc>
          <w:tcPr>
            <w:tcW w:w="1134" w:type="dxa"/>
            <w:tcBorders>
              <w:top w:val="nil"/>
              <w:left w:val="nil"/>
              <w:bottom w:val="single" w:sz="4" w:space="0" w:color="auto"/>
              <w:right w:val="nil"/>
            </w:tcBorders>
            <w:shd w:val="clear" w:color="auto" w:fill="auto"/>
            <w:noWrap/>
            <w:hideMark/>
          </w:tcPr>
          <w:p w14:paraId="1D722042" w14:textId="4BD98859" w:rsidR="00430EB9" w:rsidRPr="00E8712C" w:rsidDel="00E8712C" w:rsidRDefault="00430EB9" w:rsidP="00E37A61">
            <w:pPr>
              <w:spacing w:after="0" w:line="240" w:lineRule="auto"/>
              <w:rPr>
                <w:ins w:id="1503" w:author="Bridget Kathleen Murphy" w:date="2020-07-02T10:06:00Z"/>
                <w:del w:id="1504" w:author="Joseph Stinziano" w:date="2020-07-06T10:11:00Z"/>
                <w:rFonts w:ascii="Calibri" w:eastAsia="Times New Roman" w:hAnsi="Calibri" w:cs="Calibri"/>
                <w:b/>
                <w:bCs/>
                <w:color w:val="000000"/>
                <w:sz w:val="24"/>
                <w:szCs w:val="24"/>
              </w:rPr>
            </w:pPr>
            <w:ins w:id="1505" w:author="Bridget Kathleen Murphy" w:date="2020-07-02T10:06:00Z">
              <w:del w:id="1506" w:author="Joseph Stinziano" w:date="2020-07-06T10:11:00Z">
                <w:r w:rsidRPr="00E8712C" w:rsidDel="00E8712C">
                  <w:rPr>
                    <w:rFonts w:ascii="Calibri" w:eastAsia="Times New Roman" w:hAnsi="Calibri" w:cs="Calibri"/>
                    <w:b/>
                    <w:bCs/>
                    <w:color w:val="000000"/>
                    <w:sz w:val="24"/>
                    <w:szCs w:val="24"/>
                  </w:rPr>
                  <w:delText>2</w:delText>
                </w:r>
              </w:del>
            </w:ins>
          </w:p>
        </w:tc>
        <w:tc>
          <w:tcPr>
            <w:tcW w:w="953" w:type="dxa"/>
            <w:tcBorders>
              <w:top w:val="nil"/>
              <w:left w:val="nil"/>
              <w:bottom w:val="single" w:sz="4" w:space="0" w:color="auto"/>
              <w:right w:val="nil"/>
            </w:tcBorders>
            <w:shd w:val="clear" w:color="auto" w:fill="auto"/>
            <w:noWrap/>
            <w:hideMark/>
          </w:tcPr>
          <w:p w14:paraId="3E4C49E3" w14:textId="777D0F8C" w:rsidR="00430EB9" w:rsidRPr="00E8712C" w:rsidDel="00E8712C" w:rsidRDefault="00430EB9" w:rsidP="00E37A61">
            <w:pPr>
              <w:spacing w:after="0" w:line="240" w:lineRule="auto"/>
              <w:rPr>
                <w:ins w:id="1507" w:author="Bridget Kathleen Murphy" w:date="2020-07-02T10:06:00Z"/>
                <w:del w:id="1508" w:author="Joseph Stinziano" w:date="2020-07-06T10:11:00Z"/>
                <w:rFonts w:ascii="Calibri" w:eastAsia="Times New Roman" w:hAnsi="Calibri" w:cs="Calibri"/>
                <w:b/>
                <w:bCs/>
                <w:color w:val="000000"/>
                <w:sz w:val="24"/>
                <w:szCs w:val="24"/>
              </w:rPr>
            </w:pPr>
            <w:ins w:id="1509" w:author="Bridget Kathleen Murphy" w:date="2020-07-02T10:06:00Z">
              <w:del w:id="1510" w:author="Joseph Stinziano" w:date="2020-07-06T10:11:00Z">
                <w:r w:rsidRPr="00E8712C" w:rsidDel="00E8712C">
                  <w:rPr>
                    <w:rFonts w:ascii="Calibri" w:eastAsia="Times New Roman" w:hAnsi="Calibri" w:cs="Calibri"/>
                    <w:b/>
                    <w:bCs/>
                    <w:color w:val="000000"/>
                    <w:sz w:val="24"/>
                    <w:szCs w:val="24"/>
                  </w:rPr>
                  <w:delText>Yes</w:delText>
                </w:r>
              </w:del>
            </w:ins>
          </w:p>
        </w:tc>
        <w:tc>
          <w:tcPr>
            <w:tcW w:w="3827" w:type="dxa"/>
            <w:tcBorders>
              <w:top w:val="nil"/>
              <w:left w:val="nil"/>
              <w:bottom w:val="single" w:sz="4" w:space="0" w:color="auto"/>
              <w:right w:val="nil"/>
            </w:tcBorders>
            <w:shd w:val="clear" w:color="auto" w:fill="auto"/>
            <w:noWrap/>
            <w:hideMark/>
          </w:tcPr>
          <w:p w14:paraId="0FBB4F00" w14:textId="57A830A9" w:rsidR="00430EB9" w:rsidRPr="00E8712C" w:rsidDel="00E8712C" w:rsidRDefault="00430EB9" w:rsidP="00E37A61">
            <w:pPr>
              <w:spacing w:after="0" w:line="240" w:lineRule="auto"/>
              <w:rPr>
                <w:ins w:id="1511" w:author="Bridget Kathleen Murphy" w:date="2020-07-02T10:06:00Z"/>
                <w:del w:id="1512" w:author="Joseph Stinziano" w:date="2020-07-06T10:11:00Z"/>
                <w:rFonts w:ascii="Calibri" w:eastAsia="Times New Roman" w:hAnsi="Calibri" w:cs="Calibri"/>
                <w:b/>
                <w:bCs/>
                <w:color w:val="000000"/>
                <w:sz w:val="24"/>
                <w:szCs w:val="24"/>
              </w:rPr>
            </w:pPr>
            <w:ins w:id="1513" w:author="Bridget Kathleen Murphy" w:date="2020-07-02T10:06:00Z">
              <w:del w:id="1514" w:author="Joseph Stinziano" w:date="2020-07-06T10:11:00Z">
                <w:r w:rsidRPr="00E8712C" w:rsidDel="00E8712C">
                  <w:rPr>
                    <w:rFonts w:ascii="Calibri" w:eastAsia="Times New Roman" w:hAnsi="Calibri" w:cs="Calibri"/>
                    <w:b/>
                    <w:bCs/>
                    <w:color w:val="000000"/>
                    <w:sz w:val="24"/>
                    <w:szCs w:val="24"/>
                  </w:rPr>
                  <w:delText>MIROC6, MIROC-ESL2</w:delText>
                </w:r>
              </w:del>
            </w:ins>
          </w:p>
        </w:tc>
        <w:tc>
          <w:tcPr>
            <w:tcW w:w="2835" w:type="dxa"/>
            <w:tcBorders>
              <w:top w:val="nil"/>
              <w:left w:val="nil"/>
              <w:bottom w:val="single" w:sz="4" w:space="0" w:color="auto"/>
              <w:right w:val="nil"/>
            </w:tcBorders>
            <w:shd w:val="clear" w:color="auto" w:fill="auto"/>
            <w:noWrap/>
            <w:hideMark/>
          </w:tcPr>
          <w:p w14:paraId="1FD27C0F" w14:textId="756CC6EF" w:rsidR="00430EB9" w:rsidRPr="00E8712C" w:rsidDel="00E8712C" w:rsidRDefault="00430EB9" w:rsidP="00E37A61">
            <w:pPr>
              <w:spacing w:after="0" w:line="240" w:lineRule="auto"/>
              <w:rPr>
                <w:ins w:id="1515" w:author="Bridget Kathleen Murphy" w:date="2020-07-02T10:06:00Z"/>
                <w:del w:id="1516" w:author="Joseph Stinziano" w:date="2020-07-06T10:11:00Z"/>
                <w:rFonts w:ascii="Calibri" w:eastAsia="Times New Roman" w:hAnsi="Calibri" w:cs="Calibri"/>
                <w:b/>
                <w:bCs/>
                <w:color w:val="000000"/>
                <w:sz w:val="24"/>
                <w:szCs w:val="24"/>
              </w:rPr>
            </w:pPr>
            <w:ins w:id="1517" w:author="Bridget Kathleen Murphy" w:date="2020-07-02T10:06:00Z">
              <w:del w:id="1518" w:author="Joseph Stinziano" w:date="2020-07-06T10:11:00Z">
                <w:r w:rsidRPr="00E8712C" w:rsidDel="00E8712C">
                  <w:rPr>
                    <w:rFonts w:ascii="Calibri" w:eastAsia="Times New Roman" w:hAnsi="Calibri" w:cs="Calibri"/>
                    <w:b/>
                    <w:bCs/>
                    <w:color w:val="000000"/>
                    <w:sz w:val="24"/>
                    <w:szCs w:val="24"/>
                  </w:rPr>
                  <w:delText>Ito, 2010; Arora et al., 2020</w:delText>
                </w:r>
              </w:del>
            </w:ins>
          </w:p>
        </w:tc>
      </w:tr>
    </w:tbl>
    <w:p w14:paraId="33AAB662" w14:textId="74822B6E" w:rsidR="00430EB9" w:rsidRPr="00C87C44" w:rsidDel="00E8712C" w:rsidRDefault="00430EB9" w:rsidP="00A92B5E">
      <w:pPr>
        <w:spacing w:after="0" w:line="360" w:lineRule="auto"/>
        <w:rPr>
          <w:del w:id="1519" w:author="Joseph Stinziano" w:date="2020-07-06T10:11:00Z"/>
          <w:rFonts w:eastAsiaTheme="minorEastAsia" w:cstheme="minorHAnsi"/>
          <w:b/>
          <w:sz w:val="24"/>
          <w:szCs w:val="24"/>
          <w:lang w:val="en-CA"/>
        </w:rPr>
      </w:pPr>
    </w:p>
    <w:p w14:paraId="67C60CE0" w14:textId="77777777" w:rsidR="00A92B5E" w:rsidRDefault="00A92B5E" w:rsidP="002B0AA8">
      <w:pPr>
        <w:spacing w:after="0" w:line="360" w:lineRule="auto"/>
        <w:rPr>
          <w:rFonts w:eastAsiaTheme="minorEastAsia" w:cstheme="minorHAnsi"/>
          <w:sz w:val="24"/>
          <w:szCs w:val="24"/>
          <w:lang w:val="en-CA"/>
        </w:rPr>
      </w:pPr>
    </w:p>
    <w:p w14:paraId="00C98E48" w14:textId="77777777" w:rsidR="00174BEC" w:rsidRPr="00FB408E" w:rsidRDefault="00174BEC" w:rsidP="002B0AA8">
      <w:pPr>
        <w:spacing w:after="0" w:line="360" w:lineRule="auto"/>
        <w:rPr>
          <w:rFonts w:eastAsiaTheme="minorEastAsia" w:cstheme="minorHAnsi"/>
          <w:sz w:val="24"/>
          <w:szCs w:val="24"/>
          <w:u w:val="single"/>
          <w:lang w:val="en-CA"/>
        </w:rPr>
      </w:pPr>
      <w:commentRangeStart w:id="1520"/>
      <w:r w:rsidRPr="00FB408E">
        <w:rPr>
          <w:rFonts w:eastAsiaTheme="minorEastAsia" w:cstheme="minorHAnsi"/>
          <w:b/>
          <w:sz w:val="24"/>
          <w:szCs w:val="24"/>
          <w:u w:val="single"/>
          <w:lang w:val="en-CA"/>
        </w:rPr>
        <w:t>Figure Captions</w:t>
      </w:r>
      <w:commentRangeEnd w:id="1520"/>
      <w:r w:rsidR="00E3559E">
        <w:rPr>
          <w:rStyle w:val="CommentReference"/>
        </w:rPr>
        <w:commentReference w:id="1520"/>
      </w:r>
    </w:p>
    <w:p w14:paraId="4F3BE4C6" w14:textId="1EA3F4C2" w:rsidR="00A92B5E" w:rsidRPr="004B13BE" w:rsidDel="00C63498" w:rsidRDefault="00A92B5E" w:rsidP="00A92B5E">
      <w:pPr>
        <w:spacing w:after="0" w:line="360" w:lineRule="auto"/>
        <w:rPr>
          <w:del w:id="1521" w:author="Joseph Stinziano" w:date="2020-06-25T12:24:00Z"/>
          <w:rFonts w:eastAsiaTheme="minorEastAsia" w:cstheme="minorHAnsi"/>
          <w:b/>
          <w:sz w:val="24"/>
          <w:szCs w:val="24"/>
          <w:lang w:val="en-CA"/>
        </w:rPr>
      </w:pPr>
      <w:del w:id="1522" w:author="Joseph Stinziano" w:date="2020-06-25T12:24:00Z">
        <w:r w:rsidRPr="000418B4" w:rsidDel="00C63498">
          <w:rPr>
            <w:rFonts w:eastAsiaTheme="minorEastAsia" w:cstheme="minorHAnsi"/>
            <w:b/>
            <w:sz w:val="24"/>
            <w:szCs w:val="24"/>
            <w:lang w:val="en-CA"/>
          </w:rPr>
          <w:delText>Fig</w:delText>
        </w:r>
        <w:r w:rsidDel="00C63498">
          <w:rPr>
            <w:rFonts w:eastAsiaTheme="minorEastAsia" w:cstheme="minorHAnsi"/>
            <w:b/>
            <w:sz w:val="24"/>
            <w:szCs w:val="24"/>
            <w:lang w:val="en-CA"/>
          </w:rPr>
          <w:delText>ure</w:delText>
        </w:r>
        <w:r w:rsidRPr="000418B4" w:rsidDel="00C63498">
          <w:rPr>
            <w:rFonts w:eastAsiaTheme="minorEastAsia" w:cstheme="minorHAnsi"/>
            <w:b/>
            <w:sz w:val="24"/>
            <w:szCs w:val="24"/>
            <w:lang w:val="en-CA"/>
          </w:rPr>
          <w:delText xml:space="preserve"> 1. </w:delText>
        </w:r>
      </w:del>
      <w:ins w:id="1523" w:author="Bridget Kathleen Murphy" w:date="2020-06-25T10:23:00Z">
        <w:del w:id="1524" w:author="Joseph Stinziano" w:date="2020-06-25T12:24:00Z">
          <w:r w:rsidR="00020A68" w:rsidDel="00C63498">
            <w:rPr>
              <w:rFonts w:eastAsiaTheme="minorEastAsia" w:cstheme="minorHAnsi"/>
              <w:b/>
              <w:sz w:val="24"/>
              <w:szCs w:val="24"/>
              <w:lang w:val="en-CA"/>
            </w:rPr>
            <w:delText>Hourly e</w:delText>
          </w:r>
        </w:del>
      </w:ins>
      <w:del w:id="1525" w:author="Joseph Stinziano" w:date="2020-06-25T12:24:00Z">
        <w:r w:rsidRPr="000418B4" w:rsidDel="00C63498">
          <w:rPr>
            <w:rFonts w:eastAsiaTheme="minorEastAsia" w:cstheme="minorHAnsi"/>
            <w:b/>
            <w:sz w:val="24"/>
            <w:szCs w:val="24"/>
            <w:lang w:val="en-CA"/>
          </w:rPr>
          <w:delText>Environmental data used to drive the model in Table 1</w:delText>
        </w:r>
        <w:r w:rsidDel="00C63498">
          <w:rPr>
            <w:rFonts w:eastAsiaTheme="minorEastAsia" w:cstheme="minorHAnsi"/>
            <w:b/>
            <w:sz w:val="24"/>
            <w:szCs w:val="24"/>
            <w:lang w:val="en-CA"/>
          </w:rPr>
          <w:delText xml:space="preserve"> covering 3 days (17</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18</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and 19</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of 3 months</w:delText>
        </w:r>
        <w:r w:rsidRPr="000418B4" w:rsidDel="00C63498">
          <w:rPr>
            <w:rFonts w:eastAsiaTheme="minorEastAsia" w:cstheme="minorHAnsi"/>
            <w:b/>
            <w:sz w:val="24"/>
            <w:szCs w:val="24"/>
            <w:lang w:val="en-CA"/>
          </w:rPr>
          <w:delText>. (a,c,e) Albuquerque, NM, USA</w:delText>
        </w:r>
        <w:r w:rsidDel="00C63498">
          <w:rPr>
            <w:rFonts w:eastAsiaTheme="minorEastAsia" w:cstheme="minorHAnsi"/>
            <w:b/>
            <w:sz w:val="24"/>
            <w:szCs w:val="24"/>
            <w:lang w:val="en-CA"/>
          </w:rPr>
          <w:delText xml:space="preserve"> (ABQ)</w:delText>
        </w:r>
        <w:r w:rsidRPr="000418B4" w:rsidDel="00C63498">
          <w:rPr>
            <w:rFonts w:eastAsiaTheme="minorEastAsia" w:cstheme="minorHAnsi"/>
            <w:b/>
            <w:sz w:val="24"/>
            <w:szCs w:val="24"/>
            <w:lang w:val="en-CA"/>
          </w:rPr>
          <w:delText>; (b,d,e) London, ON, Canada</w:delText>
        </w:r>
        <w:r w:rsidDel="00C63498">
          <w:rPr>
            <w:rFonts w:eastAsiaTheme="minorEastAsia" w:cstheme="minorHAnsi"/>
            <w:b/>
            <w:sz w:val="24"/>
            <w:szCs w:val="24"/>
            <w:lang w:val="en-CA"/>
          </w:rPr>
          <w:delText xml:space="preserve"> (LDN)</w:delText>
        </w:r>
        <w:r w:rsidRPr="000418B4" w:rsidDel="00C63498">
          <w:rPr>
            <w:rFonts w:eastAsiaTheme="minorEastAsia" w:cstheme="minorHAnsi"/>
            <w:b/>
            <w:sz w:val="24"/>
            <w:szCs w:val="24"/>
            <w:lang w:val="en-CA"/>
          </w:rPr>
          <w:delText>.</w:delText>
        </w:r>
        <w:r w:rsidDel="00C63498">
          <w:rPr>
            <w:rFonts w:eastAsiaTheme="minorEastAsia" w:cstheme="minorHAnsi"/>
            <w:b/>
            <w:sz w:val="24"/>
            <w:szCs w:val="24"/>
            <w:lang w:val="en-CA"/>
          </w:rPr>
          <w:delText xml:space="preserve"> Environmental parameters include: a,b) temperature; c,d) vapour pressure deficit; and e,f) irradiance (Q</w:delText>
        </w:r>
        <w:r w:rsidDel="00C63498">
          <w:rPr>
            <w:rFonts w:eastAsiaTheme="minorEastAsia" w:cstheme="minorHAnsi"/>
            <w:b/>
            <w:sz w:val="24"/>
            <w:szCs w:val="24"/>
            <w:vertAlign w:val="subscript"/>
            <w:lang w:val="en-CA"/>
          </w:rPr>
          <w:delText>in</w:delText>
        </w:r>
        <w:r w:rsidDel="00C63498">
          <w:rPr>
            <w:rFonts w:eastAsiaTheme="minorEastAsia" w:cstheme="minorHAnsi"/>
            <w:b/>
            <w:sz w:val="24"/>
            <w:szCs w:val="24"/>
            <w:lang w:val="en-CA"/>
          </w:rPr>
          <w:delText xml:space="preserve">). </w:delText>
        </w:r>
      </w:del>
    </w:p>
    <w:p w14:paraId="3426344F" w14:textId="12F173B2" w:rsidR="00A92B5E" w:rsidDel="00C63498" w:rsidRDefault="00A92B5E" w:rsidP="002B0AA8">
      <w:pPr>
        <w:spacing w:after="0" w:line="360" w:lineRule="auto"/>
        <w:rPr>
          <w:del w:id="1526" w:author="Joseph Stinziano" w:date="2020-06-25T12:24:00Z"/>
          <w:rFonts w:eastAsiaTheme="minorEastAsia" w:cstheme="minorHAnsi"/>
          <w:sz w:val="24"/>
          <w:szCs w:val="24"/>
          <w:lang w:val="en-CA"/>
        </w:rPr>
      </w:pPr>
    </w:p>
    <w:p w14:paraId="11BB1659" w14:textId="1C66A33F" w:rsidR="00D179DE" w:rsidDel="008A14B9" w:rsidRDefault="00E429E2" w:rsidP="002B0AA8">
      <w:pPr>
        <w:spacing w:after="0" w:line="360" w:lineRule="auto"/>
        <w:rPr>
          <w:del w:id="1527" w:author="Joseph Stinziano" w:date="2020-06-25T13:00:00Z"/>
          <w:rFonts w:eastAsiaTheme="minorEastAsia" w:cstheme="minorHAnsi"/>
          <w:b/>
          <w:bCs/>
          <w:iCs/>
          <w:sz w:val="24"/>
          <w:szCs w:val="24"/>
        </w:rPr>
      </w:pPr>
      <w:ins w:id="1528" w:author="Joseph Stinziano" w:date="2020-06-25T13:00:00Z">
        <w:r>
          <w:rPr>
            <w:rFonts w:eastAsiaTheme="minorEastAsia" w:cstheme="minorHAnsi"/>
            <w:b/>
            <w:bCs/>
            <w:iCs/>
            <w:sz w:val="24"/>
            <w:szCs w:val="24"/>
          </w:rPr>
          <w:t xml:space="preserve">Figure 1. Relative performance and fit for Equations 3 (M2002) and 10 (J1942) for temperature responses of </w:t>
        </w:r>
        <w:proofErr w:type="spellStart"/>
        <w:r>
          <w:rPr>
            <w:rFonts w:eastAsiaTheme="minorEastAsia" w:cstheme="minorHAnsi"/>
            <w:b/>
            <w:bCs/>
            <w:iCs/>
            <w:sz w:val="24"/>
            <w:szCs w:val="24"/>
          </w:rPr>
          <w:t>V</w:t>
        </w:r>
        <w:r>
          <w:rPr>
            <w:rFonts w:eastAsiaTheme="minorEastAsia" w:cstheme="minorHAnsi"/>
            <w:b/>
            <w:bCs/>
            <w:iCs/>
            <w:sz w:val="24"/>
            <w:szCs w:val="24"/>
            <w:vertAlign w:val="subscript"/>
          </w:rPr>
          <w:t>cmax</w:t>
        </w:r>
        <w:proofErr w:type="spellEnd"/>
        <w:r>
          <w:rPr>
            <w:rFonts w:eastAsiaTheme="minorEastAsia" w:cstheme="minorHAnsi"/>
            <w:b/>
            <w:bCs/>
            <w:iCs/>
            <w:sz w:val="24"/>
            <w:szCs w:val="24"/>
            <w:vertAlign w:val="subscript"/>
          </w:rPr>
          <w:t xml:space="preserve"> 25</w:t>
        </w:r>
        <w:r>
          <w:rPr>
            <w:rFonts w:eastAsiaTheme="minorEastAsia" w:cstheme="minorHAnsi"/>
            <w:b/>
            <w:bCs/>
            <w:iCs/>
            <w:sz w:val="24"/>
            <w:szCs w:val="24"/>
          </w:rPr>
          <w:t xml:space="preserve"> and </w:t>
        </w:r>
        <w:proofErr w:type="spellStart"/>
        <w:r>
          <w:rPr>
            <w:rFonts w:eastAsiaTheme="minorEastAsia" w:cstheme="minorHAnsi"/>
            <w:b/>
            <w:bCs/>
            <w:iCs/>
            <w:sz w:val="24"/>
            <w:szCs w:val="24"/>
          </w:rPr>
          <w:t>J</w:t>
        </w:r>
        <w:r>
          <w:rPr>
            <w:rFonts w:eastAsiaTheme="minorEastAsia" w:cstheme="minorHAnsi"/>
            <w:b/>
            <w:bCs/>
            <w:iCs/>
            <w:sz w:val="24"/>
            <w:szCs w:val="24"/>
            <w:vertAlign w:val="subscript"/>
          </w:rPr>
          <w:t>max</w:t>
        </w:r>
        <w:proofErr w:type="spellEnd"/>
        <w:r>
          <w:rPr>
            <w:rFonts w:eastAsiaTheme="minorEastAsia" w:cstheme="minorHAnsi"/>
            <w:b/>
            <w:bCs/>
            <w:iCs/>
            <w:sz w:val="24"/>
            <w:szCs w:val="24"/>
            <w:vertAlign w:val="subscript"/>
          </w:rPr>
          <w:t xml:space="preserve"> 25</w:t>
        </w:r>
        <w:r>
          <w:rPr>
            <w:rFonts w:eastAsiaTheme="minorEastAsia" w:cstheme="minorHAnsi"/>
            <w:b/>
            <w:bCs/>
            <w:iCs/>
            <w:sz w:val="24"/>
            <w:szCs w:val="24"/>
          </w:rPr>
          <w:t xml:space="preserve"> based on </w:t>
        </w:r>
        <w:proofErr w:type="spellStart"/>
        <w:r>
          <w:rPr>
            <w:rFonts w:eastAsiaTheme="minorEastAsia" w:cstheme="minorHAnsi"/>
            <w:b/>
            <w:bCs/>
            <w:iCs/>
            <w:sz w:val="24"/>
            <w:szCs w:val="24"/>
          </w:rPr>
          <w:t>a,b</w:t>
        </w:r>
        <w:proofErr w:type="spellEnd"/>
        <w:r>
          <w:rPr>
            <w:rFonts w:eastAsiaTheme="minorEastAsia" w:cstheme="minorHAnsi"/>
            <w:b/>
            <w:bCs/>
            <w:iCs/>
            <w:sz w:val="24"/>
            <w:szCs w:val="24"/>
          </w:rPr>
          <w:t xml:space="preserve">) Bayesian Information Criterion (BIC), and c-f) visual inspection of curve fits across 10-50 ˚C for </w:t>
        </w:r>
        <w:proofErr w:type="spellStart"/>
        <w:r>
          <w:rPr>
            <w:rFonts w:eastAsiaTheme="minorEastAsia" w:cstheme="minorHAnsi"/>
            <w:b/>
            <w:bCs/>
            <w:iCs/>
            <w:sz w:val="24"/>
            <w:szCs w:val="24"/>
          </w:rPr>
          <w:t>c,d</w:t>
        </w:r>
        <w:proofErr w:type="spellEnd"/>
        <w:r>
          <w:rPr>
            <w:rFonts w:eastAsiaTheme="minorEastAsia" w:cstheme="minorHAnsi"/>
            <w:b/>
            <w:bCs/>
            <w:iCs/>
            <w:sz w:val="24"/>
            <w:szCs w:val="24"/>
          </w:rPr>
          <w:t xml:space="preserve">) </w:t>
        </w:r>
        <w:r>
          <w:rPr>
            <w:rFonts w:eastAsiaTheme="minorEastAsia" w:cstheme="minorHAnsi"/>
            <w:b/>
            <w:bCs/>
            <w:i/>
            <w:iCs/>
            <w:sz w:val="24"/>
            <w:szCs w:val="24"/>
          </w:rPr>
          <w:t xml:space="preserve">Elymus canadensis </w:t>
        </w:r>
        <w:r>
          <w:rPr>
            <w:rFonts w:eastAsiaTheme="minorEastAsia" w:cstheme="minorHAnsi"/>
            <w:b/>
            <w:bCs/>
            <w:iCs/>
            <w:sz w:val="24"/>
            <w:szCs w:val="24"/>
          </w:rPr>
          <w:t xml:space="preserve">and 20-50 ˚C of </w:t>
        </w:r>
        <w:proofErr w:type="spellStart"/>
        <w:r>
          <w:rPr>
            <w:rFonts w:eastAsiaTheme="minorEastAsia" w:cstheme="minorHAnsi"/>
            <w:b/>
            <w:bCs/>
            <w:iCs/>
            <w:sz w:val="24"/>
            <w:szCs w:val="24"/>
          </w:rPr>
          <w:t>e,f</w:t>
        </w:r>
        <w:proofErr w:type="spellEnd"/>
        <w:r>
          <w:rPr>
            <w:rFonts w:eastAsiaTheme="minorEastAsia" w:cstheme="minorHAnsi"/>
            <w:b/>
            <w:bCs/>
            <w:iCs/>
            <w:sz w:val="24"/>
            <w:szCs w:val="24"/>
          </w:rPr>
          <w:t xml:space="preserve">) </w:t>
        </w:r>
        <w:r>
          <w:rPr>
            <w:rFonts w:eastAsiaTheme="minorEastAsia" w:cstheme="minorHAnsi"/>
            <w:b/>
            <w:bCs/>
            <w:i/>
            <w:iCs/>
            <w:sz w:val="24"/>
            <w:szCs w:val="24"/>
          </w:rPr>
          <w:t xml:space="preserve">Betula </w:t>
        </w:r>
        <w:proofErr w:type="spellStart"/>
        <w:r>
          <w:rPr>
            <w:rFonts w:eastAsiaTheme="minorEastAsia" w:cstheme="minorHAnsi"/>
            <w:b/>
            <w:bCs/>
            <w:i/>
            <w:iCs/>
            <w:sz w:val="24"/>
            <w:szCs w:val="24"/>
          </w:rPr>
          <w:t>alleghaniensis</w:t>
        </w:r>
        <w:proofErr w:type="spellEnd"/>
        <w:r>
          <w:rPr>
            <w:rFonts w:eastAsiaTheme="minorEastAsia" w:cstheme="minorHAnsi"/>
            <w:b/>
            <w:bCs/>
            <w:iCs/>
            <w:sz w:val="24"/>
            <w:szCs w:val="24"/>
          </w:rPr>
          <w:t>. Red dashed lines indicate curves fitted with the M2002 equation and blue dotted lines indicate curves fitted with the J1942 equation. Parameters for c-f) are as follows: c) M2002: k</w:t>
        </w:r>
        <w:r>
          <w:rPr>
            <w:rFonts w:eastAsiaTheme="minorEastAsia" w:cstheme="minorHAnsi"/>
            <w:b/>
            <w:bCs/>
            <w:iCs/>
            <w:sz w:val="24"/>
            <w:szCs w:val="24"/>
            <w:vertAlign w:val="subscript"/>
          </w:rPr>
          <w:t>25</w:t>
        </w:r>
        <w:r>
          <w:rPr>
            <w:rFonts w:eastAsiaTheme="minorEastAsia" w:cstheme="minorHAnsi"/>
            <w:b/>
            <w:bCs/>
            <w:iCs/>
            <w:sz w:val="24"/>
            <w:szCs w:val="24"/>
          </w:rPr>
          <w:t xml:space="preserve">: 46.4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29.0 kJ mol</w:t>
        </w:r>
        <w:r>
          <w:rPr>
            <w:rFonts w:eastAsiaTheme="minorEastAsia" w:cstheme="minorHAnsi"/>
            <w:b/>
            <w:bCs/>
            <w:iCs/>
            <w:sz w:val="24"/>
            <w:szCs w:val="24"/>
            <w:vertAlign w:val="superscript"/>
          </w:rPr>
          <w:t>-1</w:t>
        </w:r>
        <w:r>
          <w:rPr>
            <w:rFonts w:eastAsiaTheme="minorEastAsia" w:cstheme="minorHAnsi"/>
            <w:b/>
            <w:bCs/>
            <w:iCs/>
            <w:sz w:val="24"/>
            <w:szCs w:val="24"/>
          </w:rPr>
          <w:t>, ΔS: 0.692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221.4 kJ mol</w:t>
        </w:r>
        <w:r>
          <w:rPr>
            <w:rFonts w:eastAsiaTheme="minorEastAsia" w:cstheme="minorHAnsi"/>
            <w:b/>
            <w:bCs/>
            <w:iCs/>
            <w:sz w:val="24"/>
            <w:szCs w:val="24"/>
            <w:vertAlign w:val="superscript"/>
          </w:rPr>
          <w:t>-1</w:t>
        </w:r>
        <w:r>
          <w:rPr>
            <w:rFonts w:eastAsiaTheme="minorEastAsia" w:cstheme="minorHAnsi"/>
            <w:b/>
            <w:bCs/>
            <w:iCs/>
            <w:sz w:val="24"/>
            <w:szCs w:val="24"/>
          </w:rPr>
          <w:t>; J1942: k</w:t>
        </w:r>
        <w:r>
          <w:rPr>
            <w:rFonts w:eastAsiaTheme="minorEastAsia" w:cstheme="minorHAnsi"/>
            <w:b/>
            <w:bCs/>
            <w:iCs/>
            <w:sz w:val="24"/>
            <w:szCs w:val="24"/>
            <w:vertAlign w:val="subscript"/>
          </w:rPr>
          <w:t>25</w:t>
        </w:r>
        <w:r>
          <w:rPr>
            <w:rFonts w:eastAsiaTheme="minorEastAsia" w:cstheme="minorHAnsi"/>
            <w:b/>
            <w:bCs/>
            <w:iCs/>
            <w:sz w:val="24"/>
            <w:szCs w:val="24"/>
          </w:rPr>
          <w:t xml:space="preserve">: 46.4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29.0 kJ mol</w:t>
        </w:r>
        <w:r>
          <w:rPr>
            <w:rFonts w:eastAsiaTheme="minorEastAsia" w:cstheme="minorHAnsi"/>
            <w:b/>
            <w:bCs/>
            <w:iCs/>
            <w:sz w:val="24"/>
            <w:szCs w:val="24"/>
            <w:vertAlign w:val="superscript"/>
          </w:rPr>
          <w:t>-1</w:t>
        </w:r>
        <w:r>
          <w:rPr>
            <w:rFonts w:eastAsiaTheme="minorEastAsia" w:cstheme="minorHAnsi"/>
            <w:b/>
            <w:bCs/>
            <w:iCs/>
            <w:sz w:val="24"/>
            <w:szCs w:val="24"/>
          </w:rPr>
          <w:t>, ΔS: 0.655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209.0 kJ mol</w:t>
        </w:r>
        <w:r>
          <w:rPr>
            <w:rFonts w:eastAsiaTheme="minorEastAsia" w:cstheme="minorHAnsi"/>
            <w:b/>
            <w:bCs/>
            <w:iCs/>
            <w:sz w:val="24"/>
            <w:szCs w:val="24"/>
            <w:vertAlign w:val="superscript"/>
          </w:rPr>
          <w:t>-1</w:t>
        </w:r>
        <w:r>
          <w:rPr>
            <w:rFonts w:eastAsiaTheme="minorEastAsia" w:cstheme="minorHAnsi"/>
            <w:b/>
            <w:bCs/>
            <w:iCs/>
            <w:sz w:val="24"/>
            <w:szCs w:val="24"/>
          </w:rPr>
          <w:t>; d) M2002: k</w:t>
        </w:r>
        <w:r>
          <w:rPr>
            <w:rFonts w:eastAsiaTheme="minorEastAsia" w:cstheme="minorHAnsi"/>
            <w:b/>
            <w:bCs/>
            <w:iCs/>
            <w:sz w:val="24"/>
            <w:szCs w:val="24"/>
            <w:vertAlign w:val="subscript"/>
          </w:rPr>
          <w:t>25</w:t>
        </w:r>
        <w:r>
          <w:rPr>
            <w:rFonts w:eastAsiaTheme="minorEastAsia" w:cstheme="minorHAnsi"/>
            <w:b/>
            <w:bCs/>
            <w:iCs/>
            <w:sz w:val="24"/>
            <w:szCs w:val="24"/>
          </w:rPr>
          <w:t xml:space="preserve">: 68.9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0.0 kJ mol</w:t>
        </w:r>
        <w:r>
          <w:rPr>
            <w:rFonts w:eastAsiaTheme="minorEastAsia" w:cstheme="minorHAnsi"/>
            <w:b/>
            <w:bCs/>
            <w:iCs/>
            <w:sz w:val="24"/>
            <w:szCs w:val="24"/>
            <w:vertAlign w:val="superscript"/>
          </w:rPr>
          <w:t>-1</w:t>
        </w:r>
        <w:r>
          <w:rPr>
            <w:rFonts w:eastAsiaTheme="minorEastAsia" w:cstheme="minorHAnsi"/>
            <w:b/>
            <w:bCs/>
            <w:iCs/>
            <w:sz w:val="24"/>
            <w:szCs w:val="24"/>
          </w:rPr>
          <w:t>, ΔS: 0.746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240.5 kJ mol</w:t>
        </w:r>
        <w:r>
          <w:rPr>
            <w:rFonts w:eastAsiaTheme="minorEastAsia" w:cstheme="minorHAnsi"/>
            <w:b/>
            <w:bCs/>
            <w:iCs/>
            <w:sz w:val="24"/>
            <w:szCs w:val="24"/>
            <w:vertAlign w:val="superscript"/>
          </w:rPr>
          <w:t>-1</w:t>
        </w:r>
        <w:r>
          <w:rPr>
            <w:rFonts w:eastAsiaTheme="minorEastAsia" w:cstheme="minorHAnsi"/>
            <w:b/>
            <w:bCs/>
            <w:iCs/>
            <w:sz w:val="24"/>
            <w:szCs w:val="24"/>
          </w:rPr>
          <w:t>; J1942: k</w:t>
        </w:r>
        <w:r>
          <w:rPr>
            <w:rFonts w:eastAsiaTheme="minorEastAsia" w:cstheme="minorHAnsi"/>
            <w:b/>
            <w:bCs/>
            <w:iCs/>
            <w:sz w:val="24"/>
            <w:szCs w:val="24"/>
            <w:vertAlign w:val="subscript"/>
          </w:rPr>
          <w:t>25</w:t>
        </w:r>
        <w:r>
          <w:rPr>
            <w:rFonts w:eastAsiaTheme="minorEastAsia" w:cstheme="minorHAnsi"/>
            <w:b/>
            <w:bCs/>
            <w:iCs/>
            <w:sz w:val="24"/>
            <w:szCs w:val="24"/>
          </w:rPr>
          <w:t xml:space="preserve">: 69.5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0.0 kJ mol</w:t>
        </w:r>
        <w:r>
          <w:rPr>
            <w:rFonts w:eastAsiaTheme="minorEastAsia" w:cstheme="minorHAnsi"/>
            <w:b/>
            <w:bCs/>
            <w:iCs/>
            <w:sz w:val="24"/>
            <w:szCs w:val="24"/>
            <w:vertAlign w:val="superscript"/>
          </w:rPr>
          <w:t>-1</w:t>
        </w:r>
        <w:r>
          <w:rPr>
            <w:rFonts w:eastAsiaTheme="minorEastAsia" w:cstheme="minorHAnsi"/>
            <w:b/>
            <w:bCs/>
            <w:iCs/>
            <w:sz w:val="24"/>
            <w:szCs w:val="24"/>
          </w:rPr>
          <w:t>, ΔS: 0.625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201.0 kJ mol</w:t>
        </w:r>
        <w:r>
          <w:rPr>
            <w:rFonts w:eastAsiaTheme="minorEastAsia" w:cstheme="minorHAnsi"/>
            <w:b/>
            <w:bCs/>
            <w:iCs/>
            <w:sz w:val="24"/>
            <w:szCs w:val="24"/>
            <w:vertAlign w:val="superscript"/>
          </w:rPr>
          <w:t>-1</w:t>
        </w:r>
        <w:r>
          <w:rPr>
            <w:rFonts w:eastAsiaTheme="minorEastAsia" w:cstheme="minorHAnsi"/>
            <w:b/>
            <w:bCs/>
            <w:iCs/>
            <w:sz w:val="24"/>
            <w:szCs w:val="24"/>
          </w:rPr>
          <w:t>; e) M2002: k</w:t>
        </w:r>
        <w:r>
          <w:rPr>
            <w:rFonts w:eastAsiaTheme="minorEastAsia" w:cstheme="minorHAnsi"/>
            <w:b/>
            <w:bCs/>
            <w:iCs/>
            <w:sz w:val="24"/>
            <w:szCs w:val="24"/>
            <w:vertAlign w:val="subscript"/>
          </w:rPr>
          <w:t>25</w:t>
        </w:r>
        <w:r>
          <w:rPr>
            <w:rFonts w:eastAsiaTheme="minorEastAsia" w:cstheme="minorHAnsi"/>
            <w:b/>
            <w:bCs/>
            <w:iCs/>
            <w:sz w:val="24"/>
            <w:szCs w:val="24"/>
          </w:rPr>
          <w:t xml:space="preserve">: 37.6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57.7 kJ mol</w:t>
        </w:r>
        <w:r>
          <w:rPr>
            <w:rFonts w:eastAsiaTheme="minorEastAsia" w:cstheme="minorHAnsi"/>
            <w:b/>
            <w:bCs/>
            <w:iCs/>
            <w:sz w:val="24"/>
            <w:szCs w:val="24"/>
            <w:vertAlign w:val="superscript"/>
          </w:rPr>
          <w:t>-1</w:t>
        </w:r>
        <w:r>
          <w:rPr>
            <w:rFonts w:eastAsiaTheme="minorEastAsia" w:cstheme="minorHAnsi"/>
            <w:b/>
            <w:bCs/>
            <w:iCs/>
            <w:sz w:val="24"/>
            <w:szCs w:val="24"/>
          </w:rPr>
          <w:t>, ΔS: 0.579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185.4 kJ mol</w:t>
        </w:r>
        <w:r>
          <w:rPr>
            <w:rFonts w:eastAsiaTheme="minorEastAsia" w:cstheme="minorHAnsi"/>
            <w:b/>
            <w:bCs/>
            <w:iCs/>
            <w:sz w:val="24"/>
            <w:szCs w:val="24"/>
            <w:vertAlign w:val="superscript"/>
          </w:rPr>
          <w:t>-1</w:t>
        </w:r>
        <w:r>
          <w:rPr>
            <w:rFonts w:eastAsiaTheme="minorEastAsia" w:cstheme="minorHAnsi"/>
            <w:b/>
            <w:bCs/>
            <w:iCs/>
            <w:sz w:val="24"/>
            <w:szCs w:val="24"/>
          </w:rPr>
          <w:t>; J1942: k</w:t>
        </w:r>
        <w:r>
          <w:rPr>
            <w:rFonts w:eastAsiaTheme="minorEastAsia" w:cstheme="minorHAnsi"/>
            <w:b/>
            <w:bCs/>
            <w:iCs/>
            <w:sz w:val="24"/>
            <w:szCs w:val="24"/>
            <w:vertAlign w:val="subscript"/>
          </w:rPr>
          <w:t>25</w:t>
        </w:r>
        <w:r>
          <w:rPr>
            <w:rFonts w:eastAsiaTheme="minorEastAsia" w:cstheme="minorHAnsi"/>
            <w:b/>
            <w:bCs/>
            <w:iCs/>
            <w:sz w:val="24"/>
            <w:szCs w:val="24"/>
          </w:rPr>
          <w:t xml:space="preserve">: 37.0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57.7 kJ mol</w:t>
        </w:r>
        <w:r>
          <w:rPr>
            <w:rFonts w:eastAsiaTheme="minorEastAsia" w:cstheme="minorHAnsi"/>
            <w:b/>
            <w:bCs/>
            <w:iCs/>
            <w:sz w:val="24"/>
            <w:szCs w:val="24"/>
            <w:vertAlign w:val="superscript"/>
          </w:rPr>
          <w:t>-1</w:t>
        </w:r>
        <w:r>
          <w:rPr>
            <w:rFonts w:eastAsiaTheme="minorEastAsia" w:cstheme="minorHAnsi"/>
            <w:b/>
            <w:bCs/>
            <w:iCs/>
            <w:sz w:val="24"/>
            <w:szCs w:val="24"/>
          </w:rPr>
          <w:t>, ΔS: 0.557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178.1 kJ mol</w:t>
        </w:r>
        <w:r>
          <w:rPr>
            <w:rFonts w:eastAsiaTheme="minorEastAsia" w:cstheme="minorHAnsi"/>
            <w:b/>
            <w:bCs/>
            <w:iCs/>
            <w:sz w:val="24"/>
            <w:szCs w:val="24"/>
            <w:vertAlign w:val="superscript"/>
          </w:rPr>
          <w:t>-1</w:t>
        </w:r>
        <w:r>
          <w:rPr>
            <w:rFonts w:eastAsiaTheme="minorEastAsia" w:cstheme="minorHAnsi"/>
            <w:b/>
            <w:bCs/>
            <w:iCs/>
            <w:sz w:val="24"/>
            <w:szCs w:val="24"/>
          </w:rPr>
          <w:t>; f) M2002: k</w:t>
        </w:r>
        <w:r>
          <w:rPr>
            <w:rFonts w:eastAsiaTheme="minorEastAsia" w:cstheme="minorHAnsi"/>
            <w:b/>
            <w:bCs/>
            <w:iCs/>
            <w:sz w:val="24"/>
            <w:szCs w:val="24"/>
            <w:vertAlign w:val="subscript"/>
          </w:rPr>
          <w:t>25</w:t>
        </w:r>
        <w:r>
          <w:rPr>
            <w:rFonts w:eastAsiaTheme="minorEastAsia" w:cstheme="minorHAnsi"/>
            <w:b/>
            <w:bCs/>
            <w:iCs/>
            <w:sz w:val="24"/>
            <w:szCs w:val="24"/>
          </w:rPr>
          <w:t xml:space="preserve">: 66.7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23.0 kJ mol</w:t>
        </w:r>
        <w:r>
          <w:rPr>
            <w:rFonts w:eastAsiaTheme="minorEastAsia" w:cstheme="minorHAnsi"/>
            <w:b/>
            <w:bCs/>
            <w:iCs/>
            <w:sz w:val="24"/>
            <w:szCs w:val="24"/>
            <w:vertAlign w:val="superscript"/>
          </w:rPr>
          <w:t>-1</w:t>
        </w:r>
        <w:r>
          <w:rPr>
            <w:rFonts w:eastAsiaTheme="minorEastAsia" w:cstheme="minorHAnsi"/>
            <w:b/>
            <w:bCs/>
            <w:iCs/>
            <w:sz w:val="24"/>
            <w:szCs w:val="24"/>
          </w:rPr>
          <w:t>, ΔS: 0.761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246.6 kJ mol</w:t>
        </w:r>
        <w:r>
          <w:rPr>
            <w:rFonts w:eastAsiaTheme="minorEastAsia" w:cstheme="minorHAnsi"/>
            <w:b/>
            <w:bCs/>
            <w:iCs/>
            <w:sz w:val="24"/>
            <w:szCs w:val="24"/>
            <w:vertAlign w:val="superscript"/>
          </w:rPr>
          <w:t>-1</w:t>
        </w:r>
        <w:r>
          <w:rPr>
            <w:rFonts w:eastAsiaTheme="minorEastAsia" w:cstheme="minorHAnsi"/>
            <w:b/>
            <w:bCs/>
            <w:iCs/>
            <w:sz w:val="24"/>
            <w:szCs w:val="24"/>
          </w:rPr>
          <w:t>; J1942: k</w:t>
        </w:r>
        <w:r>
          <w:rPr>
            <w:rFonts w:eastAsiaTheme="minorEastAsia" w:cstheme="minorHAnsi"/>
            <w:b/>
            <w:bCs/>
            <w:iCs/>
            <w:sz w:val="24"/>
            <w:szCs w:val="24"/>
            <w:vertAlign w:val="subscript"/>
          </w:rPr>
          <w:t>25</w:t>
        </w:r>
        <w:r>
          <w:rPr>
            <w:rFonts w:eastAsiaTheme="minorEastAsia" w:cstheme="minorHAnsi"/>
            <w:b/>
            <w:bCs/>
            <w:iCs/>
            <w:sz w:val="24"/>
            <w:szCs w:val="24"/>
          </w:rPr>
          <w:t xml:space="preserve">: 65.5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23.0 kJ mol</w:t>
        </w:r>
        <w:r>
          <w:rPr>
            <w:rFonts w:eastAsiaTheme="minorEastAsia" w:cstheme="minorHAnsi"/>
            <w:b/>
            <w:bCs/>
            <w:iCs/>
            <w:sz w:val="24"/>
            <w:szCs w:val="24"/>
            <w:vertAlign w:val="superscript"/>
          </w:rPr>
          <w:t>-1</w:t>
        </w:r>
        <w:r>
          <w:rPr>
            <w:rFonts w:eastAsiaTheme="minorEastAsia" w:cstheme="minorHAnsi"/>
            <w:b/>
            <w:bCs/>
            <w:iCs/>
            <w:sz w:val="24"/>
            <w:szCs w:val="24"/>
          </w:rPr>
          <w:t>, ΔS: 0.668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216.1 kJ mol</w:t>
        </w:r>
        <w:r>
          <w:rPr>
            <w:rFonts w:eastAsiaTheme="minorEastAsia" w:cstheme="minorHAnsi"/>
            <w:b/>
            <w:bCs/>
            <w:iCs/>
            <w:sz w:val="24"/>
            <w:szCs w:val="24"/>
            <w:vertAlign w:val="superscript"/>
          </w:rPr>
          <w:t>-1</w:t>
        </w:r>
        <w:r>
          <w:rPr>
            <w:rFonts w:eastAsiaTheme="minorEastAsia" w:cstheme="minorHAnsi"/>
            <w:b/>
            <w:bCs/>
            <w:iCs/>
            <w:sz w:val="24"/>
            <w:szCs w:val="24"/>
          </w:rPr>
          <w:t>.</w:t>
        </w:r>
      </w:ins>
      <w:ins w:id="1529" w:author="Bridget Kathleen Murphy" w:date="2020-06-25T10:21:00Z">
        <w:del w:id="1530" w:author="Joseph Stinziano" w:date="2020-06-25T13:00:00Z">
          <w:r w:rsidR="00D179DE" w:rsidDel="00E429E2">
            <w:rPr>
              <w:rFonts w:eastAsiaTheme="minorEastAsia" w:cstheme="minorHAnsi"/>
              <w:b/>
              <w:bCs/>
              <w:iCs/>
              <w:sz w:val="24"/>
              <w:szCs w:val="24"/>
            </w:rPr>
            <w:delText xml:space="preserve">Figure </w:delText>
          </w:r>
        </w:del>
        <w:del w:id="1531" w:author="Joseph Stinziano" w:date="2020-06-25T12:24:00Z">
          <w:r w:rsidR="00D179DE" w:rsidDel="00C63498">
            <w:rPr>
              <w:rFonts w:eastAsiaTheme="minorEastAsia" w:cstheme="minorHAnsi"/>
              <w:b/>
              <w:bCs/>
              <w:iCs/>
              <w:sz w:val="24"/>
              <w:szCs w:val="24"/>
            </w:rPr>
            <w:delText>2</w:delText>
          </w:r>
        </w:del>
        <w:del w:id="1532" w:author="Joseph Stinziano" w:date="2020-06-25T13:00:00Z">
          <w:r w:rsidR="00D179DE" w:rsidDel="00E429E2">
            <w:rPr>
              <w:rFonts w:eastAsiaTheme="minorEastAsia" w:cstheme="minorHAnsi"/>
              <w:b/>
              <w:bCs/>
              <w:iCs/>
              <w:sz w:val="24"/>
              <w:szCs w:val="24"/>
            </w:rPr>
            <w:delText>. Relative performance and fit for Equations 3 and 10 for temperature responses of V</w:delText>
          </w:r>
          <w:r w:rsidR="00D179DE" w:rsidDel="00E429E2">
            <w:rPr>
              <w:rFonts w:eastAsiaTheme="minorEastAsia" w:cstheme="minorHAnsi"/>
              <w:b/>
              <w:bCs/>
              <w:iCs/>
              <w:sz w:val="24"/>
              <w:szCs w:val="24"/>
              <w:vertAlign w:val="subscript"/>
            </w:rPr>
            <w:delText>cmax 25</w:delText>
          </w:r>
          <w:r w:rsidR="00D179DE" w:rsidDel="00E429E2">
            <w:rPr>
              <w:rFonts w:eastAsiaTheme="minorEastAsia" w:cstheme="minorHAnsi"/>
              <w:b/>
              <w:bCs/>
              <w:iCs/>
              <w:sz w:val="24"/>
              <w:szCs w:val="24"/>
            </w:rPr>
            <w:delText xml:space="preserve"> and J</w:delText>
          </w:r>
          <w:r w:rsidR="00D179DE" w:rsidDel="00E429E2">
            <w:rPr>
              <w:rFonts w:eastAsiaTheme="minorEastAsia" w:cstheme="minorHAnsi"/>
              <w:b/>
              <w:bCs/>
              <w:iCs/>
              <w:sz w:val="24"/>
              <w:szCs w:val="24"/>
              <w:vertAlign w:val="subscript"/>
            </w:rPr>
            <w:delText>max 25</w:delText>
          </w:r>
          <w:r w:rsidR="00D179DE" w:rsidDel="00E429E2">
            <w:rPr>
              <w:rFonts w:eastAsiaTheme="minorEastAsia" w:cstheme="minorHAnsi"/>
              <w:b/>
              <w:bCs/>
              <w:iCs/>
              <w:sz w:val="24"/>
              <w:szCs w:val="24"/>
            </w:rPr>
            <w:delText xml:space="preserve"> based on a,b) Bayesian Information Criterion (BIC), and c-f) visual inspection of curve fits across 10-50 ˚C for </w:delText>
          </w:r>
          <w:r w:rsidR="00D179DE" w:rsidDel="00E429E2">
            <w:rPr>
              <w:rFonts w:eastAsiaTheme="minorEastAsia" w:cstheme="minorHAnsi"/>
              <w:b/>
              <w:bCs/>
              <w:i/>
              <w:iCs/>
              <w:sz w:val="24"/>
              <w:szCs w:val="24"/>
            </w:rPr>
            <w:delText xml:space="preserve">Elymus canadensis </w:delText>
          </w:r>
          <w:r w:rsidR="00D179DE" w:rsidDel="00E429E2">
            <w:rPr>
              <w:rFonts w:eastAsiaTheme="minorEastAsia" w:cstheme="minorHAnsi"/>
              <w:b/>
              <w:bCs/>
              <w:iCs/>
              <w:sz w:val="24"/>
              <w:szCs w:val="24"/>
            </w:rPr>
            <w:delText xml:space="preserve">and 20-50 ˚C of </w:delText>
          </w:r>
          <w:r w:rsidR="00D179DE" w:rsidDel="00E429E2">
            <w:rPr>
              <w:rFonts w:eastAsiaTheme="minorEastAsia" w:cstheme="minorHAnsi"/>
              <w:b/>
              <w:bCs/>
              <w:i/>
              <w:iCs/>
              <w:sz w:val="24"/>
              <w:szCs w:val="24"/>
            </w:rPr>
            <w:delText>Betula alleghaniensis</w:delText>
          </w:r>
          <w:r w:rsidR="00D179DE" w:rsidDel="00E429E2">
            <w:rPr>
              <w:rFonts w:eastAsiaTheme="minorEastAsia" w:cstheme="minorHAnsi"/>
              <w:b/>
              <w:bCs/>
              <w:iCs/>
              <w:sz w:val="24"/>
              <w:szCs w:val="24"/>
            </w:rPr>
            <w:delText xml:space="preserve">. Red dashed lines indicate curves fitted with the M2002 equation and blue dotted lines indicate curves fitted with the J1942 equation. </w:delText>
          </w:r>
        </w:del>
      </w:ins>
    </w:p>
    <w:p w14:paraId="28915DC3" w14:textId="77777777" w:rsidR="008A14B9" w:rsidRPr="00761A05" w:rsidRDefault="008A14B9" w:rsidP="00D179DE">
      <w:pPr>
        <w:spacing w:after="0" w:line="360" w:lineRule="auto"/>
        <w:rPr>
          <w:ins w:id="1533" w:author="Joseph Stinziano" w:date="2020-06-25T13:12:00Z"/>
          <w:rFonts w:eastAsiaTheme="minorEastAsia" w:cstheme="minorHAnsi"/>
          <w:b/>
          <w:bCs/>
          <w:iCs/>
          <w:sz w:val="24"/>
          <w:szCs w:val="24"/>
        </w:rPr>
      </w:pPr>
    </w:p>
    <w:p w14:paraId="3D1A791B" w14:textId="1E2E0C1E" w:rsidR="00A92B5E" w:rsidRPr="00761A05" w:rsidDel="00D179DE" w:rsidRDefault="00A92B5E" w:rsidP="00A92B5E">
      <w:pPr>
        <w:spacing w:after="0" w:line="360" w:lineRule="auto"/>
        <w:rPr>
          <w:del w:id="1534" w:author="Bridget Kathleen Murphy" w:date="2020-06-25T10:21:00Z"/>
          <w:rFonts w:eastAsiaTheme="minorEastAsia" w:cstheme="minorHAnsi"/>
          <w:b/>
          <w:bCs/>
          <w:iCs/>
          <w:sz w:val="24"/>
          <w:szCs w:val="24"/>
        </w:rPr>
      </w:pPr>
      <w:del w:id="1535" w:author="Bridget Kathleen Murphy" w:date="2020-06-25T10:21:00Z">
        <w:r w:rsidDel="00D179DE">
          <w:rPr>
            <w:rFonts w:eastAsiaTheme="minorEastAsia" w:cstheme="minorHAnsi"/>
            <w:b/>
            <w:bCs/>
            <w:iCs/>
            <w:sz w:val="24"/>
            <w:szCs w:val="24"/>
          </w:rPr>
          <w:delText>Figure 2. Relative performance and fit for Equations 3 and 10 for temperature responses of V</w:delText>
        </w:r>
        <w:r w:rsidDel="00D179DE">
          <w:rPr>
            <w:rFonts w:eastAsiaTheme="minorEastAsia" w:cstheme="minorHAnsi"/>
            <w:b/>
            <w:bCs/>
            <w:iCs/>
            <w:sz w:val="24"/>
            <w:szCs w:val="24"/>
            <w:vertAlign w:val="subscript"/>
          </w:rPr>
          <w:delText>cmax</w:delText>
        </w:r>
        <w:r w:rsidDel="00D179DE">
          <w:rPr>
            <w:rFonts w:eastAsiaTheme="minorEastAsia" w:cstheme="minorHAnsi"/>
            <w:b/>
            <w:bCs/>
            <w:iCs/>
            <w:sz w:val="24"/>
            <w:szCs w:val="24"/>
          </w:rPr>
          <w:delText xml:space="preserve"> and J</w:delText>
        </w:r>
        <w:r w:rsidDel="00D179DE">
          <w:rPr>
            <w:rFonts w:eastAsiaTheme="minorEastAsia" w:cstheme="minorHAnsi"/>
            <w:b/>
            <w:bCs/>
            <w:iCs/>
            <w:sz w:val="24"/>
            <w:szCs w:val="24"/>
            <w:vertAlign w:val="subscript"/>
          </w:rPr>
          <w:delText>max</w:delText>
        </w:r>
        <w:r w:rsidDel="00D179DE">
          <w:rPr>
            <w:rFonts w:eastAsiaTheme="minorEastAsia" w:cstheme="minorHAnsi"/>
            <w:b/>
            <w:bCs/>
            <w:iCs/>
            <w:sz w:val="24"/>
            <w:szCs w:val="24"/>
          </w:rPr>
          <w:delText xml:space="preserve"> based on a,b) Bayesian Information Criterion (BIC), and c-f) visual inspection of curve fits.</w:delText>
        </w:r>
      </w:del>
    </w:p>
    <w:p w14:paraId="4D444A79" w14:textId="77777777" w:rsidR="00A92B5E" w:rsidRDefault="00A92B5E" w:rsidP="002B0AA8">
      <w:pPr>
        <w:spacing w:after="0" w:line="360" w:lineRule="auto"/>
        <w:rPr>
          <w:rFonts w:eastAsiaTheme="minorEastAsia" w:cstheme="minorHAnsi"/>
          <w:sz w:val="24"/>
          <w:szCs w:val="24"/>
          <w:lang w:val="en-CA"/>
        </w:rPr>
      </w:pPr>
    </w:p>
    <w:p w14:paraId="105F16E5" w14:textId="6D73BB4A" w:rsidR="00A92B5E" w:rsidRDefault="00A92B5E"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 xml:space="preserve">Figure </w:t>
      </w:r>
      <w:del w:id="1536" w:author="Joseph Stinziano" w:date="2020-06-25T12:24:00Z">
        <w:r w:rsidDel="00C63498">
          <w:rPr>
            <w:rFonts w:eastAsiaTheme="minorEastAsia" w:cstheme="minorHAnsi"/>
            <w:b/>
            <w:sz w:val="24"/>
            <w:szCs w:val="24"/>
            <w:lang w:val="en-CA"/>
          </w:rPr>
          <w:delText>3</w:delText>
        </w:r>
      </w:del>
      <w:ins w:id="1537" w:author="Joseph Stinziano" w:date="2020-06-25T12:24:00Z">
        <w:r w:rsidR="00C63498">
          <w:rPr>
            <w:rFonts w:eastAsiaTheme="minorEastAsia" w:cstheme="minorHAnsi"/>
            <w:b/>
            <w:sz w:val="24"/>
            <w:szCs w:val="24"/>
            <w:lang w:val="en-CA"/>
          </w:rPr>
          <w:t>2</w:t>
        </w:r>
      </w:ins>
      <w:r>
        <w:rPr>
          <w:rFonts w:eastAsiaTheme="minorEastAsia" w:cstheme="minorHAnsi"/>
          <w:b/>
          <w:sz w:val="24"/>
          <w:szCs w:val="24"/>
          <w:lang w:val="en-CA"/>
        </w:rPr>
        <w:t xml:space="preserve">. </w:t>
      </w:r>
      <w:r w:rsidRPr="00615D1B">
        <w:rPr>
          <w:rFonts w:eastAsiaTheme="minorEastAsia" w:cstheme="minorHAnsi"/>
          <w:b/>
          <w:sz w:val="24"/>
          <w:szCs w:val="24"/>
          <w:lang w:val="en-CA"/>
        </w:rPr>
        <w:t>The modified Arrhenius equation missing</w:t>
      </w:r>
      <w:r>
        <w:rPr>
          <w:rFonts w:eastAsiaTheme="minorEastAsia" w:cstheme="minorHAnsi"/>
          <w:b/>
          <w:sz w:val="24"/>
          <w:szCs w:val="24"/>
          <w:lang w:val="en-CA"/>
        </w:rPr>
        <w:t xml:space="preserve"> the</w:t>
      </w:r>
      <w:r w:rsidRPr="00615D1B">
        <w:rPr>
          <w:rFonts w:eastAsiaTheme="minorEastAsia" w:cstheme="minorHAnsi"/>
          <w:b/>
          <w:sz w:val="24"/>
          <w:szCs w:val="24"/>
          <w:lang w:val="en-CA"/>
        </w:rPr>
        <w:t xml:space="preserve"> term (</w:t>
      </w:r>
      <w:del w:id="1538" w:author="Bridget Kathleen Murphy" w:date="2020-06-25T10:24:00Z">
        <w:r w:rsidRPr="00615D1B" w:rsidDel="00020A68">
          <w:rPr>
            <w:rFonts w:eastAsiaTheme="minorEastAsia" w:cstheme="minorHAnsi"/>
            <w:b/>
            <w:sz w:val="24"/>
            <w:szCs w:val="24"/>
            <w:lang w:val="en-CA"/>
          </w:rPr>
          <w:delText xml:space="preserve">Equation </w:delText>
        </w:r>
        <w:r w:rsidDel="00020A68">
          <w:rPr>
            <w:rFonts w:eastAsiaTheme="minorEastAsia" w:cstheme="minorHAnsi"/>
            <w:b/>
            <w:sz w:val="24"/>
            <w:szCs w:val="24"/>
            <w:lang w:val="en-CA"/>
          </w:rPr>
          <w:delText>3</w:delText>
        </w:r>
      </w:del>
      <w:ins w:id="1539" w:author="Bridget Kathleen Murphy" w:date="2020-06-25T10:24:00Z">
        <w:r w:rsidR="00020A68">
          <w:rPr>
            <w:rFonts w:eastAsiaTheme="minorEastAsia" w:cstheme="minorHAnsi"/>
            <w:b/>
            <w:sz w:val="24"/>
            <w:szCs w:val="24"/>
            <w:lang w:val="en-CA"/>
          </w:rPr>
          <w:t>M2002</w:t>
        </w:r>
      </w:ins>
      <w:r w:rsidRPr="00615D1B">
        <w:rPr>
          <w:rFonts w:eastAsiaTheme="minorEastAsia" w:cstheme="minorHAnsi"/>
          <w:b/>
          <w:sz w:val="24"/>
          <w:szCs w:val="24"/>
          <w:lang w:val="en-CA"/>
        </w:rPr>
        <w:t xml:space="preserve">) </w:t>
      </w:r>
      <w:r>
        <w:rPr>
          <w:rFonts w:eastAsiaTheme="minorEastAsia" w:cstheme="minorHAnsi"/>
          <w:b/>
          <w:sz w:val="24"/>
          <w:szCs w:val="24"/>
          <w:lang w:val="en-CA"/>
        </w:rPr>
        <w:t>compared to</w:t>
      </w:r>
      <w:r w:rsidRPr="00615D1B">
        <w:rPr>
          <w:rFonts w:eastAsiaTheme="minorEastAsia" w:cstheme="minorHAnsi"/>
          <w:b/>
          <w:sz w:val="24"/>
          <w:szCs w:val="24"/>
          <w:lang w:val="en-CA"/>
        </w:rPr>
        <w:t xml:space="preserve"> </w:t>
      </w:r>
      <w:del w:id="1540" w:author="Bridget Kathleen Murphy" w:date="2020-06-25T10:24:00Z">
        <w:r w:rsidRPr="00615D1B" w:rsidDel="00020A68">
          <w:rPr>
            <w:rFonts w:eastAsiaTheme="minorEastAsia" w:cstheme="minorHAnsi"/>
            <w:b/>
            <w:sz w:val="24"/>
            <w:szCs w:val="24"/>
            <w:lang w:val="en-CA"/>
          </w:rPr>
          <w:delText xml:space="preserve">Equation </w:delText>
        </w:r>
        <w:r w:rsidDel="00020A68">
          <w:rPr>
            <w:rFonts w:eastAsiaTheme="minorEastAsia" w:cstheme="minorHAnsi"/>
            <w:b/>
            <w:sz w:val="24"/>
            <w:szCs w:val="24"/>
            <w:lang w:val="en-CA"/>
          </w:rPr>
          <w:delText>10</w:delText>
        </w:r>
      </w:del>
      <w:ins w:id="1541" w:author="Bridget Kathleen Murphy" w:date="2020-06-25T10:24:00Z">
        <w:r w:rsidR="00020A68">
          <w:rPr>
            <w:rFonts w:eastAsiaTheme="minorEastAsia" w:cstheme="minorHAnsi"/>
            <w:b/>
            <w:sz w:val="24"/>
            <w:szCs w:val="24"/>
            <w:lang w:val="en-CA"/>
          </w:rPr>
          <w:t>J1942</w:t>
        </w:r>
      </w:ins>
      <w:r>
        <w:rPr>
          <w:rFonts w:eastAsiaTheme="minorEastAsia" w:cstheme="minorHAnsi"/>
          <w:b/>
          <w:sz w:val="24"/>
          <w:szCs w:val="24"/>
          <w:lang w:val="en-CA"/>
        </w:rPr>
        <w:t xml:space="preserve"> fits different values</w:t>
      </w:r>
      <w:r w:rsidRPr="00615D1B">
        <w:rPr>
          <w:rFonts w:eastAsiaTheme="minorEastAsia" w:cstheme="minorHAnsi"/>
          <w:b/>
          <w:sz w:val="24"/>
          <w:szCs w:val="24"/>
          <w:lang w:val="en-CA"/>
        </w:rPr>
        <w:t xml:space="preserve"> for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but mostly similar values for </w:t>
      </w:r>
      <w:r w:rsidRPr="00615D1B">
        <w:rPr>
          <w:rFonts w:eastAsiaTheme="minorEastAsia" w:cstheme="minorHAnsi"/>
          <w:b/>
          <w:sz w:val="24"/>
          <w:szCs w:val="24"/>
          <w:lang w:val="en-CA"/>
        </w:rPr>
        <w:t xml:space="preserve">ΔS </w:t>
      </w:r>
      <w:r>
        <w:rPr>
          <w:rFonts w:eastAsiaTheme="minorEastAsia" w:cstheme="minorHAnsi"/>
          <w:b/>
          <w:sz w:val="24"/>
          <w:szCs w:val="24"/>
          <w:lang w:val="en-CA"/>
        </w:rPr>
        <w:t>(</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w:t>
      </w:r>
      <w:proofErr w:type="spellStart"/>
      <w:r>
        <w:rPr>
          <w:rFonts w:eastAsiaTheme="minorEastAsia" w:cstheme="minorHAnsi"/>
          <w:b/>
          <w:sz w:val="24"/>
          <w:szCs w:val="24"/>
          <w:lang w:val="en-CA"/>
        </w:rPr>
        <w:t>e,f</w:t>
      </w:r>
      <w:proofErr w:type="spellEnd"/>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w:t>
      </w:r>
      <w:r>
        <w:rPr>
          <w:rFonts w:eastAsiaTheme="minorEastAsia" w:cstheme="minorHAnsi"/>
          <w:b/>
          <w:sz w:val="24"/>
          <w:szCs w:val="24"/>
          <w:lang w:val="en-CA"/>
        </w:rPr>
        <w:t>f</w:t>
      </w:r>
      <w:r w:rsidRPr="00615D1B">
        <w:rPr>
          <w:rFonts w:eastAsiaTheme="minorEastAsia" w:cstheme="minorHAnsi"/>
          <w:b/>
          <w:sz w:val="24"/>
          <w:szCs w:val="24"/>
          <w:lang w:val="en-CA"/>
        </w:rPr>
        <w:t xml:space="preserve">, </w:t>
      </w:r>
      <w:r>
        <w:rPr>
          <w:rFonts w:eastAsiaTheme="minorEastAsia" w:cstheme="minorHAnsi"/>
          <w:b/>
          <w:sz w:val="24"/>
          <w:szCs w:val="24"/>
          <w:lang w:val="en-CA"/>
        </w:rPr>
        <w:t>g</w:t>
      </w:r>
      <w:r w:rsidRPr="00615D1B">
        <w:rPr>
          <w:rFonts w:eastAsiaTheme="minorEastAsia" w:cstheme="minorHAnsi"/>
          <w:b/>
          <w:sz w:val="24"/>
          <w:szCs w:val="24"/>
          <w:lang w:val="en-CA"/>
        </w:rPr>
        <w:t xml:space="preserve">)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w:t>
      </w:r>
      <w:r w:rsidRPr="00615D1B">
        <w:rPr>
          <w:rFonts w:eastAsiaTheme="minorEastAsia" w:cstheme="minorHAnsi"/>
          <w:b/>
          <w:sz w:val="24"/>
          <w:szCs w:val="24"/>
          <w:lang w:val="en-CA"/>
        </w:rPr>
        <w:lastRenderedPageBreak/>
        <w:t xml:space="preserve">(a, </w:t>
      </w:r>
      <w:r>
        <w:rPr>
          <w:rFonts w:eastAsiaTheme="minorEastAsia" w:cstheme="minorHAnsi"/>
          <w:b/>
          <w:sz w:val="24"/>
          <w:szCs w:val="24"/>
          <w:lang w:val="en-CA"/>
        </w:rPr>
        <w:t>c</w:t>
      </w:r>
      <w:r w:rsidRPr="00615D1B">
        <w:rPr>
          <w:rFonts w:eastAsiaTheme="minorEastAsia" w:cstheme="minorHAnsi"/>
          <w:b/>
          <w:sz w:val="24"/>
          <w:szCs w:val="24"/>
          <w:lang w:val="en-CA"/>
        </w:rPr>
        <w:t>, e</w:t>
      </w:r>
      <w:r>
        <w:rPr>
          <w:rFonts w:eastAsiaTheme="minorEastAsia" w:cstheme="minorHAnsi"/>
          <w:b/>
          <w:sz w:val="24"/>
          <w:szCs w:val="24"/>
          <w:lang w:val="en-CA"/>
        </w:rPr>
        <w:t>, g</w:t>
      </w:r>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f</w:t>
      </w:r>
      <w:r>
        <w:rPr>
          <w:rFonts w:eastAsiaTheme="minorEastAsia" w:cstheme="minorHAnsi"/>
          <w:b/>
          <w:sz w:val="24"/>
          <w:szCs w:val="24"/>
          <w:lang w:val="en-CA"/>
        </w:rPr>
        <w:t>, h</w:t>
      </w:r>
      <w:r w:rsidRPr="00615D1B">
        <w:rPr>
          <w:rFonts w:eastAsiaTheme="minorEastAsia" w:cstheme="minorHAnsi"/>
          <w:b/>
          <w:sz w:val="24"/>
          <w:szCs w:val="24"/>
          <w:lang w:val="en-CA"/>
        </w:rPr>
        <w:t>)</w:t>
      </w:r>
      <w:r>
        <w:rPr>
          <w:rFonts w:eastAsiaTheme="minorEastAsia" w:cstheme="minorHAnsi"/>
          <w:b/>
          <w:sz w:val="24"/>
          <w:szCs w:val="24"/>
          <w:lang w:val="en-CA"/>
        </w:rPr>
        <w:t xml:space="preserve">.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activation energy, ΔS: entropy parameter,</w:t>
      </w:r>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rate of the process at 25 °C,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maximum rate of electron transport. 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p>
    <w:p w14:paraId="15251F7F" w14:textId="30677357" w:rsidR="00A92B5E" w:rsidRDefault="00A92B5E" w:rsidP="002B0AA8">
      <w:pPr>
        <w:spacing w:after="0" w:line="360" w:lineRule="auto"/>
        <w:rPr>
          <w:ins w:id="1542" w:author="Joseph Stinziano" w:date="2020-06-25T12:24:00Z"/>
          <w:rFonts w:eastAsiaTheme="minorEastAsia" w:cstheme="minorHAnsi"/>
          <w:sz w:val="24"/>
          <w:szCs w:val="24"/>
          <w:lang w:val="en-CA"/>
        </w:rPr>
      </w:pPr>
    </w:p>
    <w:p w14:paraId="62E48A7B" w14:textId="5A9FB767" w:rsidR="00C63498" w:rsidRPr="004B13BE" w:rsidRDefault="00C63498" w:rsidP="00C63498">
      <w:pPr>
        <w:spacing w:after="0" w:line="360" w:lineRule="auto"/>
        <w:rPr>
          <w:ins w:id="1543" w:author="Joseph Stinziano" w:date="2020-06-25T12:24:00Z"/>
          <w:rFonts w:eastAsiaTheme="minorEastAsia" w:cstheme="minorHAnsi"/>
          <w:b/>
          <w:sz w:val="24"/>
          <w:szCs w:val="24"/>
          <w:lang w:val="en-CA"/>
        </w:rPr>
      </w:pPr>
      <w:ins w:id="1544" w:author="Joseph Stinziano" w:date="2020-06-25T12:24:00Z">
        <w:r w:rsidRPr="000418B4">
          <w:rPr>
            <w:rFonts w:eastAsiaTheme="minorEastAsia" w:cstheme="minorHAnsi"/>
            <w:b/>
            <w:sz w:val="24"/>
            <w:szCs w:val="24"/>
            <w:lang w:val="en-CA"/>
          </w:rPr>
          <w:t>Fig</w:t>
        </w:r>
        <w:r>
          <w:rPr>
            <w:rFonts w:eastAsiaTheme="minorEastAsia" w:cstheme="minorHAnsi"/>
            <w:b/>
            <w:sz w:val="24"/>
            <w:szCs w:val="24"/>
            <w:lang w:val="en-CA"/>
          </w:rPr>
          <w:t>ure</w:t>
        </w:r>
        <w:r w:rsidRPr="000418B4">
          <w:rPr>
            <w:rFonts w:eastAsiaTheme="minorEastAsia" w:cstheme="minorHAnsi"/>
            <w:b/>
            <w:sz w:val="24"/>
            <w:szCs w:val="24"/>
            <w:lang w:val="en-CA"/>
          </w:rPr>
          <w:t xml:space="preserve"> </w:t>
        </w:r>
        <w:r>
          <w:rPr>
            <w:rFonts w:eastAsiaTheme="minorEastAsia" w:cstheme="minorHAnsi"/>
            <w:b/>
            <w:sz w:val="24"/>
            <w:szCs w:val="24"/>
            <w:lang w:val="en-CA"/>
          </w:rPr>
          <w:t>3</w:t>
        </w:r>
        <w:r w:rsidRPr="000418B4">
          <w:rPr>
            <w:rFonts w:eastAsiaTheme="minorEastAsia" w:cstheme="minorHAnsi"/>
            <w:b/>
            <w:sz w:val="24"/>
            <w:szCs w:val="24"/>
            <w:lang w:val="en-CA"/>
          </w:rPr>
          <w:t xml:space="preserve">. </w:t>
        </w:r>
        <w:r>
          <w:rPr>
            <w:rFonts w:eastAsiaTheme="minorEastAsia" w:cstheme="minorHAnsi"/>
            <w:b/>
            <w:sz w:val="24"/>
            <w:szCs w:val="24"/>
            <w:lang w:val="en-CA"/>
          </w:rPr>
          <w:t>Hourly e</w:t>
        </w:r>
        <w:r w:rsidRPr="000418B4">
          <w:rPr>
            <w:rFonts w:eastAsiaTheme="minorEastAsia" w:cstheme="minorHAnsi"/>
            <w:b/>
            <w:sz w:val="24"/>
            <w:szCs w:val="24"/>
            <w:lang w:val="en-CA"/>
          </w:rPr>
          <w:t xml:space="preserve">nvironmental data used to drive the model in Table </w:t>
        </w:r>
      </w:ins>
      <w:ins w:id="1545" w:author="Joseph Stinziano" w:date="2020-07-06T10:13:00Z">
        <w:r w:rsidR="00E8712C">
          <w:rPr>
            <w:rFonts w:eastAsiaTheme="minorEastAsia" w:cstheme="minorHAnsi"/>
            <w:b/>
            <w:sz w:val="24"/>
            <w:szCs w:val="24"/>
            <w:lang w:val="en-CA"/>
          </w:rPr>
          <w:t>3</w:t>
        </w:r>
      </w:ins>
      <w:ins w:id="1546" w:author="Joseph Stinziano" w:date="2020-06-25T12:24:00Z">
        <w:r>
          <w:rPr>
            <w:rFonts w:eastAsiaTheme="minorEastAsia" w:cstheme="minorHAnsi"/>
            <w:b/>
            <w:sz w:val="24"/>
            <w:szCs w:val="24"/>
            <w:lang w:val="en-CA"/>
          </w:rPr>
          <w:t xml:space="preserve"> covering 3 days (17</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18</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and 19</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of 3 months</w:t>
        </w:r>
        <w:r w:rsidRPr="000418B4">
          <w:rPr>
            <w:rFonts w:eastAsiaTheme="minorEastAsia" w:cstheme="minorHAnsi"/>
            <w:b/>
            <w:sz w:val="24"/>
            <w:szCs w:val="24"/>
            <w:lang w:val="en-CA"/>
          </w:rPr>
          <w:t>. (</w:t>
        </w:r>
        <w:proofErr w:type="spellStart"/>
        <w:proofErr w:type="gramStart"/>
        <w:r w:rsidRPr="000418B4">
          <w:rPr>
            <w:rFonts w:eastAsiaTheme="minorEastAsia" w:cstheme="minorHAnsi"/>
            <w:b/>
            <w:sz w:val="24"/>
            <w:szCs w:val="24"/>
            <w:lang w:val="en-CA"/>
          </w:rPr>
          <w:t>a,c</w:t>
        </w:r>
        <w:proofErr w:type="gramEnd"/>
        <w:r w:rsidRPr="000418B4">
          <w:rPr>
            <w:rFonts w:eastAsiaTheme="minorEastAsia" w:cstheme="minorHAnsi"/>
            <w:b/>
            <w:sz w:val="24"/>
            <w:szCs w:val="24"/>
            <w:lang w:val="en-CA"/>
          </w:rPr>
          <w:t>,e</w:t>
        </w:r>
        <w:proofErr w:type="spellEnd"/>
        <w:r w:rsidRPr="000418B4">
          <w:rPr>
            <w:rFonts w:eastAsiaTheme="minorEastAsia" w:cstheme="minorHAnsi"/>
            <w:b/>
            <w:sz w:val="24"/>
            <w:szCs w:val="24"/>
            <w:lang w:val="en-CA"/>
          </w:rPr>
          <w:t>) Albuquerque, NM, USA</w:t>
        </w:r>
        <w:r>
          <w:rPr>
            <w:rFonts w:eastAsiaTheme="minorEastAsia" w:cstheme="minorHAnsi"/>
            <w:b/>
            <w:sz w:val="24"/>
            <w:szCs w:val="24"/>
            <w:lang w:val="en-CA"/>
          </w:rPr>
          <w:t xml:space="preserve"> (ABQ)</w:t>
        </w:r>
        <w:r w:rsidRPr="000418B4">
          <w:rPr>
            <w:rFonts w:eastAsiaTheme="minorEastAsia" w:cstheme="minorHAnsi"/>
            <w:b/>
            <w:sz w:val="24"/>
            <w:szCs w:val="24"/>
            <w:lang w:val="en-CA"/>
          </w:rPr>
          <w:t>; (</w:t>
        </w:r>
        <w:proofErr w:type="spellStart"/>
        <w:r w:rsidRPr="000418B4">
          <w:rPr>
            <w:rFonts w:eastAsiaTheme="minorEastAsia" w:cstheme="minorHAnsi"/>
            <w:b/>
            <w:sz w:val="24"/>
            <w:szCs w:val="24"/>
            <w:lang w:val="en-CA"/>
          </w:rPr>
          <w:t>b,d,e</w:t>
        </w:r>
        <w:proofErr w:type="spellEnd"/>
        <w:r w:rsidRPr="000418B4">
          <w:rPr>
            <w:rFonts w:eastAsiaTheme="minorEastAsia" w:cstheme="minorHAnsi"/>
            <w:b/>
            <w:sz w:val="24"/>
            <w:szCs w:val="24"/>
            <w:lang w:val="en-CA"/>
          </w:rPr>
          <w:t>) London, ON, Canada</w:t>
        </w:r>
        <w:r>
          <w:rPr>
            <w:rFonts w:eastAsiaTheme="minorEastAsia" w:cstheme="minorHAnsi"/>
            <w:b/>
            <w:sz w:val="24"/>
            <w:szCs w:val="24"/>
            <w:lang w:val="en-CA"/>
          </w:rPr>
          <w:t xml:space="preserve"> (LDN)</w:t>
        </w:r>
        <w:r w:rsidRPr="000418B4">
          <w:rPr>
            <w:rFonts w:eastAsiaTheme="minorEastAsia" w:cstheme="minorHAnsi"/>
            <w:b/>
            <w:sz w:val="24"/>
            <w:szCs w:val="24"/>
            <w:lang w:val="en-CA"/>
          </w:rPr>
          <w:t>.</w:t>
        </w:r>
        <w:r>
          <w:rPr>
            <w:rFonts w:eastAsiaTheme="minorEastAsia" w:cstheme="minorHAnsi"/>
            <w:b/>
            <w:sz w:val="24"/>
            <w:szCs w:val="24"/>
            <w:lang w:val="en-CA"/>
          </w:rPr>
          <w:t xml:space="preserve"> Environmental parameters include: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xml:space="preserve">) temperature;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vapour pressure deficit;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irradiance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w:t>
        </w:r>
      </w:ins>
    </w:p>
    <w:p w14:paraId="0BC0994A" w14:textId="77777777" w:rsidR="00C63498" w:rsidRDefault="00C63498" w:rsidP="002B0AA8">
      <w:pPr>
        <w:spacing w:after="0" w:line="360" w:lineRule="auto"/>
        <w:rPr>
          <w:rFonts w:eastAsiaTheme="minorEastAsia" w:cstheme="minorHAnsi"/>
          <w:sz w:val="24"/>
          <w:szCs w:val="24"/>
          <w:lang w:val="en-CA"/>
        </w:rPr>
      </w:pPr>
    </w:p>
    <w:p w14:paraId="712A747E" w14:textId="130C4991" w:rsidR="00A92B5E" w:rsidRDefault="00A92B5E"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Figure 4.</w:t>
      </w:r>
      <w:r w:rsidRPr="00615D1B">
        <w:rPr>
          <w:rFonts w:eastAsiaTheme="minorEastAsia" w:cstheme="minorHAnsi"/>
          <w:b/>
          <w:sz w:val="24"/>
          <w:szCs w:val="24"/>
          <w:lang w:val="en-CA"/>
        </w:rPr>
        <w:t xml:space="preserve"> The modified Arrhenius equation with</w:t>
      </w:r>
      <w:r>
        <w:rPr>
          <w:rFonts w:eastAsiaTheme="minorEastAsia" w:cstheme="minorHAnsi"/>
          <w:b/>
          <w:sz w:val="24"/>
          <w:szCs w:val="24"/>
          <w:lang w:val="en-CA"/>
        </w:rPr>
        <w:t>out</w:t>
      </w:r>
      <w:r w:rsidRPr="00615D1B">
        <w:rPr>
          <w:rFonts w:eastAsiaTheme="minorEastAsia" w:cstheme="minorHAnsi"/>
          <w:b/>
          <w:sz w:val="24"/>
          <w:szCs w:val="24"/>
          <w:lang w:val="en-CA"/>
        </w:rPr>
        <w:t xml:space="preserve"> the missing term (</w:t>
      </w:r>
      <w:ins w:id="1547" w:author="Bridget Kathleen Murphy" w:date="2020-06-25T10:24:00Z">
        <w:r w:rsidR="00020A68">
          <w:rPr>
            <w:rFonts w:eastAsiaTheme="minorEastAsia" w:cstheme="minorHAnsi"/>
            <w:b/>
            <w:sz w:val="24"/>
            <w:szCs w:val="24"/>
            <w:lang w:val="en-CA"/>
          </w:rPr>
          <w:t>M2002</w:t>
        </w:r>
      </w:ins>
      <w:del w:id="1548" w:author="Bridget Kathleen Murphy" w:date="2020-06-25T10:24:00Z">
        <w:r w:rsidRPr="00615D1B" w:rsidDel="00020A68">
          <w:rPr>
            <w:rFonts w:eastAsiaTheme="minorEastAsia" w:cstheme="minorHAnsi"/>
            <w:b/>
            <w:sz w:val="24"/>
            <w:szCs w:val="24"/>
            <w:lang w:val="en-CA"/>
          </w:rPr>
          <w:delText xml:space="preserve">Equation </w:delText>
        </w:r>
        <w:r w:rsidDel="00020A68">
          <w:rPr>
            <w:rFonts w:eastAsiaTheme="minorEastAsia" w:cstheme="minorHAnsi"/>
            <w:b/>
            <w:sz w:val="24"/>
            <w:szCs w:val="24"/>
            <w:lang w:val="en-CA"/>
          </w:rPr>
          <w:delText>3</w:delText>
        </w:r>
      </w:del>
      <w:r w:rsidRPr="00615D1B">
        <w:rPr>
          <w:rFonts w:eastAsiaTheme="minorEastAsia" w:cstheme="minorHAnsi"/>
          <w:b/>
          <w:sz w:val="24"/>
          <w:szCs w:val="24"/>
          <w:lang w:val="en-CA"/>
        </w:rPr>
        <w:t xml:space="preserve">) gives </w:t>
      </w:r>
      <w:r>
        <w:rPr>
          <w:rFonts w:eastAsiaTheme="minorEastAsia" w:cstheme="minorHAnsi"/>
          <w:b/>
          <w:sz w:val="24"/>
          <w:szCs w:val="24"/>
          <w:lang w:val="en-CA"/>
        </w:rPr>
        <w:t xml:space="preserve">differences in modelled daily carbon fluxes compared to </w:t>
      </w:r>
      <w:del w:id="1549" w:author="Bridget Kathleen Murphy" w:date="2020-06-25T10:24:00Z">
        <w:r w:rsidDel="00020A68">
          <w:rPr>
            <w:rFonts w:eastAsiaTheme="minorEastAsia" w:cstheme="minorHAnsi"/>
            <w:b/>
            <w:sz w:val="24"/>
            <w:szCs w:val="24"/>
            <w:lang w:val="en-CA"/>
          </w:rPr>
          <w:delText>Equation 10</w:delText>
        </w:r>
      </w:del>
      <w:ins w:id="1550" w:author="Bridget Kathleen Murphy" w:date="2020-06-25T10:24:00Z">
        <w:r w:rsidR="00020A68">
          <w:rPr>
            <w:rFonts w:eastAsiaTheme="minorEastAsia" w:cstheme="minorHAnsi"/>
            <w:b/>
            <w:sz w:val="24"/>
            <w:szCs w:val="24"/>
            <w:lang w:val="en-CA"/>
          </w:rPr>
          <w:t>J1942</w:t>
        </w:r>
      </w:ins>
      <w:r>
        <w:rPr>
          <w:rFonts w:eastAsiaTheme="minorEastAsia" w:cstheme="minorHAnsi"/>
          <w:b/>
          <w:sz w:val="24"/>
          <w:szCs w:val="24"/>
          <w:lang w:val="en-CA"/>
        </w:rPr>
        <w:t xml:space="preserve"> for low R (</w:t>
      </w:r>
      <w:proofErr w:type="spellStart"/>
      <w:r>
        <w:rPr>
          <w:rFonts w:eastAsiaTheme="minorEastAsia" w:cstheme="minorHAnsi"/>
          <w:b/>
          <w:sz w:val="24"/>
          <w:szCs w:val="24"/>
          <w:lang w:val="en-CA"/>
        </w:rPr>
        <w:t>a,c,e</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b,d,f</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Modelled carbon fluxes include: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xml:space="preserve">) Total daily photosynthesis;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total daily C gain;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total daily A/R. 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r w:rsidRPr="00615D1B">
        <w:rPr>
          <w:rFonts w:eastAsiaTheme="minorEastAsia" w:cstheme="minorHAnsi"/>
          <w:b/>
          <w:sz w:val="24"/>
          <w:szCs w:val="24"/>
          <w:lang w:val="en-CA"/>
        </w:rPr>
        <w:t>.</w:t>
      </w:r>
    </w:p>
    <w:p w14:paraId="46B92B77" w14:textId="264344E8" w:rsidR="00916054" w:rsidRDefault="00916054" w:rsidP="002B0AA8">
      <w:pPr>
        <w:spacing w:after="0" w:line="360" w:lineRule="auto"/>
        <w:rPr>
          <w:rFonts w:eastAsiaTheme="minorEastAsia" w:cstheme="minorHAnsi"/>
          <w:b/>
          <w:sz w:val="24"/>
          <w:szCs w:val="24"/>
          <w:lang w:val="en-CA"/>
        </w:rPr>
      </w:pPr>
    </w:p>
    <w:p w14:paraId="027AEE62" w14:textId="77777777" w:rsidR="00DA7091" w:rsidRDefault="00DA7091">
      <w:pPr>
        <w:rPr>
          <w:ins w:id="1551" w:author="Joseph Stinziano" w:date="2020-07-06T14:44:00Z"/>
          <w:rFonts w:eastAsiaTheme="minorEastAsia" w:cstheme="minorHAnsi"/>
          <w:b/>
          <w:sz w:val="24"/>
          <w:szCs w:val="24"/>
          <w:u w:val="single"/>
          <w:lang w:val="en-CA"/>
        </w:rPr>
      </w:pPr>
      <w:ins w:id="1552" w:author="Joseph Stinziano" w:date="2020-07-06T14:44:00Z">
        <w:r>
          <w:rPr>
            <w:rFonts w:eastAsiaTheme="minorEastAsia" w:cstheme="minorHAnsi"/>
            <w:b/>
            <w:sz w:val="24"/>
            <w:szCs w:val="24"/>
            <w:u w:val="single"/>
            <w:lang w:val="en-CA"/>
          </w:rPr>
          <w:br w:type="page"/>
        </w:r>
      </w:ins>
    </w:p>
    <w:p w14:paraId="7DB73CFD" w14:textId="115B9BF6" w:rsidR="00916054" w:rsidRPr="00916054" w:rsidRDefault="00916054" w:rsidP="002B0AA8">
      <w:pPr>
        <w:spacing w:after="0" w:line="360" w:lineRule="auto"/>
        <w:rPr>
          <w:rFonts w:eastAsiaTheme="minorEastAsia" w:cstheme="minorHAnsi"/>
          <w:b/>
          <w:sz w:val="24"/>
          <w:szCs w:val="24"/>
          <w:u w:val="single"/>
          <w:lang w:val="en-CA"/>
        </w:rPr>
      </w:pPr>
      <w:r w:rsidRPr="00916054">
        <w:rPr>
          <w:rFonts w:eastAsiaTheme="minorEastAsia" w:cstheme="minorHAnsi"/>
          <w:b/>
          <w:sz w:val="24"/>
          <w:szCs w:val="24"/>
          <w:u w:val="single"/>
          <w:lang w:val="en-CA"/>
        </w:rPr>
        <w:lastRenderedPageBreak/>
        <w:t>Figures</w:t>
      </w:r>
    </w:p>
    <w:p w14:paraId="75293638" w14:textId="2039C007" w:rsidR="00916054" w:rsidDel="00C63498" w:rsidRDefault="00916054" w:rsidP="002B0AA8">
      <w:pPr>
        <w:spacing w:after="0" w:line="360" w:lineRule="auto"/>
        <w:rPr>
          <w:del w:id="1553" w:author="Joseph Stinziano" w:date="2020-06-25T12:24:00Z"/>
          <w:rFonts w:eastAsiaTheme="minorEastAsia" w:cstheme="minorHAnsi"/>
          <w:sz w:val="24"/>
          <w:szCs w:val="24"/>
          <w:lang w:val="en-CA"/>
        </w:rPr>
      </w:pPr>
      <w:del w:id="1554" w:author="Joseph Stinziano" w:date="2020-06-25T12:24:00Z">
        <w:r w:rsidDel="00C63498">
          <w:rPr>
            <w:rFonts w:eastAsiaTheme="minorEastAsia" w:cstheme="minorHAnsi"/>
            <w:noProof/>
            <w:sz w:val="24"/>
            <w:szCs w:val="24"/>
            <w:lang w:val="en-CA"/>
          </w:rPr>
          <w:drawing>
            <wp:inline distT="0" distB="0" distL="0" distR="0" wp14:anchorId="03C8AA93" wp14:editId="75613F78">
              <wp:extent cx="5558972" cy="6021662"/>
              <wp:effectExtent l="0" t="0" r="381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2895" cy="6025911"/>
                      </a:xfrm>
                      <a:prstGeom prst="rect">
                        <a:avLst/>
                      </a:prstGeom>
                    </pic:spPr>
                  </pic:pic>
                </a:graphicData>
              </a:graphic>
            </wp:inline>
          </w:drawing>
        </w:r>
      </w:del>
    </w:p>
    <w:p w14:paraId="0C7162CD" w14:textId="1756B106" w:rsidR="00916054" w:rsidRPr="004B13BE" w:rsidDel="00C63498" w:rsidRDefault="00916054" w:rsidP="00916054">
      <w:pPr>
        <w:spacing w:after="0" w:line="360" w:lineRule="auto"/>
        <w:rPr>
          <w:del w:id="1555" w:author="Joseph Stinziano" w:date="2020-06-25T12:24:00Z"/>
          <w:rFonts w:eastAsiaTheme="minorEastAsia" w:cstheme="minorHAnsi"/>
          <w:b/>
          <w:sz w:val="24"/>
          <w:szCs w:val="24"/>
          <w:lang w:val="en-CA"/>
        </w:rPr>
      </w:pPr>
      <w:del w:id="1556" w:author="Joseph Stinziano" w:date="2020-06-25T12:24:00Z">
        <w:r w:rsidRPr="000418B4" w:rsidDel="00C63498">
          <w:rPr>
            <w:rFonts w:eastAsiaTheme="minorEastAsia" w:cstheme="minorHAnsi"/>
            <w:b/>
            <w:sz w:val="24"/>
            <w:szCs w:val="24"/>
            <w:lang w:val="en-CA"/>
          </w:rPr>
          <w:delText>Fig</w:delText>
        </w:r>
        <w:r w:rsidDel="00C63498">
          <w:rPr>
            <w:rFonts w:eastAsiaTheme="minorEastAsia" w:cstheme="minorHAnsi"/>
            <w:b/>
            <w:sz w:val="24"/>
            <w:szCs w:val="24"/>
            <w:lang w:val="en-CA"/>
          </w:rPr>
          <w:delText>ure</w:delText>
        </w:r>
        <w:r w:rsidRPr="000418B4" w:rsidDel="00C63498">
          <w:rPr>
            <w:rFonts w:eastAsiaTheme="minorEastAsia" w:cstheme="minorHAnsi"/>
            <w:b/>
            <w:sz w:val="24"/>
            <w:szCs w:val="24"/>
            <w:lang w:val="en-CA"/>
          </w:rPr>
          <w:delText xml:space="preserve"> 1. </w:delText>
        </w:r>
      </w:del>
      <w:ins w:id="1557" w:author="Bridget Kathleen Murphy" w:date="2020-06-25T10:25:00Z">
        <w:del w:id="1558" w:author="Joseph Stinziano" w:date="2020-06-25T12:24:00Z">
          <w:r w:rsidR="00020A68" w:rsidDel="00C63498">
            <w:rPr>
              <w:rFonts w:eastAsiaTheme="minorEastAsia" w:cstheme="minorHAnsi"/>
              <w:b/>
              <w:sz w:val="24"/>
              <w:szCs w:val="24"/>
              <w:lang w:val="en-CA"/>
            </w:rPr>
            <w:delText>Hourly e</w:delText>
          </w:r>
        </w:del>
      </w:ins>
      <w:del w:id="1559" w:author="Joseph Stinziano" w:date="2020-06-25T12:24:00Z">
        <w:r w:rsidRPr="000418B4" w:rsidDel="00C63498">
          <w:rPr>
            <w:rFonts w:eastAsiaTheme="minorEastAsia" w:cstheme="minorHAnsi"/>
            <w:b/>
            <w:sz w:val="24"/>
            <w:szCs w:val="24"/>
            <w:lang w:val="en-CA"/>
          </w:rPr>
          <w:delText>Environmental data used to drive the model in Table 1</w:delText>
        </w:r>
        <w:r w:rsidDel="00C63498">
          <w:rPr>
            <w:rFonts w:eastAsiaTheme="minorEastAsia" w:cstheme="minorHAnsi"/>
            <w:b/>
            <w:sz w:val="24"/>
            <w:szCs w:val="24"/>
            <w:lang w:val="en-CA"/>
          </w:rPr>
          <w:delText xml:space="preserve"> covering 3 days (17</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18</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and 19</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of 3 months</w:delText>
        </w:r>
        <w:r w:rsidRPr="000418B4" w:rsidDel="00C63498">
          <w:rPr>
            <w:rFonts w:eastAsiaTheme="minorEastAsia" w:cstheme="minorHAnsi"/>
            <w:b/>
            <w:sz w:val="24"/>
            <w:szCs w:val="24"/>
            <w:lang w:val="en-CA"/>
          </w:rPr>
          <w:delText>. (a,c,e) Albuquerque, NM, USA</w:delText>
        </w:r>
        <w:r w:rsidDel="00C63498">
          <w:rPr>
            <w:rFonts w:eastAsiaTheme="minorEastAsia" w:cstheme="minorHAnsi"/>
            <w:b/>
            <w:sz w:val="24"/>
            <w:szCs w:val="24"/>
            <w:lang w:val="en-CA"/>
          </w:rPr>
          <w:delText xml:space="preserve"> (ABQ)</w:delText>
        </w:r>
        <w:r w:rsidRPr="000418B4" w:rsidDel="00C63498">
          <w:rPr>
            <w:rFonts w:eastAsiaTheme="minorEastAsia" w:cstheme="minorHAnsi"/>
            <w:b/>
            <w:sz w:val="24"/>
            <w:szCs w:val="24"/>
            <w:lang w:val="en-CA"/>
          </w:rPr>
          <w:delText>; (b,d,e) London, ON, Canada</w:delText>
        </w:r>
        <w:r w:rsidDel="00C63498">
          <w:rPr>
            <w:rFonts w:eastAsiaTheme="minorEastAsia" w:cstheme="minorHAnsi"/>
            <w:b/>
            <w:sz w:val="24"/>
            <w:szCs w:val="24"/>
            <w:lang w:val="en-CA"/>
          </w:rPr>
          <w:delText xml:space="preserve"> (LDN)</w:delText>
        </w:r>
        <w:r w:rsidRPr="000418B4" w:rsidDel="00C63498">
          <w:rPr>
            <w:rFonts w:eastAsiaTheme="minorEastAsia" w:cstheme="minorHAnsi"/>
            <w:b/>
            <w:sz w:val="24"/>
            <w:szCs w:val="24"/>
            <w:lang w:val="en-CA"/>
          </w:rPr>
          <w:delText>.</w:delText>
        </w:r>
        <w:r w:rsidDel="00C63498">
          <w:rPr>
            <w:rFonts w:eastAsiaTheme="minorEastAsia" w:cstheme="minorHAnsi"/>
            <w:b/>
            <w:sz w:val="24"/>
            <w:szCs w:val="24"/>
            <w:lang w:val="en-CA"/>
          </w:rPr>
          <w:delText xml:space="preserve"> Environmental parameters include: a,b) temperature; c,d) vapour pressure deficit; and e,f) irradiance (Q</w:delText>
        </w:r>
        <w:r w:rsidDel="00C63498">
          <w:rPr>
            <w:rFonts w:eastAsiaTheme="minorEastAsia" w:cstheme="minorHAnsi"/>
            <w:b/>
            <w:sz w:val="24"/>
            <w:szCs w:val="24"/>
            <w:vertAlign w:val="subscript"/>
            <w:lang w:val="en-CA"/>
          </w:rPr>
          <w:delText>in</w:delText>
        </w:r>
        <w:r w:rsidDel="00C63498">
          <w:rPr>
            <w:rFonts w:eastAsiaTheme="minorEastAsia" w:cstheme="minorHAnsi"/>
            <w:b/>
            <w:sz w:val="24"/>
            <w:szCs w:val="24"/>
            <w:lang w:val="en-CA"/>
          </w:rPr>
          <w:delText xml:space="preserve">). </w:delText>
        </w:r>
      </w:del>
    </w:p>
    <w:p w14:paraId="2485BE2B" w14:textId="17A5DA18" w:rsidR="00916054" w:rsidDel="00DA7091" w:rsidRDefault="00916054" w:rsidP="002B0AA8">
      <w:pPr>
        <w:spacing w:after="0" w:line="360" w:lineRule="auto"/>
        <w:rPr>
          <w:del w:id="1560" w:author="Joseph Stinziano" w:date="2020-07-06T14:44:00Z"/>
          <w:rFonts w:eastAsiaTheme="minorEastAsia" w:cstheme="minorHAnsi"/>
          <w:sz w:val="24"/>
          <w:szCs w:val="24"/>
          <w:lang w:val="en-CA"/>
        </w:rPr>
      </w:pPr>
    </w:p>
    <w:p w14:paraId="3E9F2ACF" w14:textId="2C580163" w:rsidR="00916054" w:rsidRDefault="00FE0486" w:rsidP="002B0AA8">
      <w:pPr>
        <w:spacing w:after="0" w:line="360" w:lineRule="auto"/>
        <w:rPr>
          <w:rFonts w:eastAsiaTheme="minorEastAsia" w:cstheme="minorHAnsi"/>
          <w:sz w:val="24"/>
          <w:szCs w:val="24"/>
          <w:lang w:val="en-CA"/>
        </w:rPr>
      </w:pPr>
      <w:commentRangeStart w:id="1561"/>
      <w:ins w:id="1562" w:author="Bridget Kathleen Murphy" w:date="2020-06-22T21:52:00Z">
        <w:r>
          <w:rPr>
            <w:rFonts w:eastAsiaTheme="minorEastAsia" w:cstheme="minorHAnsi"/>
            <w:noProof/>
            <w:sz w:val="24"/>
            <w:szCs w:val="24"/>
            <w:lang w:val="en-CA"/>
          </w:rPr>
          <w:drawing>
            <wp:inline distT="0" distB="0" distL="0" distR="0" wp14:anchorId="4739F580" wp14:editId="6160E9C7">
              <wp:extent cx="5024120" cy="6246891"/>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e-Figure2.pdf"/>
                      <pic:cNvPicPr/>
                    </pic:nvPicPr>
                    <pic:blipFill>
                      <a:blip r:embed="rId14">
                        <a:extLst>
                          <a:ext uri="{28A0092B-C50C-407E-A947-70E740481C1C}">
                            <a14:useLocalDpi xmlns:a14="http://schemas.microsoft.com/office/drawing/2010/main" val="0"/>
                          </a:ext>
                        </a:extLst>
                      </a:blip>
                      <a:stretch>
                        <a:fillRect/>
                      </a:stretch>
                    </pic:blipFill>
                    <pic:spPr>
                      <a:xfrm>
                        <a:off x="0" y="0"/>
                        <a:ext cx="5049181" cy="6278051"/>
                      </a:xfrm>
                      <a:prstGeom prst="rect">
                        <a:avLst/>
                      </a:prstGeom>
                    </pic:spPr>
                  </pic:pic>
                </a:graphicData>
              </a:graphic>
            </wp:inline>
          </w:drawing>
        </w:r>
      </w:ins>
      <w:commentRangeEnd w:id="1561"/>
      <w:r w:rsidR="00067667">
        <w:rPr>
          <w:rStyle w:val="CommentReference"/>
        </w:rPr>
        <w:commentReference w:id="1561"/>
      </w:r>
      <w:del w:id="1563" w:author="Bridget Kathleen Murphy" w:date="2020-06-22T21:51:00Z">
        <w:r w:rsidR="00916054" w:rsidDel="00FE0486">
          <w:rPr>
            <w:rFonts w:eastAsiaTheme="minorEastAsia" w:cstheme="minorHAnsi"/>
            <w:noProof/>
            <w:sz w:val="24"/>
            <w:szCs w:val="24"/>
            <w:lang w:val="en-CA"/>
          </w:rPr>
          <w:drawing>
            <wp:inline distT="0" distB="0" distL="0" distR="0" wp14:anchorId="6EF5D335" wp14:editId="033272DB">
              <wp:extent cx="5216707" cy="7040880"/>
              <wp:effectExtent l="0" t="0" r="3175" b="762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7230" cy="7041586"/>
                      </a:xfrm>
                      <a:prstGeom prst="rect">
                        <a:avLst/>
                      </a:prstGeom>
                    </pic:spPr>
                  </pic:pic>
                </a:graphicData>
              </a:graphic>
            </wp:inline>
          </w:drawing>
        </w:r>
      </w:del>
    </w:p>
    <w:p w14:paraId="7494E204" w14:textId="7DEE3FCA" w:rsidR="00916054" w:rsidRPr="00761A05" w:rsidRDefault="00916054" w:rsidP="00916054">
      <w:pPr>
        <w:spacing w:after="0" w:line="360" w:lineRule="auto"/>
        <w:rPr>
          <w:rFonts w:eastAsiaTheme="minorEastAsia" w:cstheme="minorHAnsi"/>
          <w:b/>
          <w:bCs/>
          <w:iCs/>
          <w:sz w:val="24"/>
          <w:szCs w:val="24"/>
        </w:rPr>
      </w:pPr>
      <w:r>
        <w:rPr>
          <w:rFonts w:eastAsiaTheme="minorEastAsia" w:cstheme="minorHAnsi"/>
          <w:b/>
          <w:bCs/>
          <w:iCs/>
          <w:sz w:val="24"/>
          <w:szCs w:val="24"/>
        </w:rPr>
        <w:t xml:space="preserve">Figure </w:t>
      </w:r>
      <w:del w:id="1564" w:author="Joseph Stinziano" w:date="2020-06-25T12:24:00Z">
        <w:r w:rsidDel="00C63498">
          <w:rPr>
            <w:rFonts w:eastAsiaTheme="minorEastAsia" w:cstheme="minorHAnsi"/>
            <w:b/>
            <w:bCs/>
            <w:iCs/>
            <w:sz w:val="24"/>
            <w:szCs w:val="24"/>
          </w:rPr>
          <w:delText>2</w:delText>
        </w:r>
      </w:del>
      <w:ins w:id="1565" w:author="Joseph Stinziano" w:date="2020-06-25T12:24:00Z">
        <w:r w:rsidR="00C63498">
          <w:rPr>
            <w:rFonts w:eastAsiaTheme="minorEastAsia" w:cstheme="minorHAnsi"/>
            <w:b/>
            <w:bCs/>
            <w:iCs/>
            <w:sz w:val="24"/>
            <w:szCs w:val="24"/>
          </w:rPr>
          <w:t>1</w:t>
        </w:r>
      </w:ins>
      <w:r>
        <w:rPr>
          <w:rFonts w:eastAsiaTheme="minorEastAsia" w:cstheme="minorHAnsi"/>
          <w:b/>
          <w:bCs/>
          <w:iCs/>
          <w:sz w:val="24"/>
          <w:szCs w:val="24"/>
        </w:rPr>
        <w:t>. Relative performance and fit for Equations 3</w:t>
      </w:r>
      <w:ins w:id="1566" w:author="Joseph Stinziano" w:date="2020-06-25T12:45:00Z">
        <w:r w:rsidR="00AB55BF">
          <w:rPr>
            <w:rFonts w:eastAsiaTheme="minorEastAsia" w:cstheme="minorHAnsi"/>
            <w:b/>
            <w:bCs/>
            <w:iCs/>
            <w:sz w:val="24"/>
            <w:szCs w:val="24"/>
          </w:rPr>
          <w:t xml:space="preserve"> (M2002)</w:t>
        </w:r>
      </w:ins>
      <w:r>
        <w:rPr>
          <w:rFonts w:eastAsiaTheme="minorEastAsia" w:cstheme="minorHAnsi"/>
          <w:b/>
          <w:bCs/>
          <w:iCs/>
          <w:sz w:val="24"/>
          <w:szCs w:val="24"/>
        </w:rPr>
        <w:t xml:space="preserve"> and 10</w:t>
      </w:r>
      <w:ins w:id="1567" w:author="Joseph Stinziano" w:date="2020-06-25T12:45:00Z">
        <w:r w:rsidR="00AB55BF">
          <w:rPr>
            <w:rFonts w:eastAsiaTheme="minorEastAsia" w:cstheme="minorHAnsi"/>
            <w:b/>
            <w:bCs/>
            <w:iCs/>
            <w:sz w:val="24"/>
            <w:szCs w:val="24"/>
          </w:rPr>
          <w:t xml:space="preserve"> (J1942)</w:t>
        </w:r>
      </w:ins>
      <w:r>
        <w:rPr>
          <w:rFonts w:eastAsiaTheme="minorEastAsia" w:cstheme="minorHAnsi"/>
          <w:b/>
          <w:bCs/>
          <w:iCs/>
          <w:sz w:val="24"/>
          <w:szCs w:val="24"/>
        </w:rPr>
        <w:t xml:space="preserve"> for temperature responses of </w:t>
      </w:r>
      <w:proofErr w:type="spellStart"/>
      <w:r>
        <w:rPr>
          <w:rFonts w:eastAsiaTheme="minorEastAsia" w:cstheme="minorHAnsi"/>
          <w:b/>
          <w:bCs/>
          <w:iCs/>
          <w:sz w:val="24"/>
          <w:szCs w:val="24"/>
        </w:rPr>
        <w:t>V</w:t>
      </w:r>
      <w:r>
        <w:rPr>
          <w:rFonts w:eastAsiaTheme="minorEastAsia" w:cstheme="minorHAnsi"/>
          <w:b/>
          <w:bCs/>
          <w:iCs/>
          <w:sz w:val="24"/>
          <w:szCs w:val="24"/>
          <w:vertAlign w:val="subscript"/>
        </w:rPr>
        <w:t>cmax</w:t>
      </w:r>
      <w:proofErr w:type="spellEnd"/>
      <w:ins w:id="1568" w:author="Bridget Kathleen Murphy" w:date="2020-06-22T21:54:00Z">
        <w:r w:rsidR="00FE0486">
          <w:rPr>
            <w:rFonts w:eastAsiaTheme="minorEastAsia" w:cstheme="minorHAnsi"/>
            <w:b/>
            <w:bCs/>
            <w:iCs/>
            <w:sz w:val="24"/>
            <w:szCs w:val="24"/>
            <w:vertAlign w:val="subscript"/>
          </w:rPr>
          <w:t xml:space="preserve"> 25</w:t>
        </w:r>
      </w:ins>
      <w:r>
        <w:rPr>
          <w:rFonts w:eastAsiaTheme="minorEastAsia" w:cstheme="minorHAnsi"/>
          <w:b/>
          <w:bCs/>
          <w:iCs/>
          <w:sz w:val="24"/>
          <w:szCs w:val="24"/>
        </w:rPr>
        <w:t xml:space="preserve"> and </w:t>
      </w:r>
      <w:proofErr w:type="spellStart"/>
      <w:r>
        <w:rPr>
          <w:rFonts w:eastAsiaTheme="minorEastAsia" w:cstheme="minorHAnsi"/>
          <w:b/>
          <w:bCs/>
          <w:iCs/>
          <w:sz w:val="24"/>
          <w:szCs w:val="24"/>
        </w:rPr>
        <w:t>J</w:t>
      </w:r>
      <w:r>
        <w:rPr>
          <w:rFonts w:eastAsiaTheme="minorEastAsia" w:cstheme="minorHAnsi"/>
          <w:b/>
          <w:bCs/>
          <w:iCs/>
          <w:sz w:val="24"/>
          <w:szCs w:val="24"/>
          <w:vertAlign w:val="subscript"/>
        </w:rPr>
        <w:t>max</w:t>
      </w:r>
      <w:proofErr w:type="spellEnd"/>
      <w:ins w:id="1569" w:author="Bridget Kathleen Murphy" w:date="2020-06-22T21:54:00Z">
        <w:r w:rsidR="00FE0486">
          <w:rPr>
            <w:rFonts w:eastAsiaTheme="minorEastAsia" w:cstheme="minorHAnsi"/>
            <w:b/>
            <w:bCs/>
            <w:iCs/>
            <w:sz w:val="24"/>
            <w:szCs w:val="24"/>
            <w:vertAlign w:val="subscript"/>
          </w:rPr>
          <w:t xml:space="preserve"> 25</w:t>
        </w:r>
      </w:ins>
      <w:r>
        <w:rPr>
          <w:rFonts w:eastAsiaTheme="minorEastAsia" w:cstheme="minorHAnsi"/>
          <w:b/>
          <w:bCs/>
          <w:iCs/>
          <w:sz w:val="24"/>
          <w:szCs w:val="24"/>
        </w:rPr>
        <w:t xml:space="preserve"> based on </w:t>
      </w:r>
      <w:proofErr w:type="spellStart"/>
      <w:r>
        <w:rPr>
          <w:rFonts w:eastAsiaTheme="minorEastAsia" w:cstheme="minorHAnsi"/>
          <w:b/>
          <w:bCs/>
          <w:iCs/>
          <w:sz w:val="24"/>
          <w:szCs w:val="24"/>
        </w:rPr>
        <w:t>a,b</w:t>
      </w:r>
      <w:proofErr w:type="spellEnd"/>
      <w:r>
        <w:rPr>
          <w:rFonts w:eastAsiaTheme="minorEastAsia" w:cstheme="minorHAnsi"/>
          <w:b/>
          <w:bCs/>
          <w:iCs/>
          <w:sz w:val="24"/>
          <w:szCs w:val="24"/>
        </w:rPr>
        <w:t>) Bayesian Information Criterion (BIC), and c-f) visual inspection of curve fits</w:t>
      </w:r>
      <w:ins w:id="1570" w:author="Bridget Kathleen Murphy" w:date="2020-06-22T21:55:00Z">
        <w:r w:rsidR="00C1621E">
          <w:rPr>
            <w:rFonts w:eastAsiaTheme="minorEastAsia" w:cstheme="minorHAnsi"/>
            <w:b/>
            <w:bCs/>
            <w:iCs/>
            <w:sz w:val="24"/>
            <w:szCs w:val="24"/>
          </w:rPr>
          <w:t xml:space="preserve"> </w:t>
        </w:r>
      </w:ins>
      <w:ins w:id="1571" w:author="Bridget Kathleen Murphy" w:date="2020-06-22T22:04:00Z">
        <w:r w:rsidR="00C1621E">
          <w:rPr>
            <w:rFonts w:eastAsiaTheme="minorEastAsia" w:cstheme="minorHAnsi"/>
            <w:b/>
            <w:bCs/>
            <w:iCs/>
            <w:sz w:val="24"/>
            <w:szCs w:val="24"/>
          </w:rPr>
          <w:t>across</w:t>
        </w:r>
      </w:ins>
      <w:ins w:id="1572" w:author="Bridget Kathleen Murphy" w:date="2020-06-22T22:01:00Z">
        <w:r w:rsidR="00C1621E">
          <w:rPr>
            <w:rFonts w:eastAsiaTheme="minorEastAsia" w:cstheme="minorHAnsi"/>
            <w:b/>
            <w:bCs/>
            <w:iCs/>
            <w:sz w:val="24"/>
            <w:szCs w:val="24"/>
          </w:rPr>
          <w:t xml:space="preserve"> 10-50 ˚C for</w:t>
        </w:r>
      </w:ins>
      <w:ins w:id="1573" w:author="Joseph Stinziano" w:date="2020-06-25T12:48:00Z">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c,d</w:t>
        </w:r>
        <w:proofErr w:type="spellEnd"/>
        <w:r w:rsidR="00413C92">
          <w:rPr>
            <w:rFonts w:eastAsiaTheme="minorEastAsia" w:cstheme="minorHAnsi"/>
            <w:b/>
            <w:bCs/>
            <w:iCs/>
            <w:sz w:val="24"/>
            <w:szCs w:val="24"/>
          </w:rPr>
          <w:t>)</w:t>
        </w:r>
      </w:ins>
      <w:ins w:id="1574" w:author="Bridget Kathleen Murphy" w:date="2020-06-22T22:01:00Z">
        <w:r w:rsidR="00C1621E">
          <w:rPr>
            <w:rFonts w:eastAsiaTheme="minorEastAsia" w:cstheme="minorHAnsi"/>
            <w:b/>
            <w:bCs/>
            <w:iCs/>
            <w:sz w:val="24"/>
            <w:szCs w:val="24"/>
          </w:rPr>
          <w:t xml:space="preserve"> </w:t>
        </w:r>
        <w:r w:rsidR="00C1621E">
          <w:rPr>
            <w:rFonts w:eastAsiaTheme="minorEastAsia" w:cstheme="minorHAnsi"/>
            <w:b/>
            <w:bCs/>
            <w:i/>
            <w:iCs/>
            <w:sz w:val="24"/>
            <w:szCs w:val="24"/>
          </w:rPr>
          <w:t xml:space="preserve">Elymus canadensis </w:t>
        </w:r>
        <w:r w:rsidR="00C1621E">
          <w:rPr>
            <w:rFonts w:eastAsiaTheme="minorEastAsia" w:cstheme="minorHAnsi"/>
            <w:b/>
            <w:bCs/>
            <w:iCs/>
            <w:sz w:val="24"/>
            <w:szCs w:val="24"/>
          </w:rPr>
          <w:t>and 20-50 ˚C of</w:t>
        </w:r>
      </w:ins>
      <w:ins w:id="1575" w:author="Joseph Stinziano" w:date="2020-06-25T12:48:00Z">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e,f</w:t>
        </w:r>
        <w:proofErr w:type="spellEnd"/>
        <w:r w:rsidR="00413C92">
          <w:rPr>
            <w:rFonts w:eastAsiaTheme="minorEastAsia" w:cstheme="minorHAnsi"/>
            <w:b/>
            <w:bCs/>
            <w:iCs/>
            <w:sz w:val="24"/>
            <w:szCs w:val="24"/>
          </w:rPr>
          <w:t>)</w:t>
        </w:r>
      </w:ins>
      <w:ins w:id="1576" w:author="Bridget Kathleen Murphy" w:date="2020-06-22T22:01:00Z">
        <w:r w:rsidR="00C1621E">
          <w:rPr>
            <w:rFonts w:eastAsiaTheme="minorEastAsia" w:cstheme="minorHAnsi"/>
            <w:b/>
            <w:bCs/>
            <w:iCs/>
            <w:sz w:val="24"/>
            <w:szCs w:val="24"/>
          </w:rPr>
          <w:t xml:space="preserve"> </w:t>
        </w:r>
        <w:r w:rsidR="00C1621E">
          <w:rPr>
            <w:rFonts w:eastAsiaTheme="minorEastAsia" w:cstheme="minorHAnsi"/>
            <w:b/>
            <w:bCs/>
            <w:i/>
            <w:iCs/>
            <w:sz w:val="24"/>
            <w:szCs w:val="24"/>
          </w:rPr>
          <w:t xml:space="preserve">Betula </w:t>
        </w:r>
        <w:proofErr w:type="spellStart"/>
        <w:r w:rsidR="00C1621E">
          <w:rPr>
            <w:rFonts w:eastAsiaTheme="minorEastAsia" w:cstheme="minorHAnsi"/>
            <w:b/>
            <w:bCs/>
            <w:i/>
            <w:iCs/>
            <w:sz w:val="24"/>
            <w:szCs w:val="24"/>
          </w:rPr>
          <w:t>alleghanien</w:t>
        </w:r>
      </w:ins>
      <w:ins w:id="1577" w:author="Bridget Kathleen Murphy" w:date="2020-06-22T22:02:00Z">
        <w:r w:rsidR="00C1621E">
          <w:rPr>
            <w:rFonts w:eastAsiaTheme="minorEastAsia" w:cstheme="minorHAnsi"/>
            <w:b/>
            <w:bCs/>
            <w:i/>
            <w:iCs/>
            <w:sz w:val="24"/>
            <w:szCs w:val="24"/>
          </w:rPr>
          <w:t>sis</w:t>
        </w:r>
        <w:proofErr w:type="spellEnd"/>
        <w:r w:rsidR="00C1621E">
          <w:rPr>
            <w:rFonts w:eastAsiaTheme="minorEastAsia" w:cstheme="minorHAnsi"/>
            <w:b/>
            <w:bCs/>
            <w:iCs/>
            <w:sz w:val="24"/>
            <w:szCs w:val="24"/>
          </w:rPr>
          <w:t xml:space="preserve">. </w:t>
        </w:r>
      </w:ins>
      <w:ins w:id="1578" w:author="Bridget Kathleen Murphy" w:date="2020-06-22T22:04:00Z">
        <w:r w:rsidR="000040BC">
          <w:rPr>
            <w:rFonts w:eastAsiaTheme="minorEastAsia" w:cstheme="minorHAnsi"/>
            <w:b/>
            <w:bCs/>
            <w:iCs/>
            <w:sz w:val="24"/>
            <w:szCs w:val="24"/>
          </w:rPr>
          <w:t>Red d</w:t>
        </w:r>
      </w:ins>
      <w:ins w:id="1579" w:author="Bridget Kathleen Murphy" w:date="2020-06-22T22:06:00Z">
        <w:r w:rsidR="000040BC">
          <w:rPr>
            <w:rFonts w:eastAsiaTheme="minorEastAsia" w:cstheme="minorHAnsi"/>
            <w:b/>
            <w:bCs/>
            <w:iCs/>
            <w:sz w:val="24"/>
            <w:szCs w:val="24"/>
          </w:rPr>
          <w:t>ashed</w:t>
        </w:r>
      </w:ins>
      <w:ins w:id="1580" w:author="Bridget Kathleen Murphy" w:date="2020-06-22T22:04:00Z">
        <w:r w:rsidR="000040BC">
          <w:rPr>
            <w:rFonts w:eastAsiaTheme="minorEastAsia" w:cstheme="minorHAnsi"/>
            <w:b/>
            <w:bCs/>
            <w:iCs/>
            <w:sz w:val="24"/>
            <w:szCs w:val="24"/>
          </w:rPr>
          <w:t xml:space="preserve"> lines indicate </w:t>
        </w:r>
      </w:ins>
      <w:ins w:id="1581" w:author="Bridget Kathleen Murphy" w:date="2020-06-22T22:06:00Z">
        <w:r w:rsidR="000040BC">
          <w:rPr>
            <w:rFonts w:eastAsiaTheme="minorEastAsia" w:cstheme="minorHAnsi"/>
            <w:b/>
            <w:bCs/>
            <w:iCs/>
            <w:sz w:val="24"/>
            <w:szCs w:val="24"/>
          </w:rPr>
          <w:t>curves fitted with the</w:t>
        </w:r>
      </w:ins>
      <w:ins w:id="1582" w:author="Bridget Kathleen Murphy" w:date="2020-06-22T22:05:00Z">
        <w:r w:rsidR="000040BC">
          <w:rPr>
            <w:rFonts w:eastAsiaTheme="minorEastAsia" w:cstheme="minorHAnsi"/>
            <w:b/>
            <w:bCs/>
            <w:iCs/>
            <w:sz w:val="24"/>
            <w:szCs w:val="24"/>
          </w:rPr>
          <w:t xml:space="preserve"> M2002 equation </w:t>
        </w:r>
      </w:ins>
      <w:ins w:id="1583" w:author="Bridget Kathleen Murphy" w:date="2020-06-22T22:06:00Z">
        <w:r w:rsidR="000040BC">
          <w:rPr>
            <w:rFonts w:eastAsiaTheme="minorEastAsia" w:cstheme="minorHAnsi"/>
            <w:b/>
            <w:bCs/>
            <w:iCs/>
            <w:sz w:val="24"/>
            <w:szCs w:val="24"/>
          </w:rPr>
          <w:t xml:space="preserve">and blue dotted lines indicate curves fitted with the J1942 equation. </w:t>
        </w:r>
      </w:ins>
      <w:ins w:id="1584" w:author="Joseph Stinziano" w:date="2020-06-25T12:47:00Z">
        <w:r w:rsidR="00413C92">
          <w:rPr>
            <w:rFonts w:eastAsiaTheme="minorEastAsia" w:cstheme="minorHAnsi"/>
            <w:b/>
            <w:bCs/>
            <w:iCs/>
            <w:sz w:val="24"/>
            <w:szCs w:val="24"/>
          </w:rPr>
          <w:t xml:space="preserve">Parameters for c-f) are as </w:t>
        </w:r>
      </w:ins>
      <w:ins w:id="1585" w:author="Joseph Stinziano" w:date="2020-06-25T12:48:00Z">
        <w:r w:rsidR="00413C92">
          <w:rPr>
            <w:rFonts w:eastAsiaTheme="minorEastAsia" w:cstheme="minorHAnsi"/>
            <w:b/>
            <w:bCs/>
            <w:iCs/>
            <w:sz w:val="24"/>
            <w:szCs w:val="24"/>
          </w:rPr>
          <w:t>follows: c) M2002: k</w:t>
        </w:r>
        <w:r w:rsidR="00413C92">
          <w:rPr>
            <w:rFonts w:eastAsiaTheme="minorEastAsia" w:cstheme="minorHAnsi"/>
            <w:b/>
            <w:bCs/>
            <w:iCs/>
            <w:sz w:val="24"/>
            <w:szCs w:val="24"/>
            <w:vertAlign w:val="subscript"/>
          </w:rPr>
          <w:t>25</w:t>
        </w:r>
        <w:r w:rsidR="00413C92">
          <w:rPr>
            <w:rFonts w:eastAsiaTheme="minorEastAsia" w:cstheme="minorHAnsi"/>
            <w:b/>
            <w:bCs/>
            <w:iCs/>
            <w:sz w:val="24"/>
            <w:szCs w:val="24"/>
          </w:rPr>
          <w:t xml:space="preserve">: 46.4 </w:t>
        </w:r>
      </w:ins>
      <w:proofErr w:type="spellStart"/>
      <w:ins w:id="1586" w:author="Joseph Stinziano" w:date="2020-06-25T12:50:00Z">
        <w:r w:rsidR="00413C92">
          <w:rPr>
            <w:rFonts w:eastAsiaTheme="minorEastAsia" w:cstheme="minorHAnsi"/>
            <w:b/>
            <w:bCs/>
            <w:iCs/>
            <w:sz w:val="24"/>
            <w:szCs w:val="24"/>
          </w:rPr>
          <w:t>μ</w:t>
        </w:r>
      </w:ins>
      <w:ins w:id="1587" w:author="Joseph Stinziano" w:date="2020-06-25T12:48:00Z">
        <w:r w:rsidR="00413C92">
          <w:rPr>
            <w:rFonts w:eastAsiaTheme="minorEastAsia" w:cstheme="minorHAnsi"/>
            <w:b/>
            <w:bCs/>
            <w:iCs/>
            <w:sz w:val="24"/>
            <w:szCs w:val="24"/>
          </w:rPr>
          <w:t>mol</w:t>
        </w:r>
        <w:proofErr w:type="spellEnd"/>
        <w:r w:rsidR="00413C92">
          <w:rPr>
            <w:rFonts w:eastAsiaTheme="minorEastAsia" w:cstheme="minorHAnsi"/>
            <w:b/>
            <w:bCs/>
            <w:iCs/>
            <w:sz w:val="24"/>
            <w:szCs w:val="24"/>
          </w:rPr>
          <w:t xml:space="preserve"> m</w:t>
        </w:r>
        <w:r w:rsidR="00413C92">
          <w:rPr>
            <w:rFonts w:eastAsiaTheme="minorEastAsia" w:cstheme="minorHAnsi"/>
            <w:b/>
            <w:bCs/>
            <w:iCs/>
            <w:sz w:val="24"/>
            <w:szCs w:val="24"/>
            <w:vertAlign w:val="superscript"/>
          </w:rPr>
          <w:t>-2</w:t>
        </w:r>
        <w:r w:rsidR="00413C92">
          <w:rPr>
            <w:rFonts w:eastAsiaTheme="minorEastAsia" w:cstheme="minorHAnsi"/>
            <w:b/>
            <w:bCs/>
            <w:iCs/>
            <w:sz w:val="24"/>
            <w:szCs w:val="24"/>
          </w:rPr>
          <w:t xml:space="preserve"> s</w:t>
        </w:r>
      </w:ins>
      <w:ins w:id="1588" w:author="Joseph Stinziano" w:date="2020-06-25T12:49:00Z">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w:t>
        </w:r>
        <w:r w:rsidR="00413C92">
          <w:rPr>
            <w:rFonts w:eastAsiaTheme="minorEastAsia" w:cstheme="minorHAnsi"/>
            <w:b/>
            <w:bCs/>
            <w:iCs/>
            <w:sz w:val="24"/>
            <w:szCs w:val="24"/>
            <w:vertAlign w:val="subscript"/>
          </w:rPr>
          <w:t>a</w:t>
        </w:r>
        <w:proofErr w:type="spellEnd"/>
        <w:r w:rsidR="00413C92">
          <w:rPr>
            <w:rFonts w:eastAsiaTheme="minorEastAsia" w:cstheme="minorHAnsi"/>
            <w:b/>
            <w:bCs/>
            <w:iCs/>
            <w:sz w:val="24"/>
            <w:szCs w:val="24"/>
          </w:rPr>
          <w:t>: 29.0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ΔS: 0.692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K</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H</w:t>
        </w:r>
        <w:r w:rsidR="00413C92">
          <w:rPr>
            <w:rFonts w:eastAsiaTheme="minorEastAsia" w:cstheme="minorHAnsi"/>
            <w:b/>
            <w:bCs/>
            <w:iCs/>
            <w:sz w:val="24"/>
            <w:szCs w:val="24"/>
            <w:vertAlign w:val="subscript"/>
          </w:rPr>
          <w:t>d</w:t>
        </w:r>
        <w:proofErr w:type="spellEnd"/>
        <w:r w:rsidR="00413C92">
          <w:rPr>
            <w:rFonts w:eastAsiaTheme="minorEastAsia" w:cstheme="minorHAnsi"/>
            <w:b/>
            <w:bCs/>
            <w:iCs/>
            <w:sz w:val="24"/>
            <w:szCs w:val="24"/>
          </w:rPr>
          <w:t>: 221.4 kJ mol</w:t>
        </w:r>
      </w:ins>
      <w:ins w:id="1589" w:author="Joseph Stinziano" w:date="2020-06-25T12:50:00Z">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J1942: k</w:t>
        </w:r>
        <w:r w:rsidR="00413C92">
          <w:rPr>
            <w:rFonts w:eastAsiaTheme="minorEastAsia" w:cstheme="minorHAnsi"/>
            <w:b/>
            <w:bCs/>
            <w:iCs/>
            <w:sz w:val="24"/>
            <w:szCs w:val="24"/>
            <w:vertAlign w:val="subscript"/>
          </w:rPr>
          <w:t>25</w:t>
        </w:r>
        <w:r w:rsidR="00413C92">
          <w:rPr>
            <w:rFonts w:eastAsiaTheme="minorEastAsia" w:cstheme="minorHAnsi"/>
            <w:b/>
            <w:bCs/>
            <w:iCs/>
            <w:sz w:val="24"/>
            <w:szCs w:val="24"/>
          </w:rPr>
          <w:t xml:space="preserve">: 46.4 </w:t>
        </w:r>
        <w:proofErr w:type="spellStart"/>
        <w:r w:rsidR="00413C92">
          <w:rPr>
            <w:rFonts w:eastAsiaTheme="minorEastAsia" w:cstheme="minorHAnsi"/>
            <w:b/>
            <w:bCs/>
            <w:iCs/>
            <w:sz w:val="24"/>
            <w:szCs w:val="24"/>
          </w:rPr>
          <w:t>μmol</w:t>
        </w:r>
        <w:proofErr w:type="spellEnd"/>
        <w:r w:rsidR="00413C92">
          <w:rPr>
            <w:rFonts w:eastAsiaTheme="minorEastAsia" w:cstheme="minorHAnsi"/>
            <w:b/>
            <w:bCs/>
            <w:iCs/>
            <w:sz w:val="24"/>
            <w:szCs w:val="24"/>
          </w:rPr>
          <w:t xml:space="preserve"> m</w:t>
        </w:r>
        <w:r w:rsidR="00413C92">
          <w:rPr>
            <w:rFonts w:eastAsiaTheme="minorEastAsia" w:cstheme="minorHAnsi"/>
            <w:b/>
            <w:bCs/>
            <w:iCs/>
            <w:sz w:val="24"/>
            <w:szCs w:val="24"/>
            <w:vertAlign w:val="superscript"/>
          </w:rPr>
          <w:t>-2</w:t>
        </w:r>
        <w:r w:rsidR="00413C92">
          <w:rPr>
            <w:rFonts w:eastAsiaTheme="minorEastAsia" w:cstheme="minorHAnsi"/>
            <w:b/>
            <w:bCs/>
            <w:iCs/>
            <w:sz w:val="24"/>
            <w:szCs w:val="24"/>
          </w:rPr>
          <w:t xml:space="preserve"> s</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w:t>
        </w:r>
        <w:r w:rsidR="00413C92">
          <w:rPr>
            <w:rFonts w:eastAsiaTheme="minorEastAsia" w:cstheme="minorHAnsi"/>
            <w:b/>
            <w:bCs/>
            <w:iCs/>
            <w:sz w:val="24"/>
            <w:szCs w:val="24"/>
            <w:vertAlign w:val="subscript"/>
          </w:rPr>
          <w:t>a</w:t>
        </w:r>
        <w:proofErr w:type="spellEnd"/>
        <w:r w:rsidR="00413C92">
          <w:rPr>
            <w:rFonts w:eastAsiaTheme="minorEastAsia" w:cstheme="minorHAnsi"/>
            <w:b/>
            <w:bCs/>
            <w:iCs/>
            <w:sz w:val="24"/>
            <w:szCs w:val="24"/>
          </w:rPr>
          <w:t>: 29.0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ΔS: 0.655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K</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H</w:t>
        </w:r>
        <w:r w:rsidR="00413C92">
          <w:rPr>
            <w:rFonts w:eastAsiaTheme="minorEastAsia" w:cstheme="minorHAnsi"/>
            <w:b/>
            <w:bCs/>
            <w:iCs/>
            <w:sz w:val="24"/>
            <w:szCs w:val="24"/>
            <w:vertAlign w:val="subscript"/>
          </w:rPr>
          <w:t>d</w:t>
        </w:r>
        <w:proofErr w:type="spellEnd"/>
        <w:r w:rsidR="00413C92">
          <w:rPr>
            <w:rFonts w:eastAsiaTheme="minorEastAsia" w:cstheme="minorHAnsi"/>
            <w:b/>
            <w:bCs/>
            <w:iCs/>
            <w:sz w:val="24"/>
            <w:szCs w:val="24"/>
          </w:rPr>
          <w:t>: 209.0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d</w:t>
        </w:r>
      </w:ins>
      <w:ins w:id="1590" w:author="Joseph Stinziano" w:date="2020-06-25T12:51:00Z">
        <w:r w:rsidR="00413C92">
          <w:rPr>
            <w:rFonts w:eastAsiaTheme="minorEastAsia" w:cstheme="minorHAnsi"/>
            <w:b/>
            <w:bCs/>
            <w:iCs/>
            <w:sz w:val="24"/>
            <w:szCs w:val="24"/>
          </w:rPr>
          <w:t>) M2002: k</w:t>
        </w:r>
        <w:r w:rsidR="00413C92">
          <w:rPr>
            <w:rFonts w:eastAsiaTheme="minorEastAsia" w:cstheme="minorHAnsi"/>
            <w:b/>
            <w:bCs/>
            <w:iCs/>
            <w:sz w:val="24"/>
            <w:szCs w:val="24"/>
            <w:vertAlign w:val="subscript"/>
          </w:rPr>
          <w:t>25</w:t>
        </w:r>
        <w:r w:rsidR="00413C92">
          <w:rPr>
            <w:rFonts w:eastAsiaTheme="minorEastAsia" w:cstheme="minorHAnsi"/>
            <w:b/>
            <w:bCs/>
            <w:iCs/>
            <w:sz w:val="24"/>
            <w:szCs w:val="24"/>
          </w:rPr>
          <w:t xml:space="preserve">: 68.9 </w:t>
        </w:r>
        <w:proofErr w:type="spellStart"/>
        <w:r w:rsidR="00413C92">
          <w:rPr>
            <w:rFonts w:eastAsiaTheme="minorEastAsia" w:cstheme="minorHAnsi"/>
            <w:b/>
            <w:bCs/>
            <w:iCs/>
            <w:sz w:val="24"/>
            <w:szCs w:val="24"/>
          </w:rPr>
          <w:t>μmol</w:t>
        </w:r>
        <w:proofErr w:type="spellEnd"/>
        <w:r w:rsidR="00413C92">
          <w:rPr>
            <w:rFonts w:eastAsiaTheme="minorEastAsia" w:cstheme="minorHAnsi"/>
            <w:b/>
            <w:bCs/>
            <w:iCs/>
            <w:sz w:val="24"/>
            <w:szCs w:val="24"/>
          </w:rPr>
          <w:t xml:space="preserve"> m</w:t>
        </w:r>
        <w:r w:rsidR="00413C92">
          <w:rPr>
            <w:rFonts w:eastAsiaTheme="minorEastAsia" w:cstheme="minorHAnsi"/>
            <w:b/>
            <w:bCs/>
            <w:iCs/>
            <w:sz w:val="24"/>
            <w:szCs w:val="24"/>
            <w:vertAlign w:val="superscript"/>
          </w:rPr>
          <w:t>-2</w:t>
        </w:r>
        <w:r w:rsidR="00413C92">
          <w:rPr>
            <w:rFonts w:eastAsiaTheme="minorEastAsia" w:cstheme="minorHAnsi"/>
            <w:b/>
            <w:bCs/>
            <w:iCs/>
            <w:sz w:val="24"/>
            <w:szCs w:val="24"/>
          </w:rPr>
          <w:t xml:space="preserve"> s</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w:t>
        </w:r>
        <w:r w:rsidR="00413C92">
          <w:rPr>
            <w:rFonts w:eastAsiaTheme="minorEastAsia" w:cstheme="minorHAnsi"/>
            <w:b/>
            <w:bCs/>
            <w:iCs/>
            <w:sz w:val="24"/>
            <w:szCs w:val="24"/>
            <w:vertAlign w:val="subscript"/>
          </w:rPr>
          <w:t>a</w:t>
        </w:r>
        <w:proofErr w:type="spellEnd"/>
        <w:r w:rsidR="00413C92">
          <w:rPr>
            <w:rFonts w:eastAsiaTheme="minorEastAsia" w:cstheme="minorHAnsi"/>
            <w:b/>
            <w:bCs/>
            <w:iCs/>
            <w:sz w:val="24"/>
            <w:szCs w:val="24"/>
          </w:rPr>
          <w:t xml:space="preserve">: </w:t>
        </w:r>
        <w:r w:rsidR="00413C92">
          <w:rPr>
            <w:rFonts w:eastAsiaTheme="minorEastAsia" w:cstheme="minorHAnsi"/>
            <w:b/>
            <w:bCs/>
            <w:iCs/>
            <w:sz w:val="24"/>
            <w:szCs w:val="24"/>
          </w:rPr>
          <w:lastRenderedPageBreak/>
          <w:t>0.0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ΔS: 0.746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K</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H</w:t>
        </w:r>
        <w:r w:rsidR="00413C92">
          <w:rPr>
            <w:rFonts w:eastAsiaTheme="minorEastAsia" w:cstheme="minorHAnsi"/>
            <w:b/>
            <w:bCs/>
            <w:iCs/>
            <w:sz w:val="24"/>
            <w:szCs w:val="24"/>
            <w:vertAlign w:val="subscript"/>
          </w:rPr>
          <w:t>d</w:t>
        </w:r>
        <w:proofErr w:type="spellEnd"/>
        <w:r w:rsidR="00413C92">
          <w:rPr>
            <w:rFonts w:eastAsiaTheme="minorEastAsia" w:cstheme="minorHAnsi"/>
            <w:b/>
            <w:bCs/>
            <w:iCs/>
            <w:sz w:val="24"/>
            <w:szCs w:val="24"/>
          </w:rPr>
          <w:t>: 240.5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J1942: k</w:t>
        </w:r>
        <w:r w:rsidR="00413C92">
          <w:rPr>
            <w:rFonts w:eastAsiaTheme="minorEastAsia" w:cstheme="minorHAnsi"/>
            <w:b/>
            <w:bCs/>
            <w:iCs/>
            <w:sz w:val="24"/>
            <w:szCs w:val="24"/>
            <w:vertAlign w:val="subscript"/>
          </w:rPr>
          <w:t>25</w:t>
        </w:r>
        <w:r w:rsidR="00413C92">
          <w:rPr>
            <w:rFonts w:eastAsiaTheme="minorEastAsia" w:cstheme="minorHAnsi"/>
            <w:b/>
            <w:bCs/>
            <w:iCs/>
            <w:sz w:val="24"/>
            <w:szCs w:val="24"/>
          </w:rPr>
          <w:t xml:space="preserve">: 69.5 </w:t>
        </w:r>
        <w:proofErr w:type="spellStart"/>
        <w:r w:rsidR="00413C92">
          <w:rPr>
            <w:rFonts w:eastAsiaTheme="minorEastAsia" w:cstheme="minorHAnsi"/>
            <w:b/>
            <w:bCs/>
            <w:iCs/>
            <w:sz w:val="24"/>
            <w:szCs w:val="24"/>
          </w:rPr>
          <w:t>μmol</w:t>
        </w:r>
        <w:proofErr w:type="spellEnd"/>
        <w:r w:rsidR="00413C92">
          <w:rPr>
            <w:rFonts w:eastAsiaTheme="minorEastAsia" w:cstheme="minorHAnsi"/>
            <w:b/>
            <w:bCs/>
            <w:iCs/>
            <w:sz w:val="24"/>
            <w:szCs w:val="24"/>
          </w:rPr>
          <w:t xml:space="preserve"> m</w:t>
        </w:r>
        <w:r w:rsidR="00413C92">
          <w:rPr>
            <w:rFonts w:eastAsiaTheme="minorEastAsia" w:cstheme="minorHAnsi"/>
            <w:b/>
            <w:bCs/>
            <w:iCs/>
            <w:sz w:val="24"/>
            <w:szCs w:val="24"/>
            <w:vertAlign w:val="superscript"/>
          </w:rPr>
          <w:t>-2</w:t>
        </w:r>
        <w:r w:rsidR="00413C92">
          <w:rPr>
            <w:rFonts w:eastAsiaTheme="minorEastAsia" w:cstheme="minorHAnsi"/>
            <w:b/>
            <w:bCs/>
            <w:iCs/>
            <w:sz w:val="24"/>
            <w:szCs w:val="24"/>
          </w:rPr>
          <w:t xml:space="preserve"> s</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w:t>
        </w:r>
        <w:r w:rsidR="00413C92">
          <w:rPr>
            <w:rFonts w:eastAsiaTheme="minorEastAsia" w:cstheme="minorHAnsi"/>
            <w:b/>
            <w:bCs/>
            <w:iCs/>
            <w:sz w:val="24"/>
            <w:szCs w:val="24"/>
            <w:vertAlign w:val="subscript"/>
          </w:rPr>
          <w:t>a</w:t>
        </w:r>
        <w:proofErr w:type="spellEnd"/>
        <w:r w:rsidR="00413C92">
          <w:rPr>
            <w:rFonts w:eastAsiaTheme="minorEastAsia" w:cstheme="minorHAnsi"/>
            <w:b/>
            <w:bCs/>
            <w:iCs/>
            <w:sz w:val="24"/>
            <w:szCs w:val="24"/>
          </w:rPr>
          <w:t xml:space="preserve">: </w:t>
        </w:r>
      </w:ins>
      <w:ins w:id="1591" w:author="Joseph Stinziano" w:date="2020-06-25T12:52:00Z">
        <w:r w:rsidR="00413C92">
          <w:rPr>
            <w:rFonts w:eastAsiaTheme="minorEastAsia" w:cstheme="minorHAnsi"/>
            <w:b/>
            <w:bCs/>
            <w:iCs/>
            <w:sz w:val="24"/>
            <w:szCs w:val="24"/>
          </w:rPr>
          <w:t>0</w:t>
        </w:r>
      </w:ins>
      <w:ins w:id="1592" w:author="Joseph Stinziano" w:date="2020-06-25T12:51:00Z">
        <w:r w:rsidR="00413C92">
          <w:rPr>
            <w:rFonts w:eastAsiaTheme="minorEastAsia" w:cstheme="minorHAnsi"/>
            <w:b/>
            <w:bCs/>
            <w:iCs/>
            <w:sz w:val="24"/>
            <w:szCs w:val="24"/>
          </w:rPr>
          <w:t>.0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ΔS: 0.</w:t>
        </w:r>
      </w:ins>
      <w:ins w:id="1593" w:author="Joseph Stinziano" w:date="2020-06-25T12:52:00Z">
        <w:r w:rsidR="00413C92">
          <w:rPr>
            <w:rFonts w:eastAsiaTheme="minorEastAsia" w:cstheme="minorHAnsi"/>
            <w:b/>
            <w:bCs/>
            <w:iCs/>
            <w:sz w:val="24"/>
            <w:szCs w:val="24"/>
          </w:rPr>
          <w:t>625</w:t>
        </w:r>
      </w:ins>
      <w:ins w:id="1594" w:author="Joseph Stinziano" w:date="2020-06-25T12:51:00Z">
        <w:r w:rsidR="00413C92">
          <w:rPr>
            <w:rFonts w:eastAsiaTheme="minorEastAsia" w:cstheme="minorHAnsi"/>
            <w:b/>
            <w:bCs/>
            <w:iCs/>
            <w:sz w:val="24"/>
            <w:szCs w:val="24"/>
          </w:rPr>
          <w:t xml:space="preserve">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K</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H</w:t>
        </w:r>
        <w:r w:rsidR="00413C92">
          <w:rPr>
            <w:rFonts w:eastAsiaTheme="minorEastAsia" w:cstheme="minorHAnsi"/>
            <w:b/>
            <w:bCs/>
            <w:iCs/>
            <w:sz w:val="24"/>
            <w:szCs w:val="24"/>
            <w:vertAlign w:val="subscript"/>
          </w:rPr>
          <w:t>d</w:t>
        </w:r>
        <w:proofErr w:type="spellEnd"/>
        <w:r w:rsidR="00413C92">
          <w:rPr>
            <w:rFonts w:eastAsiaTheme="minorEastAsia" w:cstheme="minorHAnsi"/>
            <w:b/>
            <w:bCs/>
            <w:iCs/>
            <w:sz w:val="24"/>
            <w:szCs w:val="24"/>
          </w:rPr>
          <w:t xml:space="preserve">: </w:t>
        </w:r>
      </w:ins>
      <w:ins w:id="1595" w:author="Joseph Stinziano" w:date="2020-06-25T12:52:00Z">
        <w:r w:rsidR="00413C92">
          <w:rPr>
            <w:rFonts w:eastAsiaTheme="minorEastAsia" w:cstheme="minorHAnsi"/>
            <w:b/>
            <w:bCs/>
            <w:iCs/>
            <w:sz w:val="24"/>
            <w:szCs w:val="24"/>
          </w:rPr>
          <w:t>201.0</w:t>
        </w:r>
      </w:ins>
      <w:ins w:id="1596" w:author="Joseph Stinziano" w:date="2020-06-25T12:51:00Z">
        <w:r w:rsidR="00413C92">
          <w:rPr>
            <w:rFonts w:eastAsiaTheme="minorEastAsia" w:cstheme="minorHAnsi"/>
            <w:b/>
            <w:bCs/>
            <w:iCs/>
            <w:sz w:val="24"/>
            <w:szCs w:val="24"/>
          </w:rPr>
          <w:t xml:space="preserve">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w:t>
        </w:r>
      </w:ins>
      <w:ins w:id="1597" w:author="Joseph Stinziano" w:date="2020-06-25T12:52:00Z">
        <w:r w:rsidR="0034085B">
          <w:rPr>
            <w:rFonts w:eastAsiaTheme="minorEastAsia" w:cstheme="minorHAnsi"/>
            <w:b/>
            <w:bCs/>
            <w:iCs/>
            <w:sz w:val="24"/>
            <w:szCs w:val="24"/>
          </w:rPr>
          <w:t xml:space="preserve"> e) M2002: k</w:t>
        </w:r>
        <w:r w:rsidR="0034085B">
          <w:rPr>
            <w:rFonts w:eastAsiaTheme="minorEastAsia" w:cstheme="minorHAnsi"/>
            <w:b/>
            <w:bCs/>
            <w:iCs/>
            <w:sz w:val="24"/>
            <w:szCs w:val="24"/>
            <w:vertAlign w:val="subscript"/>
          </w:rPr>
          <w:t>25</w:t>
        </w:r>
        <w:r w:rsidR="0034085B">
          <w:rPr>
            <w:rFonts w:eastAsiaTheme="minorEastAsia" w:cstheme="minorHAnsi"/>
            <w:b/>
            <w:bCs/>
            <w:iCs/>
            <w:sz w:val="24"/>
            <w:szCs w:val="24"/>
          </w:rPr>
          <w:t xml:space="preserve">: 37.6 </w:t>
        </w:r>
        <w:proofErr w:type="spellStart"/>
        <w:r w:rsidR="0034085B">
          <w:rPr>
            <w:rFonts w:eastAsiaTheme="minorEastAsia" w:cstheme="minorHAnsi"/>
            <w:b/>
            <w:bCs/>
            <w:iCs/>
            <w:sz w:val="24"/>
            <w:szCs w:val="24"/>
          </w:rPr>
          <w:t>μmol</w:t>
        </w:r>
        <w:proofErr w:type="spellEnd"/>
        <w:r w:rsidR="0034085B">
          <w:rPr>
            <w:rFonts w:eastAsiaTheme="minorEastAsia" w:cstheme="minorHAnsi"/>
            <w:b/>
            <w:bCs/>
            <w:iCs/>
            <w:sz w:val="24"/>
            <w:szCs w:val="24"/>
          </w:rPr>
          <w:t xml:space="preserve"> m</w:t>
        </w:r>
        <w:r w:rsidR="0034085B">
          <w:rPr>
            <w:rFonts w:eastAsiaTheme="minorEastAsia" w:cstheme="minorHAnsi"/>
            <w:b/>
            <w:bCs/>
            <w:iCs/>
            <w:sz w:val="24"/>
            <w:szCs w:val="24"/>
            <w:vertAlign w:val="superscript"/>
          </w:rPr>
          <w:t>-2</w:t>
        </w:r>
        <w:r w:rsidR="0034085B">
          <w:rPr>
            <w:rFonts w:eastAsiaTheme="minorEastAsia" w:cstheme="minorHAnsi"/>
            <w:b/>
            <w:bCs/>
            <w:iCs/>
            <w:sz w:val="24"/>
            <w:szCs w:val="24"/>
          </w:rPr>
          <w:t xml:space="preserve"> s</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E</w:t>
        </w:r>
        <w:r w:rsidR="0034085B">
          <w:rPr>
            <w:rFonts w:eastAsiaTheme="minorEastAsia" w:cstheme="minorHAnsi"/>
            <w:b/>
            <w:bCs/>
            <w:iCs/>
            <w:sz w:val="24"/>
            <w:szCs w:val="24"/>
            <w:vertAlign w:val="subscript"/>
          </w:rPr>
          <w:t>a</w:t>
        </w:r>
        <w:proofErr w:type="spellEnd"/>
        <w:r w:rsidR="0034085B">
          <w:rPr>
            <w:rFonts w:eastAsiaTheme="minorEastAsia" w:cstheme="minorHAnsi"/>
            <w:b/>
            <w:bCs/>
            <w:iCs/>
            <w:sz w:val="24"/>
            <w:szCs w:val="24"/>
          </w:rPr>
          <w:t>: 57.7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ΔS: 0.579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K</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H</w:t>
        </w:r>
        <w:r w:rsidR="0034085B">
          <w:rPr>
            <w:rFonts w:eastAsiaTheme="minorEastAsia" w:cstheme="minorHAnsi"/>
            <w:b/>
            <w:bCs/>
            <w:iCs/>
            <w:sz w:val="24"/>
            <w:szCs w:val="24"/>
            <w:vertAlign w:val="subscript"/>
          </w:rPr>
          <w:t>d</w:t>
        </w:r>
        <w:proofErr w:type="spellEnd"/>
        <w:r w:rsidR="0034085B">
          <w:rPr>
            <w:rFonts w:eastAsiaTheme="minorEastAsia" w:cstheme="minorHAnsi"/>
            <w:b/>
            <w:bCs/>
            <w:iCs/>
            <w:sz w:val="24"/>
            <w:szCs w:val="24"/>
          </w:rPr>
          <w:t xml:space="preserve">: </w:t>
        </w:r>
      </w:ins>
      <w:ins w:id="1598" w:author="Joseph Stinziano" w:date="2020-06-25T12:53:00Z">
        <w:r w:rsidR="0034085B">
          <w:rPr>
            <w:rFonts w:eastAsiaTheme="minorEastAsia" w:cstheme="minorHAnsi"/>
            <w:b/>
            <w:bCs/>
            <w:iCs/>
            <w:sz w:val="24"/>
            <w:szCs w:val="24"/>
          </w:rPr>
          <w:t>185.4</w:t>
        </w:r>
      </w:ins>
      <w:ins w:id="1599" w:author="Joseph Stinziano" w:date="2020-06-25T12:52: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J1942: k</w:t>
        </w:r>
        <w:r w:rsidR="0034085B">
          <w:rPr>
            <w:rFonts w:eastAsiaTheme="minorEastAsia" w:cstheme="minorHAnsi"/>
            <w:b/>
            <w:bCs/>
            <w:iCs/>
            <w:sz w:val="24"/>
            <w:szCs w:val="24"/>
            <w:vertAlign w:val="subscript"/>
          </w:rPr>
          <w:t>25</w:t>
        </w:r>
        <w:r w:rsidR="0034085B">
          <w:rPr>
            <w:rFonts w:eastAsiaTheme="minorEastAsia" w:cstheme="minorHAnsi"/>
            <w:b/>
            <w:bCs/>
            <w:iCs/>
            <w:sz w:val="24"/>
            <w:szCs w:val="24"/>
          </w:rPr>
          <w:t xml:space="preserve">: </w:t>
        </w:r>
      </w:ins>
      <w:ins w:id="1600" w:author="Joseph Stinziano" w:date="2020-06-25T12:53:00Z">
        <w:r w:rsidR="0034085B">
          <w:rPr>
            <w:rFonts w:eastAsiaTheme="minorEastAsia" w:cstheme="minorHAnsi"/>
            <w:b/>
            <w:bCs/>
            <w:iCs/>
            <w:sz w:val="24"/>
            <w:szCs w:val="24"/>
          </w:rPr>
          <w:t>37.0</w:t>
        </w:r>
      </w:ins>
      <w:ins w:id="1601" w:author="Joseph Stinziano" w:date="2020-06-25T12:52:00Z">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μmol</w:t>
        </w:r>
        <w:proofErr w:type="spellEnd"/>
        <w:r w:rsidR="0034085B">
          <w:rPr>
            <w:rFonts w:eastAsiaTheme="minorEastAsia" w:cstheme="minorHAnsi"/>
            <w:b/>
            <w:bCs/>
            <w:iCs/>
            <w:sz w:val="24"/>
            <w:szCs w:val="24"/>
          </w:rPr>
          <w:t xml:space="preserve"> m</w:t>
        </w:r>
        <w:r w:rsidR="0034085B">
          <w:rPr>
            <w:rFonts w:eastAsiaTheme="minorEastAsia" w:cstheme="minorHAnsi"/>
            <w:b/>
            <w:bCs/>
            <w:iCs/>
            <w:sz w:val="24"/>
            <w:szCs w:val="24"/>
            <w:vertAlign w:val="superscript"/>
          </w:rPr>
          <w:t>-2</w:t>
        </w:r>
        <w:r w:rsidR="0034085B">
          <w:rPr>
            <w:rFonts w:eastAsiaTheme="minorEastAsia" w:cstheme="minorHAnsi"/>
            <w:b/>
            <w:bCs/>
            <w:iCs/>
            <w:sz w:val="24"/>
            <w:szCs w:val="24"/>
          </w:rPr>
          <w:t xml:space="preserve"> s</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E</w:t>
        </w:r>
        <w:r w:rsidR="0034085B">
          <w:rPr>
            <w:rFonts w:eastAsiaTheme="minorEastAsia" w:cstheme="minorHAnsi"/>
            <w:b/>
            <w:bCs/>
            <w:iCs/>
            <w:sz w:val="24"/>
            <w:szCs w:val="24"/>
            <w:vertAlign w:val="subscript"/>
          </w:rPr>
          <w:t>a</w:t>
        </w:r>
        <w:proofErr w:type="spellEnd"/>
        <w:r w:rsidR="0034085B">
          <w:rPr>
            <w:rFonts w:eastAsiaTheme="minorEastAsia" w:cstheme="minorHAnsi"/>
            <w:b/>
            <w:bCs/>
            <w:iCs/>
            <w:sz w:val="24"/>
            <w:szCs w:val="24"/>
          </w:rPr>
          <w:t xml:space="preserve">: </w:t>
        </w:r>
      </w:ins>
      <w:ins w:id="1602" w:author="Joseph Stinziano" w:date="2020-06-25T12:53:00Z">
        <w:r w:rsidR="0034085B">
          <w:rPr>
            <w:rFonts w:eastAsiaTheme="minorEastAsia" w:cstheme="minorHAnsi"/>
            <w:b/>
            <w:bCs/>
            <w:iCs/>
            <w:sz w:val="24"/>
            <w:szCs w:val="24"/>
          </w:rPr>
          <w:t>57.7</w:t>
        </w:r>
      </w:ins>
      <w:ins w:id="1603" w:author="Joseph Stinziano" w:date="2020-06-25T12:52: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ΔS: 0.</w:t>
        </w:r>
      </w:ins>
      <w:ins w:id="1604" w:author="Joseph Stinziano" w:date="2020-06-25T12:53:00Z">
        <w:r w:rsidR="0034085B">
          <w:rPr>
            <w:rFonts w:eastAsiaTheme="minorEastAsia" w:cstheme="minorHAnsi"/>
            <w:b/>
            <w:bCs/>
            <w:iCs/>
            <w:sz w:val="24"/>
            <w:szCs w:val="24"/>
          </w:rPr>
          <w:t>557</w:t>
        </w:r>
      </w:ins>
      <w:ins w:id="1605" w:author="Joseph Stinziano" w:date="2020-06-25T12:52: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K</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H</w:t>
        </w:r>
        <w:r w:rsidR="0034085B">
          <w:rPr>
            <w:rFonts w:eastAsiaTheme="minorEastAsia" w:cstheme="minorHAnsi"/>
            <w:b/>
            <w:bCs/>
            <w:iCs/>
            <w:sz w:val="24"/>
            <w:szCs w:val="24"/>
            <w:vertAlign w:val="subscript"/>
          </w:rPr>
          <w:t>d</w:t>
        </w:r>
        <w:proofErr w:type="spellEnd"/>
        <w:r w:rsidR="0034085B">
          <w:rPr>
            <w:rFonts w:eastAsiaTheme="minorEastAsia" w:cstheme="minorHAnsi"/>
            <w:b/>
            <w:bCs/>
            <w:iCs/>
            <w:sz w:val="24"/>
            <w:szCs w:val="24"/>
          </w:rPr>
          <w:t xml:space="preserve">: </w:t>
        </w:r>
      </w:ins>
      <w:ins w:id="1606" w:author="Joseph Stinziano" w:date="2020-06-25T12:53:00Z">
        <w:r w:rsidR="0034085B">
          <w:rPr>
            <w:rFonts w:eastAsiaTheme="minorEastAsia" w:cstheme="minorHAnsi"/>
            <w:b/>
            <w:bCs/>
            <w:iCs/>
            <w:sz w:val="24"/>
            <w:szCs w:val="24"/>
          </w:rPr>
          <w:t>178.1</w:t>
        </w:r>
      </w:ins>
      <w:ins w:id="1607" w:author="Joseph Stinziano" w:date="2020-06-25T12:52: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w:t>
        </w:r>
      </w:ins>
      <w:ins w:id="1608" w:author="Joseph Stinziano" w:date="2020-06-25T12:53:00Z">
        <w:r w:rsidR="0034085B">
          <w:rPr>
            <w:rFonts w:eastAsiaTheme="minorEastAsia" w:cstheme="minorHAnsi"/>
            <w:b/>
            <w:bCs/>
            <w:iCs/>
            <w:sz w:val="24"/>
            <w:szCs w:val="24"/>
          </w:rPr>
          <w:t xml:space="preserve"> f) M2002: k</w:t>
        </w:r>
        <w:r w:rsidR="0034085B">
          <w:rPr>
            <w:rFonts w:eastAsiaTheme="minorEastAsia" w:cstheme="minorHAnsi"/>
            <w:b/>
            <w:bCs/>
            <w:iCs/>
            <w:sz w:val="24"/>
            <w:szCs w:val="24"/>
            <w:vertAlign w:val="subscript"/>
          </w:rPr>
          <w:t>25</w:t>
        </w:r>
        <w:r w:rsidR="0034085B">
          <w:rPr>
            <w:rFonts w:eastAsiaTheme="minorEastAsia" w:cstheme="minorHAnsi"/>
            <w:b/>
            <w:bCs/>
            <w:iCs/>
            <w:sz w:val="24"/>
            <w:szCs w:val="24"/>
          </w:rPr>
          <w:t xml:space="preserve">: 66.7 </w:t>
        </w:r>
        <w:proofErr w:type="spellStart"/>
        <w:r w:rsidR="0034085B">
          <w:rPr>
            <w:rFonts w:eastAsiaTheme="minorEastAsia" w:cstheme="minorHAnsi"/>
            <w:b/>
            <w:bCs/>
            <w:iCs/>
            <w:sz w:val="24"/>
            <w:szCs w:val="24"/>
          </w:rPr>
          <w:t>μmol</w:t>
        </w:r>
        <w:proofErr w:type="spellEnd"/>
        <w:r w:rsidR="0034085B">
          <w:rPr>
            <w:rFonts w:eastAsiaTheme="minorEastAsia" w:cstheme="minorHAnsi"/>
            <w:b/>
            <w:bCs/>
            <w:iCs/>
            <w:sz w:val="24"/>
            <w:szCs w:val="24"/>
          </w:rPr>
          <w:t xml:space="preserve"> m</w:t>
        </w:r>
        <w:r w:rsidR="0034085B">
          <w:rPr>
            <w:rFonts w:eastAsiaTheme="minorEastAsia" w:cstheme="minorHAnsi"/>
            <w:b/>
            <w:bCs/>
            <w:iCs/>
            <w:sz w:val="24"/>
            <w:szCs w:val="24"/>
            <w:vertAlign w:val="superscript"/>
          </w:rPr>
          <w:t>-2</w:t>
        </w:r>
        <w:r w:rsidR="0034085B">
          <w:rPr>
            <w:rFonts w:eastAsiaTheme="minorEastAsia" w:cstheme="minorHAnsi"/>
            <w:b/>
            <w:bCs/>
            <w:iCs/>
            <w:sz w:val="24"/>
            <w:szCs w:val="24"/>
          </w:rPr>
          <w:t xml:space="preserve"> s</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E</w:t>
        </w:r>
        <w:r w:rsidR="0034085B">
          <w:rPr>
            <w:rFonts w:eastAsiaTheme="minorEastAsia" w:cstheme="minorHAnsi"/>
            <w:b/>
            <w:bCs/>
            <w:iCs/>
            <w:sz w:val="24"/>
            <w:szCs w:val="24"/>
            <w:vertAlign w:val="subscript"/>
          </w:rPr>
          <w:t>a</w:t>
        </w:r>
        <w:proofErr w:type="spellEnd"/>
        <w:r w:rsidR="0034085B">
          <w:rPr>
            <w:rFonts w:eastAsiaTheme="minorEastAsia" w:cstheme="minorHAnsi"/>
            <w:b/>
            <w:bCs/>
            <w:iCs/>
            <w:sz w:val="24"/>
            <w:szCs w:val="24"/>
          </w:rPr>
          <w:t>: 23.0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ΔS: 0.761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K</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H</w:t>
        </w:r>
        <w:r w:rsidR="0034085B">
          <w:rPr>
            <w:rFonts w:eastAsiaTheme="minorEastAsia" w:cstheme="minorHAnsi"/>
            <w:b/>
            <w:bCs/>
            <w:iCs/>
            <w:sz w:val="24"/>
            <w:szCs w:val="24"/>
            <w:vertAlign w:val="subscript"/>
          </w:rPr>
          <w:t>d</w:t>
        </w:r>
        <w:proofErr w:type="spellEnd"/>
        <w:r w:rsidR="0034085B">
          <w:rPr>
            <w:rFonts w:eastAsiaTheme="minorEastAsia" w:cstheme="minorHAnsi"/>
            <w:b/>
            <w:bCs/>
            <w:iCs/>
            <w:sz w:val="24"/>
            <w:szCs w:val="24"/>
          </w:rPr>
          <w:t>: 2</w:t>
        </w:r>
      </w:ins>
      <w:ins w:id="1609" w:author="Joseph Stinziano" w:date="2020-06-25T12:54:00Z">
        <w:r w:rsidR="0034085B">
          <w:rPr>
            <w:rFonts w:eastAsiaTheme="minorEastAsia" w:cstheme="minorHAnsi"/>
            <w:b/>
            <w:bCs/>
            <w:iCs/>
            <w:sz w:val="24"/>
            <w:szCs w:val="24"/>
          </w:rPr>
          <w:t>46.6</w:t>
        </w:r>
      </w:ins>
      <w:ins w:id="1610" w:author="Joseph Stinziano" w:date="2020-06-25T12:53: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J1942: k</w:t>
        </w:r>
        <w:r w:rsidR="0034085B">
          <w:rPr>
            <w:rFonts w:eastAsiaTheme="minorEastAsia" w:cstheme="minorHAnsi"/>
            <w:b/>
            <w:bCs/>
            <w:iCs/>
            <w:sz w:val="24"/>
            <w:szCs w:val="24"/>
            <w:vertAlign w:val="subscript"/>
          </w:rPr>
          <w:t>25</w:t>
        </w:r>
        <w:r w:rsidR="0034085B">
          <w:rPr>
            <w:rFonts w:eastAsiaTheme="minorEastAsia" w:cstheme="minorHAnsi"/>
            <w:b/>
            <w:bCs/>
            <w:iCs/>
            <w:sz w:val="24"/>
            <w:szCs w:val="24"/>
          </w:rPr>
          <w:t xml:space="preserve">: </w:t>
        </w:r>
      </w:ins>
      <w:ins w:id="1611" w:author="Joseph Stinziano" w:date="2020-06-25T12:54:00Z">
        <w:r w:rsidR="0034085B">
          <w:rPr>
            <w:rFonts w:eastAsiaTheme="minorEastAsia" w:cstheme="minorHAnsi"/>
            <w:b/>
            <w:bCs/>
            <w:iCs/>
            <w:sz w:val="24"/>
            <w:szCs w:val="24"/>
          </w:rPr>
          <w:t>65.5</w:t>
        </w:r>
      </w:ins>
      <w:ins w:id="1612" w:author="Joseph Stinziano" w:date="2020-06-25T12:53:00Z">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μmol</w:t>
        </w:r>
        <w:proofErr w:type="spellEnd"/>
        <w:r w:rsidR="0034085B">
          <w:rPr>
            <w:rFonts w:eastAsiaTheme="minorEastAsia" w:cstheme="minorHAnsi"/>
            <w:b/>
            <w:bCs/>
            <w:iCs/>
            <w:sz w:val="24"/>
            <w:szCs w:val="24"/>
          </w:rPr>
          <w:t xml:space="preserve"> m</w:t>
        </w:r>
        <w:r w:rsidR="0034085B">
          <w:rPr>
            <w:rFonts w:eastAsiaTheme="minorEastAsia" w:cstheme="minorHAnsi"/>
            <w:b/>
            <w:bCs/>
            <w:iCs/>
            <w:sz w:val="24"/>
            <w:szCs w:val="24"/>
            <w:vertAlign w:val="superscript"/>
          </w:rPr>
          <w:t>-2</w:t>
        </w:r>
        <w:r w:rsidR="0034085B">
          <w:rPr>
            <w:rFonts w:eastAsiaTheme="minorEastAsia" w:cstheme="minorHAnsi"/>
            <w:b/>
            <w:bCs/>
            <w:iCs/>
            <w:sz w:val="24"/>
            <w:szCs w:val="24"/>
          </w:rPr>
          <w:t xml:space="preserve"> s</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E</w:t>
        </w:r>
        <w:r w:rsidR="0034085B">
          <w:rPr>
            <w:rFonts w:eastAsiaTheme="minorEastAsia" w:cstheme="minorHAnsi"/>
            <w:b/>
            <w:bCs/>
            <w:iCs/>
            <w:sz w:val="24"/>
            <w:szCs w:val="24"/>
            <w:vertAlign w:val="subscript"/>
          </w:rPr>
          <w:t>a</w:t>
        </w:r>
        <w:proofErr w:type="spellEnd"/>
        <w:r w:rsidR="0034085B">
          <w:rPr>
            <w:rFonts w:eastAsiaTheme="minorEastAsia" w:cstheme="minorHAnsi"/>
            <w:b/>
            <w:bCs/>
            <w:iCs/>
            <w:sz w:val="24"/>
            <w:szCs w:val="24"/>
          </w:rPr>
          <w:t xml:space="preserve">: </w:t>
        </w:r>
      </w:ins>
      <w:ins w:id="1613" w:author="Joseph Stinziano" w:date="2020-06-25T12:54:00Z">
        <w:r w:rsidR="0034085B">
          <w:rPr>
            <w:rFonts w:eastAsiaTheme="minorEastAsia" w:cstheme="minorHAnsi"/>
            <w:b/>
            <w:bCs/>
            <w:iCs/>
            <w:sz w:val="24"/>
            <w:szCs w:val="24"/>
          </w:rPr>
          <w:t>23.0</w:t>
        </w:r>
      </w:ins>
      <w:ins w:id="1614" w:author="Joseph Stinziano" w:date="2020-06-25T12:53: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ΔS: 0.6</w:t>
        </w:r>
      </w:ins>
      <w:ins w:id="1615" w:author="Joseph Stinziano" w:date="2020-06-25T12:54:00Z">
        <w:r w:rsidR="0034085B">
          <w:rPr>
            <w:rFonts w:eastAsiaTheme="minorEastAsia" w:cstheme="minorHAnsi"/>
            <w:b/>
            <w:bCs/>
            <w:iCs/>
            <w:sz w:val="24"/>
            <w:szCs w:val="24"/>
          </w:rPr>
          <w:t>68</w:t>
        </w:r>
      </w:ins>
      <w:ins w:id="1616" w:author="Joseph Stinziano" w:date="2020-06-25T12:53: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K</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H</w:t>
        </w:r>
        <w:r w:rsidR="0034085B">
          <w:rPr>
            <w:rFonts w:eastAsiaTheme="minorEastAsia" w:cstheme="minorHAnsi"/>
            <w:b/>
            <w:bCs/>
            <w:iCs/>
            <w:sz w:val="24"/>
            <w:szCs w:val="24"/>
            <w:vertAlign w:val="subscript"/>
          </w:rPr>
          <w:t>d</w:t>
        </w:r>
        <w:proofErr w:type="spellEnd"/>
        <w:r w:rsidR="0034085B">
          <w:rPr>
            <w:rFonts w:eastAsiaTheme="minorEastAsia" w:cstheme="minorHAnsi"/>
            <w:b/>
            <w:bCs/>
            <w:iCs/>
            <w:sz w:val="24"/>
            <w:szCs w:val="24"/>
          </w:rPr>
          <w:t>: 2</w:t>
        </w:r>
      </w:ins>
      <w:ins w:id="1617" w:author="Joseph Stinziano" w:date="2020-06-25T12:54:00Z">
        <w:r w:rsidR="0034085B">
          <w:rPr>
            <w:rFonts w:eastAsiaTheme="minorEastAsia" w:cstheme="minorHAnsi"/>
            <w:b/>
            <w:bCs/>
            <w:iCs/>
            <w:sz w:val="24"/>
            <w:szCs w:val="24"/>
          </w:rPr>
          <w:t>16.1</w:t>
        </w:r>
      </w:ins>
      <w:ins w:id="1618" w:author="Joseph Stinziano" w:date="2020-06-25T12:53: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ins>
      <w:ins w:id="1619" w:author="Joseph Stinziano" w:date="2020-06-25T12:54:00Z">
        <w:r w:rsidR="0034085B">
          <w:rPr>
            <w:rFonts w:eastAsiaTheme="minorEastAsia" w:cstheme="minorHAnsi"/>
            <w:b/>
            <w:bCs/>
            <w:iCs/>
            <w:sz w:val="24"/>
            <w:szCs w:val="24"/>
          </w:rPr>
          <w:t>.</w:t>
        </w:r>
      </w:ins>
      <w:del w:id="1620" w:author="Bridget Kathleen Murphy" w:date="2020-06-22T21:55:00Z">
        <w:r w:rsidDel="00C1621E">
          <w:rPr>
            <w:rFonts w:eastAsiaTheme="minorEastAsia" w:cstheme="minorHAnsi"/>
            <w:b/>
            <w:bCs/>
            <w:iCs/>
            <w:sz w:val="24"/>
            <w:szCs w:val="24"/>
          </w:rPr>
          <w:delText>.</w:delText>
        </w:r>
      </w:del>
    </w:p>
    <w:p w14:paraId="7E345BF7" w14:textId="77777777" w:rsidR="00DA7091" w:rsidRDefault="00DA7091">
      <w:pPr>
        <w:rPr>
          <w:ins w:id="1621" w:author="Joseph Stinziano" w:date="2020-07-06T14:45:00Z"/>
          <w:rFonts w:eastAsiaTheme="minorEastAsia" w:cstheme="minorHAnsi"/>
          <w:sz w:val="24"/>
          <w:szCs w:val="24"/>
          <w:lang w:val="en-CA"/>
        </w:rPr>
      </w:pPr>
      <w:ins w:id="1622" w:author="Joseph Stinziano" w:date="2020-07-06T14:45:00Z">
        <w:r>
          <w:rPr>
            <w:rFonts w:eastAsiaTheme="minorEastAsia" w:cstheme="minorHAnsi"/>
            <w:sz w:val="24"/>
            <w:szCs w:val="24"/>
            <w:lang w:val="en-CA"/>
          </w:rPr>
          <w:br w:type="page"/>
        </w:r>
      </w:ins>
    </w:p>
    <w:p w14:paraId="65B5A91B" w14:textId="3990AC72" w:rsidR="00916054" w:rsidRDefault="00326636" w:rsidP="002B0AA8">
      <w:pPr>
        <w:spacing w:after="0" w:line="360" w:lineRule="auto"/>
        <w:rPr>
          <w:rFonts w:eastAsiaTheme="minorEastAsia" w:cstheme="minorHAnsi"/>
          <w:sz w:val="24"/>
          <w:szCs w:val="24"/>
          <w:lang w:val="en-CA"/>
        </w:rPr>
      </w:pPr>
      <w:ins w:id="1623" w:author="Bridget Kathleen Murphy" w:date="2020-06-22T21:05:00Z">
        <w:r>
          <w:rPr>
            <w:rFonts w:eastAsiaTheme="minorEastAsia" w:cstheme="minorHAnsi"/>
            <w:noProof/>
            <w:sz w:val="24"/>
            <w:szCs w:val="24"/>
            <w:lang w:val="en-CA"/>
          </w:rPr>
          <w:lastRenderedPageBreak/>
          <w:drawing>
            <wp:inline distT="0" distB="0" distL="0" distR="0" wp14:anchorId="4C855A3D" wp14:editId="0DF42224">
              <wp:extent cx="4623227" cy="667870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oe-Figure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8488" cy="6686307"/>
                      </a:xfrm>
                      <a:prstGeom prst="rect">
                        <a:avLst/>
                      </a:prstGeom>
                    </pic:spPr>
                  </pic:pic>
                </a:graphicData>
              </a:graphic>
            </wp:inline>
          </w:drawing>
        </w:r>
      </w:ins>
      <w:del w:id="1624" w:author="Bridget Kathleen Murphy" w:date="2020-06-22T21:05:00Z">
        <w:r w:rsidR="00916054" w:rsidDel="00326636">
          <w:rPr>
            <w:rFonts w:eastAsiaTheme="minorEastAsia" w:cstheme="minorHAnsi"/>
            <w:noProof/>
            <w:sz w:val="24"/>
            <w:szCs w:val="24"/>
            <w:lang w:val="en-CA"/>
          </w:rPr>
          <w:drawing>
            <wp:inline distT="0" distB="0" distL="0" distR="0" wp14:anchorId="3BF82BCB" wp14:editId="31E72E5D">
              <wp:extent cx="4562722" cy="6591300"/>
              <wp:effectExtent l="0" t="0" r="9525"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66669" cy="6597002"/>
                      </a:xfrm>
                      <a:prstGeom prst="rect">
                        <a:avLst/>
                      </a:prstGeom>
                    </pic:spPr>
                  </pic:pic>
                </a:graphicData>
              </a:graphic>
            </wp:inline>
          </w:drawing>
        </w:r>
      </w:del>
    </w:p>
    <w:p w14:paraId="55BD4EC4" w14:textId="4EE00F96" w:rsidR="00916054" w:rsidRDefault="00916054" w:rsidP="00916054">
      <w:pPr>
        <w:spacing w:after="0" w:line="360" w:lineRule="auto"/>
        <w:rPr>
          <w:ins w:id="1625" w:author="Joseph Stinziano" w:date="2020-06-25T12:24:00Z"/>
          <w:rFonts w:eastAsiaTheme="minorEastAsia" w:cstheme="minorHAnsi"/>
          <w:b/>
          <w:sz w:val="24"/>
          <w:szCs w:val="24"/>
          <w:lang w:val="en-CA"/>
        </w:rPr>
      </w:pPr>
      <w:r>
        <w:rPr>
          <w:rFonts w:eastAsiaTheme="minorEastAsia" w:cstheme="minorHAnsi"/>
          <w:b/>
          <w:sz w:val="24"/>
          <w:szCs w:val="24"/>
          <w:lang w:val="en-CA"/>
        </w:rPr>
        <w:t xml:space="preserve">Figure </w:t>
      </w:r>
      <w:del w:id="1626" w:author="Joseph Stinziano" w:date="2020-06-25T12:24:00Z">
        <w:r w:rsidDel="00C63498">
          <w:rPr>
            <w:rFonts w:eastAsiaTheme="minorEastAsia" w:cstheme="minorHAnsi"/>
            <w:b/>
            <w:sz w:val="24"/>
            <w:szCs w:val="24"/>
            <w:lang w:val="en-CA"/>
          </w:rPr>
          <w:delText>3</w:delText>
        </w:r>
      </w:del>
      <w:ins w:id="1627" w:author="Joseph Stinziano" w:date="2020-06-25T12:24:00Z">
        <w:r w:rsidR="00C63498">
          <w:rPr>
            <w:rFonts w:eastAsiaTheme="minorEastAsia" w:cstheme="minorHAnsi"/>
            <w:b/>
            <w:sz w:val="24"/>
            <w:szCs w:val="24"/>
            <w:lang w:val="en-CA"/>
          </w:rPr>
          <w:t>2</w:t>
        </w:r>
      </w:ins>
      <w:r>
        <w:rPr>
          <w:rFonts w:eastAsiaTheme="minorEastAsia" w:cstheme="minorHAnsi"/>
          <w:b/>
          <w:sz w:val="24"/>
          <w:szCs w:val="24"/>
          <w:lang w:val="en-CA"/>
        </w:rPr>
        <w:t xml:space="preserve">. </w:t>
      </w:r>
      <w:r w:rsidRPr="00615D1B">
        <w:rPr>
          <w:rFonts w:eastAsiaTheme="minorEastAsia" w:cstheme="minorHAnsi"/>
          <w:b/>
          <w:sz w:val="24"/>
          <w:szCs w:val="24"/>
          <w:lang w:val="en-CA"/>
        </w:rPr>
        <w:t>The modified Arrhenius equation missing</w:t>
      </w:r>
      <w:r>
        <w:rPr>
          <w:rFonts w:eastAsiaTheme="minorEastAsia" w:cstheme="minorHAnsi"/>
          <w:b/>
          <w:sz w:val="24"/>
          <w:szCs w:val="24"/>
          <w:lang w:val="en-CA"/>
        </w:rPr>
        <w:t xml:space="preserve"> the</w:t>
      </w:r>
      <w:r w:rsidRPr="00615D1B">
        <w:rPr>
          <w:rFonts w:eastAsiaTheme="minorEastAsia" w:cstheme="minorHAnsi"/>
          <w:b/>
          <w:sz w:val="24"/>
          <w:szCs w:val="24"/>
          <w:lang w:val="en-CA"/>
        </w:rPr>
        <w:t xml:space="preserve"> term </w:t>
      </w:r>
      <w:ins w:id="1628" w:author="Bridget Kathleen Murphy" w:date="2020-06-25T10:25:00Z">
        <w:r w:rsidR="00020A68">
          <w:rPr>
            <w:rFonts w:eastAsiaTheme="minorEastAsia" w:cstheme="minorHAnsi"/>
            <w:b/>
            <w:sz w:val="24"/>
            <w:szCs w:val="24"/>
            <w:lang w:val="en-CA"/>
          </w:rPr>
          <w:t>(M2002</w:t>
        </w:r>
      </w:ins>
      <w:del w:id="1629" w:author="Bridget Kathleen Murphy" w:date="2020-06-25T10:25:00Z">
        <w:r w:rsidRPr="00615D1B" w:rsidDel="00020A68">
          <w:rPr>
            <w:rFonts w:eastAsiaTheme="minorEastAsia" w:cstheme="minorHAnsi"/>
            <w:b/>
            <w:sz w:val="24"/>
            <w:szCs w:val="24"/>
            <w:lang w:val="en-CA"/>
          </w:rPr>
          <w:delText xml:space="preserve">(Equation </w:delText>
        </w:r>
        <w:r w:rsidDel="00020A68">
          <w:rPr>
            <w:rFonts w:eastAsiaTheme="minorEastAsia" w:cstheme="minorHAnsi"/>
            <w:b/>
            <w:sz w:val="24"/>
            <w:szCs w:val="24"/>
            <w:lang w:val="en-CA"/>
          </w:rPr>
          <w:delText>3</w:delText>
        </w:r>
      </w:del>
      <w:r w:rsidRPr="00615D1B">
        <w:rPr>
          <w:rFonts w:eastAsiaTheme="minorEastAsia" w:cstheme="minorHAnsi"/>
          <w:b/>
          <w:sz w:val="24"/>
          <w:szCs w:val="24"/>
          <w:lang w:val="en-CA"/>
        </w:rPr>
        <w:t xml:space="preserve">) </w:t>
      </w:r>
      <w:r>
        <w:rPr>
          <w:rFonts w:eastAsiaTheme="minorEastAsia" w:cstheme="minorHAnsi"/>
          <w:b/>
          <w:sz w:val="24"/>
          <w:szCs w:val="24"/>
          <w:lang w:val="en-CA"/>
        </w:rPr>
        <w:t>compared to</w:t>
      </w:r>
      <w:r w:rsidRPr="00615D1B">
        <w:rPr>
          <w:rFonts w:eastAsiaTheme="minorEastAsia" w:cstheme="minorHAnsi"/>
          <w:b/>
          <w:sz w:val="24"/>
          <w:szCs w:val="24"/>
          <w:lang w:val="en-CA"/>
        </w:rPr>
        <w:t xml:space="preserve"> </w:t>
      </w:r>
      <w:del w:id="1630" w:author="Bridget Kathleen Murphy" w:date="2020-06-25T10:25:00Z">
        <w:r w:rsidRPr="00615D1B" w:rsidDel="00020A68">
          <w:rPr>
            <w:rFonts w:eastAsiaTheme="minorEastAsia" w:cstheme="minorHAnsi"/>
            <w:b/>
            <w:sz w:val="24"/>
            <w:szCs w:val="24"/>
            <w:lang w:val="en-CA"/>
          </w:rPr>
          <w:delText xml:space="preserve">Equation </w:delText>
        </w:r>
        <w:r w:rsidDel="00020A68">
          <w:rPr>
            <w:rFonts w:eastAsiaTheme="minorEastAsia" w:cstheme="minorHAnsi"/>
            <w:b/>
            <w:sz w:val="24"/>
            <w:szCs w:val="24"/>
            <w:lang w:val="en-CA"/>
          </w:rPr>
          <w:delText>10</w:delText>
        </w:r>
      </w:del>
      <w:ins w:id="1631" w:author="Bridget Kathleen Murphy" w:date="2020-06-25T10:25:00Z">
        <w:r w:rsidR="00020A68">
          <w:rPr>
            <w:rFonts w:eastAsiaTheme="minorEastAsia" w:cstheme="minorHAnsi"/>
            <w:b/>
            <w:sz w:val="24"/>
            <w:szCs w:val="24"/>
            <w:lang w:val="en-CA"/>
          </w:rPr>
          <w:t>J1942</w:t>
        </w:r>
      </w:ins>
      <w:r>
        <w:rPr>
          <w:rFonts w:eastAsiaTheme="minorEastAsia" w:cstheme="minorHAnsi"/>
          <w:b/>
          <w:sz w:val="24"/>
          <w:szCs w:val="24"/>
          <w:lang w:val="en-CA"/>
        </w:rPr>
        <w:t xml:space="preserve"> fits different values</w:t>
      </w:r>
      <w:r w:rsidRPr="00615D1B">
        <w:rPr>
          <w:rFonts w:eastAsiaTheme="minorEastAsia" w:cstheme="minorHAnsi"/>
          <w:b/>
          <w:sz w:val="24"/>
          <w:szCs w:val="24"/>
          <w:lang w:val="en-CA"/>
        </w:rPr>
        <w:t xml:space="preserve"> for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but mostly similar values for </w:t>
      </w:r>
      <w:r w:rsidRPr="00615D1B">
        <w:rPr>
          <w:rFonts w:eastAsiaTheme="minorEastAsia" w:cstheme="minorHAnsi"/>
          <w:b/>
          <w:sz w:val="24"/>
          <w:szCs w:val="24"/>
          <w:lang w:val="en-CA"/>
        </w:rPr>
        <w:t xml:space="preserve">ΔS </w:t>
      </w:r>
      <w:r>
        <w:rPr>
          <w:rFonts w:eastAsiaTheme="minorEastAsia" w:cstheme="minorHAnsi"/>
          <w:b/>
          <w:sz w:val="24"/>
          <w:szCs w:val="24"/>
          <w:lang w:val="en-CA"/>
        </w:rPr>
        <w:t>(</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w:t>
      </w:r>
      <w:proofErr w:type="spellStart"/>
      <w:r>
        <w:rPr>
          <w:rFonts w:eastAsiaTheme="minorEastAsia" w:cstheme="minorHAnsi"/>
          <w:b/>
          <w:sz w:val="24"/>
          <w:szCs w:val="24"/>
          <w:lang w:val="en-CA"/>
        </w:rPr>
        <w:t>e,f</w:t>
      </w:r>
      <w:proofErr w:type="spellEnd"/>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w:t>
      </w:r>
      <w:r>
        <w:rPr>
          <w:rFonts w:eastAsiaTheme="minorEastAsia" w:cstheme="minorHAnsi"/>
          <w:b/>
          <w:sz w:val="24"/>
          <w:szCs w:val="24"/>
          <w:lang w:val="en-CA"/>
        </w:rPr>
        <w:t>f</w:t>
      </w:r>
      <w:r w:rsidRPr="00615D1B">
        <w:rPr>
          <w:rFonts w:eastAsiaTheme="minorEastAsia" w:cstheme="minorHAnsi"/>
          <w:b/>
          <w:sz w:val="24"/>
          <w:szCs w:val="24"/>
          <w:lang w:val="en-CA"/>
        </w:rPr>
        <w:t xml:space="preserve">, </w:t>
      </w:r>
      <w:r>
        <w:rPr>
          <w:rFonts w:eastAsiaTheme="minorEastAsia" w:cstheme="minorHAnsi"/>
          <w:b/>
          <w:sz w:val="24"/>
          <w:szCs w:val="24"/>
          <w:lang w:val="en-CA"/>
        </w:rPr>
        <w:t>g</w:t>
      </w:r>
      <w:r w:rsidRPr="00615D1B">
        <w:rPr>
          <w:rFonts w:eastAsiaTheme="minorEastAsia" w:cstheme="minorHAnsi"/>
          <w:b/>
          <w:sz w:val="24"/>
          <w:szCs w:val="24"/>
          <w:lang w:val="en-CA"/>
        </w:rPr>
        <w:t xml:space="preserve">)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(a, </w:t>
      </w:r>
      <w:r>
        <w:rPr>
          <w:rFonts w:eastAsiaTheme="minorEastAsia" w:cstheme="minorHAnsi"/>
          <w:b/>
          <w:sz w:val="24"/>
          <w:szCs w:val="24"/>
          <w:lang w:val="en-CA"/>
        </w:rPr>
        <w:t>c</w:t>
      </w:r>
      <w:r w:rsidRPr="00615D1B">
        <w:rPr>
          <w:rFonts w:eastAsiaTheme="minorEastAsia" w:cstheme="minorHAnsi"/>
          <w:b/>
          <w:sz w:val="24"/>
          <w:szCs w:val="24"/>
          <w:lang w:val="en-CA"/>
        </w:rPr>
        <w:t>, e</w:t>
      </w:r>
      <w:r>
        <w:rPr>
          <w:rFonts w:eastAsiaTheme="minorEastAsia" w:cstheme="minorHAnsi"/>
          <w:b/>
          <w:sz w:val="24"/>
          <w:szCs w:val="24"/>
          <w:lang w:val="en-CA"/>
        </w:rPr>
        <w:t>, g</w:t>
      </w:r>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f</w:t>
      </w:r>
      <w:r>
        <w:rPr>
          <w:rFonts w:eastAsiaTheme="minorEastAsia" w:cstheme="minorHAnsi"/>
          <w:b/>
          <w:sz w:val="24"/>
          <w:szCs w:val="24"/>
          <w:lang w:val="en-CA"/>
        </w:rPr>
        <w:t>, h</w:t>
      </w:r>
      <w:r w:rsidRPr="00615D1B">
        <w:rPr>
          <w:rFonts w:eastAsiaTheme="minorEastAsia" w:cstheme="minorHAnsi"/>
          <w:b/>
          <w:sz w:val="24"/>
          <w:szCs w:val="24"/>
          <w:lang w:val="en-CA"/>
        </w:rPr>
        <w:t>)</w:t>
      </w:r>
      <w:r>
        <w:rPr>
          <w:rFonts w:eastAsiaTheme="minorEastAsia" w:cstheme="minorHAnsi"/>
          <w:b/>
          <w:sz w:val="24"/>
          <w:szCs w:val="24"/>
          <w:lang w:val="en-CA"/>
        </w:rPr>
        <w:t xml:space="preserve">.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activation energy, ΔS: entropy parameter,</w:t>
      </w:r>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rate of the process at 25 °C,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maximum rate of electron transport. 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p>
    <w:p w14:paraId="13843E76" w14:textId="77777777" w:rsidR="00C63498" w:rsidRDefault="00C63498" w:rsidP="00C63498">
      <w:pPr>
        <w:spacing w:after="0" w:line="360" w:lineRule="auto"/>
        <w:rPr>
          <w:ins w:id="1632" w:author="Joseph Stinziano" w:date="2020-06-25T12:24:00Z"/>
          <w:rFonts w:eastAsiaTheme="minorEastAsia" w:cstheme="minorHAnsi"/>
          <w:sz w:val="24"/>
          <w:szCs w:val="24"/>
          <w:lang w:val="en-CA"/>
        </w:rPr>
      </w:pPr>
      <w:ins w:id="1633" w:author="Joseph Stinziano" w:date="2020-06-25T12:24:00Z">
        <w:r>
          <w:rPr>
            <w:rFonts w:eastAsiaTheme="minorEastAsia" w:cstheme="minorHAnsi"/>
            <w:noProof/>
            <w:sz w:val="24"/>
            <w:szCs w:val="24"/>
            <w:lang w:val="en-CA"/>
          </w:rPr>
          <w:lastRenderedPageBreak/>
          <w:drawing>
            <wp:inline distT="0" distB="0" distL="0" distR="0" wp14:anchorId="2FD417ED" wp14:editId="76A69CFC">
              <wp:extent cx="5558972" cy="6021662"/>
              <wp:effectExtent l="0" t="0" r="381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2895" cy="6025911"/>
                      </a:xfrm>
                      <a:prstGeom prst="rect">
                        <a:avLst/>
                      </a:prstGeom>
                    </pic:spPr>
                  </pic:pic>
                </a:graphicData>
              </a:graphic>
            </wp:inline>
          </w:drawing>
        </w:r>
      </w:ins>
    </w:p>
    <w:p w14:paraId="535CF29B" w14:textId="744EA199" w:rsidR="00C63498" w:rsidRPr="004B13BE" w:rsidRDefault="00C63498" w:rsidP="00C63498">
      <w:pPr>
        <w:spacing w:after="0" w:line="360" w:lineRule="auto"/>
        <w:rPr>
          <w:ins w:id="1634" w:author="Joseph Stinziano" w:date="2020-06-25T12:24:00Z"/>
          <w:rFonts w:eastAsiaTheme="minorEastAsia" w:cstheme="minorHAnsi"/>
          <w:b/>
          <w:sz w:val="24"/>
          <w:szCs w:val="24"/>
          <w:lang w:val="en-CA"/>
        </w:rPr>
      </w:pPr>
      <w:ins w:id="1635" w:author="Joseph Stinziano" w:date="2020-06-25T12:24:00Z">
        <w:r w:rsidRPr="000418B4">
          <w:rPr>
            <w:rFonts w:eastAsiaTheme="minorEastAsia" w:cstheme="minorHAnsi"/>
            <w:b/>
            <w:sz w:val="24"/>
            <w:szCs w:val="24"/>
            <w:lang w:val="en-CA"/>
          </w:rPr>
          <w:t>Fig</w:t>
        </w:r>
        <w:r>
          <w:rPr>
            <w:rFonts w:eastAsiaTheme="minorEastAsia" w:cstheme="minorHAnsi"/>
            <w:b/>
            <w:sz w:val="24"/>
            <w:szCs w:val="24"/>
            <w:lang w:val="en-CA"/>
          </w:rPr>
          <w:t>ure</w:t>
        </w:r>
        <w:r w:rsidRPr="000418B4">
          <w:rPr>
            <w:rFonts w:eastAsiaTheme="minorEastAsia" w:cstheme="minorHAnsi"/>
            <w:b/>
            <w:sz w:val="24"/>
            <w:szCs w:val="24"/>
            <w:lang w:val="en-CA"/>
          </w:rPr>
          <w:t xml:space="preserve"> </w:t>
        </w:r>
        <w:r>
          <w:rPr>
            <w:rFonts w:eastAsiaTheme="minorEastAsia" w:cstheme="minorHAnsi"/>
            <w:b/>
            <w:sz w:val="24"/>
            <w:szCs w:val="24"/>
            <w:lang w:val="en-CA"/>
          </w:rPr>
          <w:t>3</w:t>
        </w:r>
        <w:r w:rsidRPr="000418B4">
          <w:rPr>
            <w:rFonts w:eastAsiaTheme="minorEastAsia" w:cstheme="minorHAnsi"/>
            <w:b/>
            <w:sz w:val="24"/>
            <w:szCs w:val="24"/>
            <w:lang w:val="en-CA"/>
          </w:rPr>
          <w:t xml:space="preserve">. </w:t>
        </w:r>
        <w:r>
          <w:rPr>
            <w:rFonts w:eastAsiaTheme="minorEastAsia" w:cstheme="minorHAnsi"/>
            <w:b/>
            <w:sz w:val="24"/>
            <w:szCs w:val="24"/>
            <w:lang w:val="en-CA"/>
          </w:rPr>
          <w:t>Hourly e</w:t>
        </w:r>
        <w:r w:rsidRPr="000418B4">
          <w:rPr>
            <w:rFonts w:eastAsiaTheme="minorEastAsia" w:cstheme="minorHAnsi"/>
            <w:b/>
            <w:sz w:val="24"/>
            <w:szCs w:val="24"/>
            <w:lang w:val="en-CA"/>
          </w:rPr>
          <w:t xml:space="preserve">nvironmental data used to drive the model in Table </w:t>
        </w:r>
      </w:ins>
      <w:ins w:id="1636" w:author="Joseph Stinziano" w:date="2020-07-06T10:14:00Z">
        <w:r w:rsidR="00E8712C">
          <w:rPr>
            <w:rFonts w:eastAsiaTheme="minorEastAsia" w:cstheme="minorHAnsi"/>
            <w:b/>
            <w:sz w:val="24"/>
            <w:szCs w:val="24"/>
            <w:lang w:val="en-CA"/>
          </w:rPr>
          <w:t>3</w:t>
        </w:r>
      </w:ins>
      <w:ins w:id="1637" w:author="Joseph Stinziano" w:date="2020-06-25T12:24:00Z">
        <w:r>
          <w:rPr>
            <w:rFonts w:eastAsiaTheme="minorEastAsia" w:cstheme="minorHAnsi"/>
            <w:b/>
            <w:sz w:val="24"/>
            <w:szCs w:val="24"/>
            <w:lang w:val="en-CA"/>
          </w:rPr>
          <w:t xml:space="preserve"> covering 3 days (17</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18</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and 19</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of 3 months</w:t>
        </w:r>
        <w:r w:rsidRPr="000418B4">
          <w:rPr>
            <w:rFonts w:eastAsiaTheme="minorEastAsia" w:cstheme="minorHAnsi"/>
            <w:b/>
            <w:sz w:val="24"/>
            <w:szCs w:val="24"/>
            <w:lang w:val="en-CA"/>
          </w:rPr>
          <w:t>. (</w:t>
        </w:r>
        <w:proofErr w:type="spellStart"/>
        <w:proofErr w:type="gramStart"/>
        <w:r w:rsidRPr="000418B4">
          <w:rPr>
            <w:rFonts w:eastAsiaTheme="minorEastAsia" w:cstheme="minorHAnsi"/>
            <w:b/>
            <w:sz w:val="24"/>
            <w:szCs w:val="24"/>
            <w:lang w:val="en-CA"/>
          </w:rPr>
          <w:t>a,c</w:t>
        </w:r>
        <w:proofErr w:type="gramEnd"/>
        <w:r w:rsidRPr="000418B4">
          <w:rPr>
            <w:rFonts w:eastAsiaTheme="minorEastAsia" w:cstheme="minorHAnsi"/>
            <w:b/>
            <w:sz w:val="24"/>
            <w:szCs w:val="24"/>
            <w:lang w:val="en-CA"/>
          </w:rPr>
          <w:t>,e</w:t>
        </w:r>
        <w:proofErr w:type="spellEnd"/>
        <w:r w:rsidRPr="000418B4">
          <w:rPr>
            <w:rFonts w:eastAsiaTheme="minorEastAsia" w:cstheme="minorHAnsi"/>
            <w:b/>
            <w:sz w:val="24"/>
            <w:szCs w:val="24"/>
            <w:lang w:val="en-CA"/>
          </w:rPr>
          <w:t>) Albuquerque, NM, USA</w:t>
        </w:r>
        <w:r>
          <w:rPr>
            <w:rFonts w:eastAsiaTheme="minorEastAsia" w:cstheme="minorHAnsi"/>
            <w:b/>
            <w:sz w:val="24"/>
            <w:szCs w:val="24"/>
            <w:lang w:val="en-CA"/>
          </w:rPr>
          <w:t xml:space="preserve"> (ABQ)</w:t>
        </w:r>
        <w:r w:rsidRPr="000418B4">
          <w:rPr>
            <w:rFonts w:eastAsiaTheme="minorEastAsia" w:cstheme="minorHAnsi"/>
            <w:b/>
            <w:sz w:val="24"/>
            <w:szCs w:val="24"/>
            <w:lang w:val="en-CA"/>
          </w:rPr>
          <w:t>; (</w:t>
        </w:r>
        <w:proofErr w:type="spellStart"/>
        <w:r w:rsidRPr="000418B4">
          <w:rPr>
            <w:rFonts w:eastAsiaTheme="minorEastAsia" w:cstheme="minorHAnsi"/>
            <w:b/>
            <w:sz w:val="24"/>
            <w:szCs w:val="24"/>
            <w:lang w:val="en-CA"/>
          </w:rPr>
          <w:t>b,d,e</w:t>
        </w:r>
        <w:proofErr w:type="spellEnd"/>
        <w:r w:rsidRPr="000418B4">
          <w:rPr>
            <w:rFonts w:eastAsiaTheme="minorEastAsia" w:cstheme="minorHAnsi"/>
            <w:b/>
            <w:sz w:val="24"/>
            <w:szCs w:val="24"/>
            <w:lang w:val="en-CA"/>
          </w:rPr>
          <w:t>) London, ON, Canada</w:t>
        </w:r>
        <w:r>
          <w:rPr>
            <w:rFonts w:eastAsiaTheme="minorEastAsia" w:cstheme="minorHAnsi"/>
            <w:b/>
            <w:sz w:val="24"/>
            <w:szCs w:val="24"/>
            <w:lang w:val="en-CA"/>
          </w:rPr>
          <w:t xml:space="preserve"> (LDN)</w:t>
        </w:r>
        <w:r w:rsidRPr="000418B4">
          <w:rPr>
            <w:rFonts w:eastAsiaTheme="minorEastAsia" w:cstheme="minorHAnsi"/>
            <w:b/>
            <w:sz w:val="24"/>
            <w:szCs w:val="24"/>
            <w:lang w:val="en-CA"/>
          </w:rPr>
          <w:t>.</w:t>
        </w:r>
        <w:r>
          <w:rPr>
            <w:rFonts w:eastAsiaTheme="minorEastAsia" w:cstheme="minorHAnsi"/>
            <w:b/>
            <w:sz w:val="24"/>
            <w:szCs w:val="24"/>
            <w:lang w:val="en-CA"/>
          </w:rPr>
          <w:t xml:space="preserve"> Environmental parameters include: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xml:space="preserve">) temperature;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vapour pressure deficit;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irradiance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w:t>
        </w:r>
      </w:ins>
    </w:p>
    <w:p w14:paraId="04C2D858" w14:textId="77777777" w:rsidR="00C63498" w:rsidRDefault="00C63498" w:rsidP="00916054">
      <w:pPr>
        <w:spacing w:after="0" w:line="360" w:lineRule="auto"/>
        <w:rPr>
          <w:rFonts w:eastAsiaTheme="minorEastAsia" w:cstheme="minorHAnsi"/>
          <w:b/>
          <w:sz w:val="24"/>
          <w:szCs w:val="24"/>
          <w:lang w:val="en-CA"/>
        </w:rPr>
      </w:pPr>
    </w:p>
    <w:p w14:paraId="44FC6356" w14:textId="0863A240" w:rsidR="00916054" w:rsidRDefault="007602F8" w:rsidP="002B0AA8">
      <w:pPr>
        <w:spacing w:after="0" w:line="360" w:lineRule="auto"/>
        <w:rPr>
          <w:rFonts w:eastAsiaTheme="minorEastAsia" w:cstheme="minorHAnsi"/>
          <w:sz w:val="24"/>
          <w:szCs w:val="24"/>
          <w:lang w:val="en-CA"/>
        </w:rPr>
      </w:pPr>
      <w:ins w:id="1638" w:author="Bridget Kathleen Murphy" w:date="2020-06-22T20:45:00Z">
        <w:r>
          <w:rPr>
            <w:rFonts w:eastAsiaTheme="minorEastAsia" w:cstheme="minorHAnsi"/>
            <w:noProof/>
            <w:sz w:val="24"/>
            <w:szCs w:val="24"/>
            <w:lang w:val="en-CA"/>
          </w:rPr>
          <w:lastRenderedPageBreak/>
          <w:drawing>
            <wp:inline distT="0" distB="0" distL="0" distR="0" wp14:anchorId="71541C7B" wp14:editId="09E0AEBE">
              <wp:extent cx="4860381" cy="648148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e-Figure4.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4887" cy="6487492"/>
                      </a:xfrm>
                      <a:prstGeom prst="rect">
                        <a:avLst/>
                      </a:prstGeom>
                    </pic:spPr>
                  </pic:pic>
                </a:graphicData>
              </a:graphic>
            </wp:inline>
          </w:drawing>
        </w:r>
      </w:ins>
      <w:del w:id="1639" w:author="Bridget Kathleen Murphy" w:date="2020-06-22T20:45:00Z">
        <w:r w:rsidR="00916054" w:rsidDel="007602F8">
          <w:rPr>
            <w:rFonts w:eastAsiaTheme="minorEastAsia" w:cstheme="minorHAnsi"/>
            <w:noProof/>
            <w:sz w:val="24"/>
            <w:szCs w:val="24"/>
            <w:lang w:val="en-CA"/>
          </w:rPr>
          <w:drawing>
            <wp:inline distT="0" distB="0" distL="0" distR="0" wp14:anchorId="477DAE5C" wp14:editId="0ACFF3E5">
              <wp:extent cx="5367504" cy="6560820"/>
              <wp:effectExtent l="0" t="0" r="508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4.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9858" cy="6563698"/>
                      </a:xfrm>
                      <a:prstGeom prst="rect">
                        <a:avLst/>
                      </a:prstGeom>
                    </pic:spPr>
                  </pic:pic>
                </a:graphicData>
              </a:graphic>
            </wp:inline>
          </w:drawing>
        </w:r>
      </w:del>
    </w:p>
    <w:p w14:paraId="3D0AD3FF" w14:textId="6013D441" w:rsidR="00916054" w:rsidRDefault="00916054" w:rsidP="00916054">
      <w:pPr>
        <w:spacing w:after="0" w:line="360" w:lineRule="auto"/>
        <w:rPr>
          <w:rFonts w:eastAsiaTheme="minorEastAsia" w:cstheme="minorHAnsi"/>
          <w:b/>
          <w:sz w:val="24"/>
          <w:szCs w:val="24"/>
          <w:lang w:val="en-CA"/>
        </w:rPr>
      </w:pPr>
      <w:r>
        <w:rPr>
          <w:rFonts w:eastAsiaTheme="minorEastAsia" w:cstheme="minorHAnsi"/>
          <w:b/>
          <w:sz w:val="24"/>
          <w:szCs w:val="24"/>
          <w:lang w:val="en-CA"/>
        </w:rPr>
        <w:t>Figure 4.</w:t>
      </w:r>
      <w:r w:rsidRPr="00615D1B">
        <w:rPr>
          <w:rFonts w:eastAsiaTheme="minorEastAsia" w:cstheme="minorHAnsi"/>
          <w:b/>
          <w:sz w:val="24"/>
          <w:szCs w:val="24"/>
          <w:lang w:val="en-CA"/>
        </w:rPr>
        <w:t xml:space="preserve"> The modified Arrhenius equation with</w:t>
      </w:r>
      <w:r>
        <w:rPr>
          <w:rFonts w:eastAsiaTheme="minorEastAsia" w:cstheme="minorHAnsi"/>
          <w:b/>
          <w:sz w:val="24"/>
          <w:szCs w:val="24"/>
          <w:lang w:val="en-CA"/>
        </w:rPr>
        <w:t>out</w:t>
      </w:r>
      <w:r w:rsidRPr="00615D1B">
        <w:rPr>
          <w:rFonts w:eastAsiaTheme="minorEastAsia" w:cstheme="minorHAnsi"/>
          <w:b/>
          <w:sz w:val="24"/>
          <w:szCs w:val="24"/>
          <w:lang w:val="en-CA"/>
        </w:rPr>
        <w:t xml:space="preserve"> the missing term (</w:t>
      </w:r>
      <w:del w:id="1640" w:author="Bridget Kathleen Murphy" w:date="2020-06-22T20:46:00Z">
        <w:r w:rsidRPr="00615D1B" w:rsidDel="007602F8">
          <w:rPr>
            <w:rFonts w:eastAsiaTheme="minorEastAsia" w:cstheme="minorHAnsi"/>
            <w:b/>
            <w:sz w:val="24"/>
            <w:szCs w:val="24"/>
            <w:lang w:val="en-CA"/>
          </w:rPr>
          <w:delText xml:space="preserve">Equation </w:delText>
        </w:r>
        <w:r w:rsidDel="007602F8">
          <w:rPr>
            <w:rFonts w:eastAsiaTheme="minorEastAsia" w:cstheme="minorHAnsi"/>
            <w:b/>
            <w:sz w:val="24"/>
            <w:szCs w:val="24"/>
            <w:lang w:val="en-CA"/>
          </w:rPr>
          <w:delText>3</w:delText>
        </w:r>
      </w:del>
      <w:ins w:id="1641" w:author="Bridget Kathleen Murphy" w:date="2020-06-22T20:46:00Z">
        <w:r w:rsidR="007602F8">
          <w:rPr>
            <w:rFonts w:eastAsiaTheme="minorEastAsia" w:cstheme="minorHAnsi"/>
            <w:b/>
            <w:sz w:val="24"/>
            <w:szCs w:val="24"/>
            <w:lang w:val="en-CA"/>
          </w:rPr>
          <w:t>M2002</w:t>
        </w:r>
      </w:ins>
      <w:r w:rsidRPr="00615D1B">
        <w:rPr>
          <w:rFonts w:eastAsiaTheme="minorEastAsia" w:cstheme="minorHAnsi"/>
          <w:b/>
          <w:sz w:val="24"/>
          <w:szCs w:val="24"/>
          <w:lang w:val="en-CA"/>
        </w:rPr>
        <w:t xml:space="preserve">) gives </w:t>
      </w:r>
      <w:r>
        <w:rPr>
          <w:rFonts w:eastAsiaTheme="minorEastAsia" w:cstheme="minorHAnsi"/>
          <w:b/>
          <w:sz w:val="24"/>
          <w:szCs w:val="24"/>
          <w:lang w:val="en-CA"/>
        </w:rPr>
        <w:t xml:space="preserve">differences in modelled daily carbon fluxes compared to </w:t>
      </w:r>
      <w:del w:id="1642" w:author="Bridget Kathleen Murphy" w:date="2020-06-22T20:46:00Z">
        <w:r w:rsidDel="007602F8">
          <w:rPr>
            <w:rFonts w:eastAsiaTheme="minorEastAsia" w:cstheme="minorHAnsi"/>
            <w:b/>
            <w:sz w:val="24"/>
            <w:szCs w:val="24"/>
            <w:lang w:val="en-CA"/>
          </w:rPr>
          <w:delText>Equation 10</w:delText>
        </w:r>
      </w:del>
      <w:ins w:id="1643" w:author="Bridget Kathleen Murphy" w:date="2020-06-22T20:46:00Z">
        <w:r w:rsidR="007602F8">
          <w:rPr>
            <w:rFonts w:eastAsiaTheme="minorEastAsia" w:cstheme="minorHAnsi"/>
            <w:b/>
            <w:sz w:val="24"/>
            <w:szCs w:val="24"/>
            <w:lang w:val="en-CA"/>
          </w:rPr>
          <w:t>J1942</w:t>
        </w:r>
      </w:ins>
      <w:r>
        <w:rPr>
          <w:rFonts w:eastAsiaTheme="minorEastAsia" w:cstheme="minorHAnsi"/>
          <w:b/>
          <w:sz w:val="24"/>
          <w:szCs w:val="24"/>
          <w:lang w:val="en-CA"/>
        </w:rPr>
        <w:t xml:space="preserve"> for low R (</w:t>
      </w:r>
      <w:proofErr w:type="spellStart"/>
      <w:r>
        <w:rPr>
          <w:rFonts w:eastAsiaTheme="minorEastAsia" w:cstheme="minorHAnsi"/>
          <w:b/>
          <w:sz w:val="24"/>
          <w:szCs w:val="24"/>
          <w:lang w:val="en-CA"/>
        </w:rPr>
        <w:t>a,c,e</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b,d,f</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Modelled carbon fluxes include: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xml:space="preserve">) Total daily photosynthesis;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total daily C gain;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xml:space="preserve">) total daily A/R. </w:t>
      </w:r>
      <w:r w:rsidRPr="00615D1B">
        <w:rPr>
          <w:rFonts w:eastAsiaTheme="minorEastAsia" w:cstheme="minorHAnsi"/>
          <w:b/>
          <w:sz w:val="24"/>
          <w:szCs w:val="24"/>
          <w:lang w:val="en-CA"/>
        </w:rPr>
        <w:t xml:space="preserve">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r w:rsidRPr="00615D1B">
        <w:rPr>
          <w:rFonts w:eastAsiaTheme="minorEastAsia" w:cstheme="minorHAnsi"/>
          <w:b/>
          <w:sz w:val="24"/>
          <w:szCs w:val="24"/>
          <w:lang w:val="en-CA"/>
        </w:rPr>
        <w:t>.</w:t>
      </w:r>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lastRenderedPageBreak/>
        <w:t>References</w:t>
      </w:r>
    </w:p>
    <w:p w14:paraId="74CCF87F" w14:textId="0ED884C6" w:rsidR="00522DC5" w:rsidRDefault="00522DC5" w:rsidP="002B0AA8">
      <w:pPr>
        <w:spacing w:after="0" w:line="360" w:lineRule="auto"/>
        <w:ind w:left="567" w:hanging="567"/>
        <w:rPr>
          <w:ins w:id="1644" w:author="Bridget Kathleen Murphy" w:date="2020-07-02T10:09:00Z"/>
          <w:rFonts w:cstheme="minorHAnsi"/>
          <w:sz w:val="24"/>
          <w:szCs w:val="24"/>
          <w:lang w:val="en-CA"/>
        </w:rPr>
      </w:pPr>
      <w:proofErr w:type="spellStart"/>
      <w:r w:rsidRPr="00FB408E">
        <w:rPr>
          <w:rFonts w:cstheme="minorHAnsi"/>
          <w:b/>
          <w:sz w:val="24"/>
          <w:szCs w:val="24"/>
          <w:lang w:val="en-CA"/>
        </w:rPr>
        <w:t>Amthor</w:t>
      </w:r>
      <w:proofErr w:type="spellEnd"/>
      <w:r w:rsidRPr="00FB408E">
        <w:rPr>
          <w:rFonts w:cstheme="minorHAnsi"/>
          <w:b/>
          <w:sz w:val="24"/>
          <w:szCs w:val="24"/>
          <w:lang w:val="en-CA"/>
        </w:rPr>
        <w:t xml:space="preserve"> JS. 2000.</w:t>
      </w:r>
      <w:r w:rsidRPr="005C3801">
        <w:rPr>
          <w:rFonts w:cstheme="minorHAnsi"/>
          <w:sz w:val="24"/>
          <w:szCs w:val="24"/>
          <w:lang w:val="en-CA"/>
        </w:rPr>
        <w:t xml:space="preserve"> Direct effect of elevated CO</w:t>
      </w:r>
      <w:r w:rsidRPr="00FB408E">
        <w:rPr>
          <w:rFonts w:cstheme="minorHAnsi"/>
          <w:sz w:val="24"/>
          <w:szCs w:val="24"/>
          <w:vertAlign w:val="subscript"/>
          <w:lang w:val="en-CA"/>
        </w:rPr>
        <w:t>2</w:t>
      </w:r>
      <w:r w:rsidRPr="005C3801">
        <w:rPr>
          <w:rFonts w:cstheme="minorHAnsi"/>
          <w:sz w:val="24"/>
          <w:szCs w:val="24"/>
          <w:lang w:val="en-CA"/>
        </w:rPr>
        <w:t xml:space="preserve"> on nocturnal in situ leaf respiration in nine temperate deciduous tree species is small. </w:t>
      </w:r>
      <w:r w:rsidRPr="00FB408E">
        <w:rPr>
          <w:rFonts w:cstheme="minorHAnsi"/>
          <w:i/>
          <w:sz w:val="24"/>
          <w:szCs w:val="24"/>
          <w:lang w:val="en-CA"/>
        </w:rPr>
        <w:t>Tree Physiology</w:t>
      </w:r>
      <w:r w:rsidRPr="005C3801">
        <w:rPr>
          <w:rFonts w:cstheme="minorHAnsi"/>
          <w:sz w:val="24"/>
          <w:szCs w:val="24"/>
          <w:lang w:val="en-CA"/>
        </w:rPr>
        <w:t xml:space="preserve"> </w:t>
      </w:r>
      <w:r w:rsidRPr="00FB408E">
        <w:rPr>
          <w:rFonts w:cstheme="minorHAnsi"/>
          <w:b/>
          <w:sz w:val="24"/>
          <w:szCs w:val="24"/>
          <w:lang w:val="en-CA"/>
        </w:rPr>
        <w:t>20</w:t>
      </w:r>
      <w:r w:rsidRPr="005C3801">
        <w:rPr>
          <w:rFonts w:cstheme="minorHAnsi"/>
          <w:sz w:val="24"/>
          <w:szCs w:val="24"/>
          <w:lang w:val="en-CA"/>
        </w:rPr>
        <w:t>: 139–144.</w:t>
      </w:r>
    </w:p>
    <w:p w14:paraId="236A6611" w14:textId="7C22708B" w:rsidR="00430EB9" w:rsidRPr="005C3801" w:rsidRDefault="00430EB9" w:rsidP="00430EB9">
      <w:pPr>
        <w:spacing w:after="0" w:line="360" w:lineRule="auto"/>
        <w:ind w:left="567" w:hanging="567"/>
        <w:rPr>
          <w:rFonts w:cstheme="minorHAnsi"/>
          <w:sz w:val="24"/>
          <w:szCs w:val="24"/>
          <w:lang w:val="en-CA"/>
        </w:rPr>
      </w:pPr>
      <w:ins w:id="1645" w:author="Bridget Kathleen Murphy" w:date="2020-07-02T10:09:00Z">
        <w:r w:rsidRPr="00430EB9">
          <w:rPr>
            <w:rFonts w:cstheme="minorHAnsi"/>
            <w:b/>
            <w:sz w:val="24"/>
            <w:szCs w:val="24"/>
            <w:rPrChange w:id="1646" w:author="Bridget Kathleen Murphy" w:date="2020-07-02T10:11:00Z">
              <w:rPr>
                <w:rFonts w:cstheme="minorHAnsi"/>
                <w:sz w:val="24"/>
                <w:szCs w:val="24"/>
              </w:rPr>
            </w:rPrChange>
          </w:rPr>
          <w:t xml:space="preserve">Arora VK, </w:t>
        </w:r>
        <w:proofErr w:type="spellStart"/>
        <w:r w:rsidRPr="00430EB9">
          <w:rPr>
            <w:rFonts w:cstheme="minorHAnsi"/>
            <w:b/>
            <w:sz w:val="24"/>
            <w:szCs w:val="24"/>
            <w:rPrChange w:id="1647" w:author="Bridget Kathleen Murphy" w:date="2020-07-02T10:11:00Z">
              <w:rPr>
                <w:rFonts w:cstheme="minorHAnsi"/>
                <w:sz w:val="24"/>
                <w:szCs w:val="24"/>
              </w:rPr>
            </w:rPrChange>
          </w:rPr>
          <w:t>Katavouta</w:t>
        </w:r>
        <w:proofErr w:type="spellEnd"/>
        <w:r w:rsidRPr="00430EB9">
          <w:rPr>
            <w:rFonts w:cstheme="minorHAnsi"/>
            <w:b/>
            <w:sz w:val="24"/>
            <w:szCs w:val="24"/>
            <w:rPrChange w:id="1648" w:author="Bridget Kathleen Murphy" w:date="2020-07-02T10:11:00Z">
              <w:rPr>
                <w:rFonts w:cstheme="minorHAnsi"/>
                <w:sz w:val="24"/>
                <w:szCs w:val="24"/>
              </w:rPr>
            </w:rPrChange>
          </w:rPr>
          <w:t xml:space="preserve"> A, Williams RG, Jones CD, </w:t>
        </w:r>
        <w:proofErr w:type="spellStart"/>
        <w:r w:rsidRPr="00430EB9">
          <w:rPr>
            <w:rFonts w:cstheme="minorHAnsi"/>
            <w:b/>
            <w:sz w:val="24"/>
            <w:szCs w:val="24"/>
            <w:rPrChange w:id="1649" w:author="Bridget Kathleen Murphy" w:date="2020-07-02T10:11:00Z">
              <w:rPr>
                <w:rFonts w:cstheme="minorHAnsi"/>
                <w:sz w:val="24"/>
                <w:szCs w:val="24"/>
              </w:rPr>
            </w:rPrChange>
          </w:rPr>
          <w:t>Brovkin</w:t>
        </w:r>
        <w:proofErr w:type="spellEnd"/>
        <w:r w:rsidRPr="00430EB9">
          <w:rPr>
            <w:rFonts w:cstheme="minorHAnsi"/>
            <w:b/>
            <w:sz w:val="24"/>
            <w:szCs w:val="24"/>
            <w:rPrChange w:id="1650" w:author="Bridget Kathleen Murphy" w:date="2020-07-02T10:11:00Z">
              <w:rPr>
                <w:rFonts w:cstheme="minorHAnsi"/>
                <w:sz w:val="24"/>
                <w:szCs w:val="24"/>
              </w:rPr>
            </w:rPrChange>
          </w:rPr>
          <w:t xml:space="preserve"> V, </w:t>
        </w:r>
        <w:proofErr w:type="spellStart"/>
        <w:r w:rsidRPr="00430EB9">
          <w:rPr>
            <w:rFonts w:cstheme="minorHAnsi"/>
            <w:b/>
            <w:sz w:val="24"/>
            <w:szCs w:val="24"/>
            <w:rPrChange w:id="1651" w:author="Bridget Kathleen Murphy" w:date="2020-07-02T10:11:00Z">
              <w:rPr>
                <w:rFonts w:cstheme="minorHAnsi"/>
                <w:sz w:val="24"/>
                <w:szCs w:val="24"/>
              </w:rPr>
            </w:rPrChange>
          </w:rPr>
          <w:t>Friedlingstein</w:t>
        </w:r>
        <w:proofErr w:type="spellEnd"/>
        <w:r w:rsidRPr="00430EB9">
          <w:rPr>
            <w:rFonts w:cstheme="minorHAnsi"/>
            <w:b/>
            <w:sz w:val="24"/>
            <w:szCs w:val="24"/>
            <w:rPrChange w:id="1652" w:author="Bridget Kathleen Murphy" w:date="2020-07-02T10:11:00Z">
              <w:rPr>
                <w:rFonts w:cstheme="minorHAnsi"/>
                <w:sz w:val="24"/>
                <w:szCs w:val="24"/>
              </w:rPr>
            </w:rPrChange>
          </w:rPr>
          <w:t xml:space="preserve"> P, Schwinger J, et al. 2020.</w:t>
        </w:r>
        <w:r w:rsidRPr="00430EB9">
          <w:rPr>
            <w:rFonts w:cstheme="minorHAnsi"/>
            <w:sz w:val="24"/>
            <w:szCs w:val="24"/>
          </w:rPr>
          <w:t xml:space="preserve"> Carbon-concentration and carbon-climate feedbacks in CMIP6 models, and their comparison to CMIP5 models. </w:t>
        </w:r>
        <w:proofErr w:type="spellStart"/>
        <w:r w:rsidRPr="00194C49">
          <w:rPr>
            <w:rFonts w:cstheme="minorHAnsi"/>
            <w:i/>
            <w:sz w:val="24"/>
            <w:szCs w:val="24"/>
            <w:rPrChange w:id="1653" w:author="Bridget Kathleen Murphy" w:date="2020-07-02T10:12:00Z">
              <w:rPr>
                <w:rFonts w:cstheme="minorHAnsi"/>
                <w:sz w:val="24"/>
                <w:szCs w:val="24"/>
              </w:rPr>
            </w:rPrChange>
          </w:rPr>
          <w:t>Biogeosciences</w:t>
        </w:r>
        <w:proofErr w:type="spellEnd"/>
        <w:r w:rsidRPr="00194C49">
          <w:rPr>
            <w:rFonts w:cstheme="minorHAnsi"/>
            <w:i/>
            <w:sz w:val="24"/>
            <w:szCs w:val="24"/>
            <w:rPrChange w:id="1654" w:author="Bridget Kathleen Murphy" w:date="2020-07-02T10:12:00Z">
              <w:rPr>
                <w:rFonts w:cstheme="minorHAnsi"/>
                <w:sz w:val="24"/>
                <w:szCs w:val="24"/>
              </w:rPr>
            </w:rPrChange>
          </w:rPr>
          <w:t xml:space="preserve"> </w:t>
        </w:r>
        <w:proofErr w:type="spellStart"/>
        <w:r w:rsidRPr="00430EB9">
          <w:rPr>
            <w:rFonts w:cstheme="minorHAnsi"/>
            <w:sz w:val="24"/>
            <w:szCs w:val="24"/>
          </w:rPr>
          <w:t>doi</w:t>
        </w:r>
        <w:proofErr w:type="spellEnd"/>
        <w:r w:rsidRPr="00430EB9">
          <w:rPr>
            <w:rFonts w:cstheme="minorHAnsi"/>
            <w:sz w:val="24"/>
            <w:szCs w:val="24"/>
          </w:rPr>
          <w:t>: 10.5194/bg-2019-473.</w:t>
        </w:r>
      </w:ins>
    </w:p>
    <w:p w14:paraId="5A1AACAE" w14:textId="631937C9" w:rsidR="00430EB9" w:rsidRDefault="004D451E" w:rsidP="00430EB9">
      <w:pPr>
        <w:spacing w:after="0" w:line="360" w:lineRule="auto"/>
        <w:ind w:left="567" w:hanging="567"/>
        <w:rPr>
          <w:rFonts w:cstheme="minorHAnsi"/>
          <w:sz w:val="24"/>
          <w:szCs w:val="24"/>
          <w:lang w:val="en-CA"/>
        </w:rPr>
      </w:pPr>
      <w:r w:rsidRPr="00FB408E">
        <w:rPr>
          <w:rFonts w:cstheme="minorHAnsi"/>
          <w:b/>
          <w:sz w:val="24"/>
          <w:szCs w:val="24"/>
          <w:lang w:val="en-CA"/>
        </w:rPr>
        <w:t>Arrhenius S. 1915.</w:t>
      </w:r>
      <w:r w:rsidRPr="005C3801">
        <w:rPr>
          <w:rFonts w:cstheme="minorHAnsi"/>
          <w:sz w:val="24"/>
          <w:szCs w:val="24"/>
          <w:lang w:val="en-CA"/>
        </w:rPr>
        <w:t xml:space="preserve"> </w:t>
      </w:r>
      <w:r w:rsidRPr="00FB408E">
        <w:rPr>
          <w:rFonts w:cstheme="minorHAnsi"/>
          <w:i/>
          <w:sz w:val="24"/>
          <w:szCs w:val="24"/>
          <w:lang w:val="en-CA"/>
        </w:rPr>
        <w:t>Quantitative laws in biological chemistry</w:t>
      </w:r>
      <w:r w:rsidRPr="005C3801">
        <w:rPr>
          <w:rFonts w:cstheme="minorHAnsi"/>
          <w:sz w:val="24"/>
          <w:szCs w:val="24"/>
          <w:lang w:val="en-CA"/>
        </w:rPr>
        <w:t>. Bell:</w:t>
      </w:r>
      <w:r w:rsidR="00AD7D0E">
        <w:rPr>
          <w:rFonts w:cstheme="minorHAnsi"/>
          <w:sz w:val="24"/>
          <w:szCs w:val="24"/>
          <w:lang w:val="en-CA"/>
        </w:rPr>
        <w:t xml:space="preserve"> </w:t>
      </w:r>
      <w:r w:rsidRPr="005C3801">
        <w:rPr>
          <w:rFonts w:cstheme="minorHAnsi"/>
          <w:sz w:val="24"/>
          <w:szCs w:val="24"/>
          <w:lang w:val="en-CA"/>
        </w:rPr>
        <w:t>London.</w:t>
      </w:r>
    </w:p>
    <w:p w14:paraId="65DE40BB" w14:textId="0A453953" w:rsidR="000F3F0D" w:rsidRDefault="000F3F0D" w:rsidP="002B0AA8">
      <w:pPr>
        <w:spacing w:after="0" w:line="360" w:lineRule="auto"/>
        <w:ind w:left="567" w:hanging="567"/>
        <w:rPr>
          <w:rFonts w:cstheme="minorHAnsi"/>
          <w:sz w:val="24"/>
          <w:szCs w:val="24"/>
          <w:lang w:val="en-CA"/>
        </w:rPr>
      </w:pPr>
      <w:r w:rsidRPr="00FB408E">
        <w:rPr>
          <w:rFonts w:cstheme="minorHAnsi"/>
          <w:b/>
          <w:sz w:val="24"/>
          <w:szCs w:val="24"/>
          <w:lang w:val="en-CA"/>
        </w:rPr>
        <w:t xml:space="preserve">Atkin OK, </w:t>
      </w:r>
      <w:proofErr w:type="spellStart"/>
      <w:r w:rsidRPr="00FB408E">
        <w:rPr>
          <w:rFonts w:cstheme="minorHAnsi"/>
          <w:b/>
          <w:sz w:val="24"/>
          <w:szCs w:val="24"/>
          <w:lang w:val="en-CA"/>
        </w:rPr>
        <w:t>Tjoelker</w:t>
      </w:r>
      <w:proofErr w:type="spellEnd"/>
      <w:r w:rsidRPr="00FB408E">
        <w:rPr>
          <w:rFonts w:cstheme="minorHAnsi"/>
          <w:b/>
          <w:sz w:val="24"/>
          <w:szCs w:val="24"/>
          <w:lang w:val="en-CA"/>
        </w:rPr>
        <w:t xml:space="preserve"> MG. 2003. </w:t>
      </w:r>
      <w:r>
        <w:rPr>
          <w:rFonts w:cstheme="minorHAnsi"/>
          <w:sz w:val="24"/>
          <w:szCs w:val="24"/>
          <w:lang w:val="en-CA"/>
        </w:rPr>
        <w:t xml:space="preserve">Thermal acclimation and the dynamic response of plant respiration to temperature. </w:t>
      </w:r>
      <w:r w:rsidRPr="00FB408E">
        <w:rPr>
          <w:rFonts w:cstheme="minorHAnsi"/>
          <w:i/>
          <w:sz w:val="24"/>
          <w:szCs w:val="24"/>
          <w:lang w:val="en-CA"/>
        </w:rPr>
        <w:t>Trends in Plant Science</w:t>
      </w:r>
      <w:r>
        <w:rPr>
          <w:rFonts w:cstheme="minorHAnsi"/>
          <w:sz w:val="24"/>
          <w:szCs w:val="24"/>
          <w:lang w:val="en-CA"/>
        </w:rPr>
        <w:t xml:space="preserve"> </w:t>
      </w:r>
      <w:r w:rsidRPr="00FB408E">
        <w:rPr>
          <w:rFonts w:cstheme="minorHAnsi"/>
          <w:b/>
          <w:sz w:val="24"/>
          <w:szCs w:val="24"/>
          <w:lang w:val="en-CA"/>
        </w:rPr>
        <w:t>8</w:t>
      </w:r>
      <w:r>
        <w:rPr>
          <w:rFonts w:cstheme="minorHAnsi"/>
          <w:sz w:val="24"/>
          <w:szCs w:val="24"/>
          <w:lang w:val="en-CA"/>
        </w:rPr>
        <w:t>:343-351.</w:t>
      </w:r>
    </w:p>
    <w:p w14:paraId="24687229" w14:textId="2DC3E1E8" w:rsidR="00CC629D" w:rsidRPr="00AD7D0E" w:rsidRDefault="00AD7D0E" w:rsidP="00CC629D">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Ayub</w:t>
      </w:r>
      <w:proofErr w:type="spellEnd"/>
      <w:r w:rsidRPr="00FB408E">
        <w:rPr>
          <w:rFonts w:cstheme="minorHAnsi"/>
          <w:b/>
          <w:sz w:val="24"/>
          <w:szCs w:val="24"/>
          <w:lang w:val="en-CA"/>
        </w:rPr>
        <w:t xml:space="preserve"> G, Smith RA, Tissue DT, Atkin OK. 2011.</w:t>
      </w:r>
      <w:r>
        <w:rPr>
          <w:rFonts w:cstheme="minorHAnsi"/>
          <w:sz w:val="24"/>
          <w:szCs w:val="24"/>
          <w:lang w:val="en-CA"/>
        </w:rPr>
        <w:t xml:space="preserve"> Impacts of drought on leaf respiration in darkness and light in </w:t>
      </w:r>
      <w:r>
        <w:rPr>
          <w:rFonts w:cstheme="minorHAnsi"/>
          <w:i/>
          <w:sz w:val="24"/>
          <w:szCs w:val="24"/>
          <w:lang w:val="en-CA"/>
        </w:rPr>
        <w:t xml:space="preserve">Eucalyptus </w:t>
      </w:r>
      <w:proofErr w:type="spellStart"/>
      <w:r>
        <w:rPr>
          <w:rFonts w:cstheme="minorHAnsi"/>
          <w:i/>
          <w:sz w:val="24"/>
          <w:szCs w:val="24"/>
          <w:lang w:val="en-CA"/>
        </w:rPr>
        <w:t>saligna</w:t>
      </w:r>
      <w:proofErr w:type="spellEnd"/>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w:t>
      </w:r>
      <w:r w:rsidRPr="00FB408E">
        <w:rPr>
          <w:rFonts w:cstheme="minorHAnsi"/>
          <w:i/>
          <w:sz w:val="24"/>
          <w:szCs w:val="24"/>
          <w:lang w:val="en-CA"/>
        </w:rPr>
        <w:t xml:space="preserve">New </w:t>
      </w:r>
      <w:proofErr w:type="spellStart"/>
      <w:r w:rsidRPr="00FB408E">
        <w:rPr>
          <w:rFonts w:cstheme="minorHAnsi"/>
          <w:i/>
          <w:sz w:val="24"/>
          <w:szCs w:val="24"/>
          <w:lang w:val="en-CA"/>
        </w:rPr>
        <w:t>Phytologist</w:t>
      </w:r>
      <w:proofErr w:type="spellEnd"/>
      <w:r>
        <w:rPr>
          <w:rFonts w:cstheme="minorHAnsi"/>
          <w:sz w:val="24"/>
          <w:szCs w:val="24"/>
          <w:lang w:val="en-CA"/>
        </w:rPr>
        <w:t xml:space="preserve"> </w:t>
      </w:r>
      <w:r w:rsidRPr="00FB408E">
        <w:rPr>
          <w:rFonts w:cstheme="minorHAnsi"/>
          <w:b/>
          <w:sz w:val="24"/>
          <w:szCs w:val="24"/>
          <w:lang w:val="en-CA"/>
        </w:rPr>
        <w:t>190</w:t>
      </w:r>
      <w:r>
        <w:rPr>
          <w:rFonts w:cstheme="minorHAnsi"/>
          <w:sz w:val="24"/>
          <w:szCs w:val="24"/>
          <w:lang w:val="en-CA"/>
        </w:rPr>
        <w:t>: 1003-1018.</w:t>
      </w:r>
    </w:p>
    <w:p w14:paraId="0D87D585" w14:textId="09B3BFB9" w:rsidR="00AC2BBB" w:rsidRDefault="00AC2BBB"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Bernacchi</w:t>
      </w:r>
      <w:proofErr w:type="spellEnd"/>
      <w:r w:rsidRPr="00FB408E">
        <w:rPr>
          <w:rFonts w:cstheme="minorHAnsi"/>
          <w:b/>
          <w:sz w:val="24"/>
          <w:szCs w:val="24"/>
          <w:lang w:val="en-CA"/>
        </w:rPr>
        <w:t xml:space="preserve"> CJ, </w:t>
      </w:r>
      <w:proofErr w:type="spellStart"/>
      <w:r w:rsidRPr="00FB408E">
        <w:rPr>
          <w:rFonts w:cstheme="minorHAnsi"/>
          <w:b/>
          <w:sz w:val="24"/>
          <w:szCs w:val="24"/>
          <w:lang w:val="en-CA"/>
        </w:rPr>
        <w:t>Singsaas</w:t>
      </w:r>
      <w:proofErr w:type="spellEnd"/>
      <w:r w:rsidRPr="00FB408E">
        <w:rPr>
          <w:rFonts w:cstheme="minorHAnsi"/>
          <w:b/>
          <w:sz w:val="24"/>
          <w:szCs w:val="24"/>
          <w:lang w:val="en-CA"/>
        </w:rPr>
        <w:t xml:space="preserve"> EL, Pimentel C, Portis Jr AR, Long SP. 2001.</w:t>
      </w:r>
      <w:r>
        <w:rPr>
          <w:rFonts w:cstheme="minorHAnsi"/>
          <w:sz w:val="24"/>
          <w:szCs w:val="24"/>
          <w:lang w:val="en-CA"/>
        </w:rPr>
        <w:t xml:space="preserve"> Improved temperature response functions for models of rubisco-limited photosynthesis. </w:t>
      </w:r>
      <w:r w:rsidRPr="00FB408E">
        <w:rPr>
          <w:rFonts w:cstheme="minorHAnsi"/>
          <w:i/>
          <w:sz w:val="24"/>
          <w:szCs w:val="24"/>
          <w:lang w:val="en-CA"/>
        </w:rPr>
        <w:t>Plant Cell and Environment</w:t>
      </w:r>
      <w:r>
        <w:rPr>
          <w:rFonts w:cstheme="minorHAnsi"/>
          <w:sz w:val="24"/>
          <w:szCs w:val="24"/>
          <w:lang w:val="en-CA"/>
        </w:rPr>
        <w:t xml:space="preserve"> </w:t>
      </w:r>
      <w:r w:rsidRPr="00FB408E">
        <w:rPr>
          <w:rFonts w:cstheme="minorHAnsi"/>
          <w:b/>
          <w:sz w:val="24"/>
          <w:szCs w:val="24"/>
          <w:lang w:val="en-CA"/>
        </w:rPr>
        <w:t>24</w:t>
      </w:r>
      <w:r>
        <w:rPr>
          <w:rFonts w:cstheme="minorHAnsi"/>
          <w:sz w:val="24"/>
          <w:szCs w:val="24"/>
          <w:lang w:val="en-CA"/>
        </w:rPr>
        <w:t>:253-259.</w:t>
      </w:r>
    </w:p>
    <w:p w14:paraId="4FCEE077" w14:textId="6254EE6C" w:rsidR="00CC629D" w:rsidRDefault="00CC629D" w:rsidP="002B0AA8">
      <w:pPr>
        <w:spacing w:after="0" w:line="360" w:lineRule="auto"/>
        <w:ind w:left="567" w:hanging="567"/>
        <w:rPr>
          <w:ins w:id="1655" w:author="Bridget Kathleen Murphy" w:date="2020-07-02T10:10:00Z"/>
          <w:rFonts w:cstheme="minorHAnsi"/>
          <w:sz w:val="24"/>
          <w:szCs w:val="24"/>
          <w:lang w:val="en-CA"/>
        </w:rPr>
      </w:pPr>
      <w:r w:rsidRPr="00FB408E">
        <w:rPr>
          <w:rFonts w:cstheme="minorHAnsi"/>
          <w:b/>
          <w:sz w:val="24"/>
          <w:szCs w:val="24"/>
          <w:lang w:val="en-CA"/>
        </w:rPr>
        <w:t xml:space="preserve">Blackman, </w:t>
      </w:r>
      <w:r w:rsidR="00697547" w:rsidRPr="00FB408E">
        <w:rPr>
          <w:rFonts w:cstheme="minorHAnsi"/>
          <w:b/>
          <w:sz w:val="24"/>
          <w:szCs w:val="24"/>
          <w:lang w:val="en-CA"/>
        </w:rPr>
        <w:t xml:space="preserve">VH. 1919. </w:t>
      </w:r>
      <w:r w:rsidR="00697547">
        <w:rPr>
          <w:rFonts w:cstheme="minorHAnsi"/>
          <w:sz w:val="24"/>
          <w:szCs w:val="24"/>
          <w:lang w:val="en-CA"/>
        </w:rPr>
        <w:t xml:space="preserve">The compound interest and plant growth. </w:t>
      </w:r>
      <w:r w:rsidR="00697547" w:rsidRPr="00FB408E">
        <w:rPr>
          <w:rFonts w:cstheme="minorHAnsi"/>
          <w:i/>
          <w:sz w:val="24"/>
          <w:szCs w:val="24"/>
          <w:lang w:val="en-CA"/>
        </w:rPr>
        <w:t>Annals of Botany</w:t>
      </w:r>
      <w:r w:rsidR="00697547">
        <w:rPr>
          <w:rFonts w:cstheme="minorHAnsi"/>
          <w:sz w:val="24"/>
          <w:szCs w:val="24"/>
          <w:lang w:val="en-CA"/>
        </w:rPr>
        <w:t xml:space="preserve"> </w:t>
      </w:r>
      <w:r w:rsidR="00697547" w:rsidRPr="00FB408E">
        <w:rPr>
          <w:rFonts w:cstheme="minorHAnsi"/>
          <w:b/>
          <w:sz w:val="24"/>
          <w:szCs w:val="24"/>
          <w:lang w:val="en-CA"/>
        </w:rPr>
        <w:t>33:</w:t>
      </w:r>
      <w:r w:rsidR="00697547">
        <w:rPr>
          <w:rFonts w:cstheme="minorHAnsi"/>
          <w:sz w:val="24"/>
          <w:szCs w:val="24"/>
          <w:lang w:val="en-CA"/>
        </w:rPr>
        <w:t xml:space="preserve"> 353-360.</w:t>
      </w:r>
    </w:p>
    <w:p w14:paraId="6F4B8E48" w14:textId="7B7C1F47" w:rsidR="00430EB9" w:rsidRDefault="00430EB9" w:rsidP="00430EB9">
      <w:pPr>
        <w:spacing w:after="0" w:line="360" w:lineRule="auto"/>
        <w:ind w:left="567" w:hanging="567"/>
        <w:rPr>
          <w:ins w:id="1656" w:author="Bridget Kathleen Murphy" w:date="2020-07-02T10:12:00Z"/>
          <w:rFonts w:cstheme="minorHAnsi"/>
          <w:sz w:val="24"/>
          <w:szCs w:val="24"/>
        </w:rPr>
      </w:pPr>
      <w:proofErr w:type="spellStart"/>
      <w:ins w:id="1657" w:author="Bridget Kathleen Murphy" w:date="2020-07-02T10:10:00Z">
        <w:r w:rsidRPr="00194C49">
          <w:rPr>
            <w:rFonts w:cstheme="minorHAnsi"/>
            <w:b/>
            <w:sz w:val="24"/>
            <w:szCs w:val="24"/>
            <w:rPrChange w:id="1658" w:author="Bridget Kathleen Murphy" w:date="2020-07-02T10:12:00Z">
              <w:rPr>
                <w:rFonts w:cstheme="minorHAnsi"/>
                <w:sz w:val="24"/>
                <w:szCs w:val="24"/>
              </w:rPr>
            </w:rPrChange>
          </w:rPr>
          <w:t>Bonan</w:t>
        </w:r>
        <w:proofErr w:type="spellEnd"/>
        <w:r w:rsidRPr="00194C49">
          <w:rPr>
            <w:rFonts w:cstheme="minorHAnsi"/>
            <w:b/>
            <w:sz w:val="24"/>
            <w:szCs w:val="24"/>
            <w:rPrChange w:id="1659" w:author="Bridget Kathleen Murphy" w:date="2020-07-02T10:12:00Z">
              <w:rPr>
                <w:rFonts w:cstheme="minorHAnsi"/>
                <w:sz w:val="24"/>
                <w:szCs w:val="24"/>
              </w:rPr>
            </w:rPrChange>
          </w:rPr>
          <w:t xml:space="preserve"> GB. 1996.</w:t>
        </w:r>
        <w:r w:rsidRPr="00430EB9">
          <w:rPr>
            <w:rFonts w:cstheme="minorHAnsi"/>
            <w:sz w:val="24"/>
            <w:szCs w:val="24"/>
          </w:rPr>
          <w:t xml:space="preserve"> A Land Surface Model (LSM Version 1.0) for Ecological, Hydrological, and Atmospheric Studies: Technical Description and User's Guide (No. NCAR/TN-417+STR). </w:t>
        </w:r>
        <w:r w:rsidRPr="00194C49">
          <w:rPr>
            <w:rFonts w:cstheme="minorHAnsi"/>
            <w:i/>
            <w:sz w:val="24"/>
            <w:szCs w:val="24"/>
            <w:rPrChange w:id="1660" w:author="Bridget Kathleen Murphy" w:date="2020-07-02T10:12:00Z">
              <w:rPr>
                <w:rFonts w:cstheme="minorHAnsi"/>
                <w:sz w:val="24"/>
                <w:szCs w:val="24"/>
              </w:rPr>
            </w:rPrChange>
          </w:rPr>
          <w:t>University Corporation for Atmospheric Research.</w:t>
        </w:r>
        <w:r w:rsidRPr="00430EB9">
          <w:rPr>
            <w:rFonts w:cstheme="minorHAnsi"/>
            <w:sz w:val="24"/>
            <w:szCs w:val="24"/>
          </w:rPr>
          <w:t xml:space="preserve"> doi:10.5065/D6DF6P5X</w:t>
        </w:r>
      </w:ins>
    </w:p>
    <w:p w14:paraId="63C8D7EF" w14:textId="5F4ACCB4" w:rsidR="00194C49" w:rsidRDefault="00194C49" w:rsidP="00194C49">
      <w:pPr>
        <w:spacing w:after="0" w:line="360" w:lineRule="auto"/>
        <w:ind w:left="567" w:hanging="567"/>
        <w:rPr>
          <w:ins w:id="1661" w:author="Bridget Kathleen Murphy" w:date="2020-07-02T10:17:00Z"/>
          <w:rFonts w:cstheme="minorHAnsi"/>
          <w:sz w:val="24"/>
          <w:szCs w:val="24"/>
        </w:rPr>
      </w:pPr>
      <w:proofErr w:type="spellStart"/>
      <w:ins w:id="1662" w:author="Bridget Kathleen Murphy" w:date="2020-07-02T10:12:00Z">
        <w:r w:rsidRPr="00194C49">
          <w:rPr>
            <w:rFonts w:cstheme="minorHAnsi"/>
            <w:b/>
            <w:sz w:val="24"/>
            <w:szCs w:val="24"/>
            <w:rPrChange w:id="1663" w:author="Bridget Kathleen Murphy" w:date="2020-07-02T10:13:00Z">
              <w:rPr>
                <w:rFonts w:cstheme="minorHAnsi"/>
                <w:sz w:val="24"/>
                <w:szCs w:val="24"/>
              </w:rPr>
            </w:rPrChange>
          </w:rPr>
          <w:t>Calvet</w:t>
        </w:r>
        <w:proofErr w:type="spellEnd"/>
        <w:r w:rsidRPr="00194C49">
          <w:rPr>
            <w:rFonts w:cstheme="minorHAnsi"/>
            <w:b/>
            <w:sz w:val="24"/>
            <w:szCs w:val="24"/>
            <w:rPrChange w:id="1664" w:author="Bridget Kathleen Murphy" w:date="2020-07-02T10:13:00Z">
              <w:rPr>
                <w:rFonts w:cstheme="minorHAnsi"/>
                <w:sz w:val="24"/>
                <w:szCs w:val="24"/>
              </w:rPr>
            </w:rPrChange>
          </w:rPr>
          <w:t xml:space="preserve"> J-C, </w:t>
        </w:r>
        <w:proofErr w:type="spellStart"/>
        <w:r w:rsidRPr="00194C49">
          <w:rPr>
            <w:rFonts w:cstheme="minorHAnsi"/>
            <w:b/>
            <w:sz w:val="24"/>
            <w:szCs w:val="24"/>
            <w:rPrChange w:id="1665" w:author="Bridget Kathleen Murphy" w:date="2020-07-02T10:13:00Z">
              <w:rPr>
                <w:rFonts w:cstheme="minorHAnsi"/>
                <w:sz w:val="24"/>
                <w:szCs w:val="24"/>
              </w:rPr>
            </w:rPrChange>
          </w:rPr>
          <w:t>Noilhan</w:t>
        </w:r>
        <w:proofErr w:type="spellEnd"/>
        <w:r w:rsidRPr="00194C49">
          <w:rPr>
            <w:rFonts w:cstheme="minorHAnsi"/>
            <w:b/>
            <w:sz w:val="24"/>
            <w:szCs w:val="24"/>
            <w:rPrChange w:id="1666" w:author="Bridget Kathleen Murphy" w:date="2020-07-02T10:13:00Z">
              <w:rPr>
                <w:rFonts w:cstheme="minorHAnsi"/>
                <w:sz w:val="24"/>
                <w:szCs w:val="24"/>
              </w:rPr>
            </w:rPrChange>
          </w:rPr>
          <w:t xml:space="preserve"> J, </w:t>
        </w:r>
        <w:proofErr w:type="spellStart"/>
        <w:r w:rsidRPr="00194C49">
          <w:rPr>
            <w:rFonts w:cstheme="minorHAnsi"/>
            <w:b/>
            <w:sz w:val="24"/>
            <w:szCs w:val="24"/>
            <w:rPrChange w:id="1667" w:author="Bridget Kathleen Murphy" w:date="2020-07-02T10:13:00Z">
              <w:rPr>
                <w:rFonts w:cstheme="minorHAnsi"/>
                <w:sz w:val="24"/>
                <w:szCs w:val="24"/>
              </w:rPr>
            </w:rPrChange>
          </w:rPr>
          <w:t>Roujean</w:t>
        </w:r>
        <w:proofErr w:type="spellEnd"/>
        <w:r w:rsidRPr="00194C49">
          <w:rPr>
            <w:rFonts w:cstheme="minorHAnsi"/>
            <w:b/>
            <w:sz w:val="24"/>
            <w:szCs w:val="24"/>
            <w:rPrChange w:id="1668" w:author="Bridget Kathleen Murphy" w:date="2020-07-02T10:13:00Z">
              <w:rPr>
                <w:rFonts w:cstheme="minorHAnsi"/>
                <w:sz w:val="24"/>
                <w:szCs w:val="24"/>
              </w:rPr>
            </w:rPrChange>
          </w:rPr>
          <w:t xml:space="preserve"> J-L, </w:t>
        </w:r>
        <w:proofErr w:type="spellStart"/>
        <w:r w:rsidRPr="00194C49">
          <w:rPr>
            <w:rFonts w:cstheme="minorHAnsi"/>
            <w:b/>
            <w:sz w:val="24"/>
            <w:szCs w:val="24"/>
            <w:rPrChange w:id="1669" w:author="Bridget Kathleen Murphy" w:date="2020-07-02T10:13:00Z">
              <w:rPr>
                <w:rFonts w:cstheme="minorHAnsi"/>
                <w:sz w:val="24"/>
                <w:szCs w:val="24"/>
              </w:rPr>
            </w:rPrChange>
          </w:rPr>
          <w:t>Bessemoulin</w:t>
        </w:r>
        <w:proofErr w:type="spellEnd"/>
        <w:r w:rsidRPr="00194C49">
          <w:rPr>
            <w:rFonts w:cstheme="minorHAnsi"/>
            <w:b/>
            <w:sz w:val="24"/>
            <w:szCs w:val="24"/>
            <w:rPrChange w:id="1670" w:author="Bridget Kathleen Murphy" w:date="2020-07-02T10:13:00Z">
              <w:rPr>
                <w:rFonts w:cstheme="minorHAnsi"/>
                <w:sz w:val="24"/>
                <w:szCs w:val="24"/>
              </w:rPr>
            </w:rPrChange>
          </w:rPr>
          <w:t xml:space="preserve"> P, </w:t>
        </w:r>
        <w:proofErr w:type="spellStart"/>
        <w:r w:rsidRPr="00194C49">
          <w:rPr>
            <w:rFonts w:cstheme="minorHAnsi"/>
            <w:b/>
            <w:sz w:val="24"/>
            <w:szCs w:val="24"/>
            <w:rPrChange w:id="1671" w:author="Bridget Kathleen Murphy" w:date="2020-07-02T10:13:00Z">
              <w:rPr>
                <w:rFonts w:cstheme="minorHAnsi"/>
                <w:sz w:val="24"/>
                <w:szCs w:val="24"/>
              </w:rPr>
            </w:rPrChange>
          </w:rPr>
          <w:t>Cabelguenne</w:t>
        </w:r>
        <w:proofErr w:type="spellEnd"/>
        <w:r w:rsidRPr="00194C49">
          <w:rPr>
            <w:rFonts w:cstheme="minorHAnsi"/>
            <w:b/>
            <w:sz w:val="24"/>
            <w:szCs w:val="24"/>
            <w:rPrChange w:id="1672" w:author="Bridget Kathleen Murphy" w:date="2020-07-02T10:13:00Z">
              <w:rPr>
                <w:rFonts w:cstheme="minorHAnsi"/>
                <w:sz w:val="24"/>
                <w:szCs w:val="24"/>
              </w:rPr>
            </w:rPrChange>
          </w:rPr>
          <w:t xml:space="preserve"> M, </w:t>
        </w:r>
        <w:proofErr w:type="spellStart"/>
        <w:r w:rsidRPr="00194C49">
          <w:rPr>
            <w:rFonts w:cstheme="minorHAnsi"/>
            <w:b/>
            <w:sz w:val="24"/>
            <w:szCs w:val="24"/>
            <w:rPrChange w:id="1673" w:author="Bridget Kathleen Murphy" w:date="2020-07-02T10:13:00Z">
              <w:rPr>
                <w:rFonts w:cstheme="minorHAnsi"/>
                <w:sz w:val="24"/>
                <w:szCs w:val="24"/>
              </w:rPr>
            </w:rPrChange>
          </w:rPr>
          <w:t>Olioso</w:t>
        </w:r>
        <w:proofErr w:type="spellEnd"/>
        <w:r w:rsidRPr="00194C49">
          <w:rPr>
            <w:rFonts w:cstheme="minorHAnsi"/>
            <w:b/>
            <w:sz w:val="24"/>
            <w:szCs w:val="24"/>
            <w:rPrChange w:id="1674" w:author="Bridget Kathleen Murphy" w:date="2020-07-02T10:13:00Z">
              <w:rPr>
                <w:rFonts w:cstheme="minorHAnsi"/>
                <w:sz w:val="24"/>
                <w:szCs w:val="24"/>
              </w:rPr>
            </w:rPrChange>
          </w:rPr>
          <w:t xml:space="preserve"> A, </w:t>
        </w:r>
        <w:proofErr w:type="spellStart"/>
        <w:r w:rsidRPr="00194C49">
          <w:rPr>
            <w:rFonts w:cstheme="minorHAnsi"/>
            <w:b/>
            <w:sz w:val="24"/>
            <w:szCs w:val="24"/>
            <w:rPrChange w:id="1675" w:author="Bridget Kathleen Murphy" w:date="2020-07-02T10:13:00Z">
              <w:rPr>
                <w:rFonts w:cstheme="minorHAnsi"/>
                <w:sz w:val="24"/>
                <w:szCs w:val="24"/>
              </w:rPr>
            </w:rPrChange>
          </w:rPr>
          <w:t>Wigneron</w:t>
        </w:r>
        <w:proofErr w:type="spellEnd"/>
        <w:r w:rsidRPr="00194C49">
          <w:rPr>
            <w:rFonts w:cstheme="minorHAnsi"/>
            <w:b/>
            <w:sz w:val="24"/>
            <w:szCs w:val="24"/>
            <w:rPrChange w:id="1676" w:author="Bridget Kathleen Murphy" w:date="2020-07-02T10:13:00Z">
              <w:rPr>
                <w:rFonts w:cstheme="minorHAnsi"/>
                <w:sz w:val="24"/>
                <w:szCs w:val="24"/>
              </w:rPr>
            </w:rPrChange>
          </w:rPr>
          <w:t xml:space="preserve"> J-P. 1998.</w:t>
        </w:r>
        <w:r w:rsidRPr="00194C49">
          <w:rPr>
            <w:rFonts w:cstheme="minorHAnsi"/>
            <w:sz w:val="24"/>
            <w:szCs w:val="24"/>
          </w:rPr>
          <w:t xml:space="preserve"> An interactive vegetation SVAT model tested against data from six contrasting sites. </w:t>
        </w:r>
        <w:r w:rsidRPr="00194C49">
          <w:rPr>
            <w:rFonts w:cstheme="minorHAnsi"/>
            <w:i/>
            <w:sz w:val="24"/>
            <w:szCs w:val="24"/>
            <w:rPrChange w:id="1677" w:author="Bridget Kathleen Murphy" w:date="2020-07-02T10:13:00Z">
              <w:rPr>
                <w:rFonts w:cstheme="minorHAnsi"/>
                <w:sz w:val="24"/>
                <w:szCs w:val="24"/>
              </w:rPr>
            </w:rPrChange>
          </w:rPr>
          <w:t xml:space="preserve">Agricultural and Forest Meteorology </w:t>
        </w:r>
        <w:r w:rsidRPr="00194C49">
          <w:rPr>
            <w:rFonts w:cstheme="minorHAnsi"/>
            <w:b/>
            <w:sz w:val="24"/>
            <w:szCs w:val="24"/>
            <w:rPrChange w:id="1678" w:author="Bridget Kathleen Murphy" w:date="2020-07-02T10:13:00Z">
              <w:rPr>
                <w:rFonts w:cstheme="minorHAnsi"/>
                <w:sz w:val="24"/>
                <w:szCs w:val="24"/>
              </w:rPr>
            </w:rPrChange>
          </w:rPr>
          <w:t>92</w:t>
        </w:r>
        <w:r w:rsidRPr="00194C49">
          <w:rPr>
            <w:rFonts w:cstheme="minorHAnsi"/>
            <w:sz w:val="24"/>
            <w:szCs w:val="24"/>
          </w:rPr>
          <w:t>:73-95</w:t>
        </w:r>
      </w:ins>
    </w:p>
    <w:p w14:paraId="539BF8E5" w14:textId="72AEBE7A" w:rsidR="00194C49" w:rsidRPr="00430EB9" w:rsidRDefault="00194C49" w:rsidP="00194C49">
      <w:pPr>
        <w:spacing w:after="0" w:line="360" w:lineRule="auto"/>
        <w:ind w:left="567" w:hanging="567"/>
        <w:rPr>
          <w:rFonts w:cstheme="minorHAnsi"/>
          <w:sz w:val="24"/>
          <w:szCs w:val="24"/>
          <w:rPrChange w:id="1679" w:author="Bridget Kathleen Murphy" w:date="2020-07-02T10:10:00Z">
            <w:rPr>
              <w:rFonts w:cstheme="minorHAnsi"/>
              <w:sz w:val="24"/>
              <w:szCs w:val="24"/>
              <w:lang w:val="en-CA"/>
            </w:rPr>
          </w:rPrChange>
        </w:rPr>
      </w:pPr>
      <w:ins w:id="1680" w:author="Bridget Kathleen Murphy" w:date="2020-07-02T10:17:00Z">
        <w:r w:rsidRPr="00194C49">
          <w:rPr>
            <w:rFonts w:cstheme="minorHAnsi"/>
            <w:b/>
            <w:sz w:val="24"/>
            <w:szCs w:val="24"/>
            <w:rPrChange w:id="1681" w:author="Bridget Kathleen Murphy" w:date="2020-07-02T10:17:00Z">
              <w:rPr>
                <w:rFonts w:cstheme="minorHAnsi"/>
                <w:sz w:val="24"/>
                <w:szCs w:val="24"/>
              </w:rPr>
            </w:rPrChange>
          </w:rPr>
          <w:t>Cao J, Wang B, Yang Y-M, Ma L, Li J, Sun B, Bao Y, He J, Zhou X, Wu L. 2018.</w:t>
        </w:r>
        <w:r w:rsidRPr="00194C49">
          <w:rPr>
            <w:rFonts w:cstheme="minorHAnsi"/>
            <w:sz w:val="24"/>
            <w:szCs w:val="24"/>
          </w:rPr>
          <w:t xml:space="preserve"> The NUIST Earth System Model (NESM) version 3: description and preliminary evaluation. </w:t>
        </w:r>
        <w:r w:rsidRPr="00194C49">
          <w:rPr>
            <w:rFonts w:cstheme="minorHAnsi"/>
            <w:i/>
            <w:sz w:val="24"/>
            <w:szCs w:val="24"/>
            <w:rPrChange w:id="1682" w:author="Bridget Kathleen Murphy" w:date="2020-07-02T10:17:00Z">
              <w:rPr>
                <w:rFonts w:cstheme="minorHAnsi"/>
                <w:sz w:val="24"/>
                <w:szCs w:val="24"/>
              </w:rPr>
            </w:rPrChange>
          </w:rPr>
          <w:t>Geoscientific Model Development</w:t>
        </w:r>
        <w:r w:rsidRPr="00194C49">
          <w:rPr>
            <w:rFonts w:cstheme="minorHAnsi"/>
            <w:sz w:val="24"/>
            <w:szCs w:val="24"/>
          </w:rPr>
          <w:t xml:space="preserve"> </w:t>
        </w:r>
        <w:r w:rsidRPr="00194C49">
          <w:rPr>
            <w:rFonts w:cstheme="minorHAnsi"/>
            <w:b/>
            <w:sz w:val="24"/>
            <w:szCs w:val="24"/>
            <w:rPrChange w:id="1683" w:author="Bridget Kathleen Murphy" w:date="2020-07-02T10:17:00Z">
              <w:rPr>
                <w:rFonts w:cstheme="minorHAnsi"/>
                <w:sz w:val="24"/>
                <w:szCs w:val="24"/>
              </w:rPr>
            </w:rPrChange>
          </w:rPr>
          <w:t>11</w:t>
        </w:r>
        <w:r w:rsidRPr="00194C49">
          <w:rPr>
            <w:rFonts w:cstheme="minorHAnsi"/>
            <w:sz w:val="24"/>
            <w:szCs w:val="24"/>
          </w:rPr>
          <w:t>:2975-2993.</w:t>
        </w:r>
      </w:ins>
    </w:p>
    <w:p w14:paraId="167ECE3D" w14:textId="2209C446" w:rsidR="002243ED" w:rsidRDefault="002243ED"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Causton</w:t>
      </w:r>
      <w:proofErr w:type="spellEnd"/>
      <w:r w:rsidRPr="00FB408E">
        <w:rPr>
          <w:rFonts w:cstheme="minorHAnsi"/>
          <w:b/>
          <w:sz w:val="24"/>
          <w:szCs w:val="24"/>
          <w:lang w:val="en-CA"/>
        </w:rPr>
        <w:t>, DR. 1991</w:t>
      </w:r>
      <w:r>
        <w:rPr>
          <w:rFonts w:cstheme="minorHAnsi"/>
          <w:sz w:val="24"/>
          <w:szCs w:val="24"/>
          <w:lang w:val="en-CA"/>
        </w:rPr>
        <w:t xml:space="preserve">. Plant-growth analysis: the variability of relative growth rate within a sample. </w:t>
      </w:r>
      <w:r w:rsidRPr="00FB408E">
        <w:rPr>
          <w:rFonts w:cstheme="minorHAnsi"/>
          <w:i/>
          <w:sz w:val="24"/>
          <w:szCs w:val="24"/>
          <w:lang w:val="en-CA"/>
        </w:rPr>
        <w:t>Annals of Botany</w:t>
      </w:r>
      <w:r>
        <w:rPr>
          <w:rFonts w:cstheme="minorHAnsi"/>
          <w:sz w:val="24"/>
          <w:szCs w:val="24"/>
          <w:lang w:val="en-CA"/>
        </w:rPr>
        <w:t xml:space="preserve"> </w:t>
      </w:r>
      <w:r w:rsidRPr="00FB408E">
        <w:rPr>
          <w:rFonts w:cstheme="minorHAnsi"/>
          <w:b/>
          <w:sz w:val="24"/>
          <w:szCs w:val="24"/>
          <w:lang w:val="en-CA"/>
        </w:rPr>
        <w:t>67</w:t>
      </w:r>
      <w:r>
        <w:rPr>
          <w:rFonts w:cstheme="minorHAnsi"/>
          <w:sz w:val="24"/>
          <w:szCs w:val="24"/>
          <w:lang w:val="en-CA"/>
        </w:rPr>
        <w:t>(2): 137-144.</w:t>
      </w:r>
    </w:p>
    <w:p w14:paraId="6A664BBD" w14:textId="64A8C06F" w:rsidR="00522DC5" w:rsidRDefault="00522DC5" w:rsidP="002B0AA8">
      <w:pPr>
        <w:spacing w:after="0" w:line="360" w:lineRule="auto"/>
        <w:ind w:left="567" w:hanging="567"/>
        <w:rPr>
          <w:ins w:id="1684" w:author="Bridget Kathleen Murphy" w:date="2020-07-02T10:17:00Z"/>
          <w:rFonts w:cstheme="minorHAnsi"/>
          <w:sz w:val="24"/>
          <w:szCs w:val="24"/>
          <w:lang w:val="en-CA"/>
        </w:rPr>
      </w:pPr>
      <w:proofErr w:type="spellStart"/>
      <w:r w:rsidRPr="00FB408E">
        <w:rPr>
          <w:rFonts w:cstheme="minorHAnsi"/>
          <w:b/>
          <w:sz w:val="24"/>
          <w:szCs w:val="24"/>
          <w:lang w:val="en-CA"/>
        </w:rPr>
        <w:t>Ciais</w:t>
      </w:r>
      <w:proofErr w:type="spellEnd"/>
      <w:r w:rsidRPr="00FB408E">
        <w:rPr>
          <w:rFonts w:cstheme="minorHAnsi"/>
          <w:b/>
          <w:sz w:val="24"/>
          <w:szCs w:val="24"/>
          <w:lang w:val="en-CA"/>
        </w:rPr>
        <w:t xml:space="preserve"> P, Sabine C, </w:t>
      </w:r>
      <w:proofErr w:type="spellStart"/>
      <w:r w:rsidRPr="00FB408E">
        <w:rPr>
          <w:rFonts w:cstheme="minorHAnsi"/>
          <w:b/>
          <w:sz w:val="24"/>
          <w:szCs w:val="24"/>
          <w:lang w:val="en-CA"/>
        </w:rPr>
        <w:t>Bala</w:t>
      </w:r>
      <w:proofErr w:type="spellEnd"/>
      <w:r w:rsidRPr="00FB408E">
        <w:rPr>
          <w:rFonts w:cstheme="minorHAnsi"/>
          <w:b/>
          <w:sz w:val="24"/>
          <w:szCs w:val="24"/>
          <w:lang w:val="en-CA"/>
        </w:rPr>
        <w:t xml:space="preserve"> G, Bopp L, </w:t>
      </w:r>
      <w:proofErr w:type="spellStart"/>
      <w:r w:rsidRPr="00FB408E">
        <w:rPr>
          <w:rFonts w:cstheme="minorHAnsi"/>
          <w:b/>
          <w:sz w:val="24"/>
          <w:szCs w:val="24"/>
          <w:lang w:val="en-CA"/>
        </w:rPr>
        <w:t>Brovkin</w:t>
      </w:r>
      <w:proofErr w:type="spellEnd"/>
      <w:r w:rsidRPr="00FB408E">
        <w:rPr>
          <w:rFonts w:cstheme="minorHAnsi"/>
          <w:b/>
          <w:sz w:val="24"/>
          <w:szCs w:val="24"/>
          <w:lang w:val="en-CA"/>
        </w:rPr>
        <w:t xml:space="preserve"> V, </w:t>
      </w:r>
      <w:proofErr w:type="spellStart"/>
      <w:r w:rsidRPr="00FB408E">
        <w:rPr>
          <w:rFonts w:cstheme="minorHAnsi"/>
          <w:b/>
          <w:sz w:val="24"/>
          <w:szCs w:val="24"/>
          <w:lang w:val="en-CA"/>
        </w:rPr>
        <w:t>Canadell</w:t>
      </w:r>
      <w:proofErr w:type="spellEnd"/>
      <w:r w:rsidRPr="00FB408E">
        <w:rPr>
          <w:rFonts w:cstheme="minorHAnsi"/>
          <w:b/>
          <w:sz w:val="24"/>
          <w:szCs w:val="24"/>
          <w:lang w:val="en-CA"/>
        </w:rPr>
        <w:t xml:space="preserve"> J, Chhabra A, </w:t>
      </w:r>
      <w:proofErr w:type="spellStart"/>
      <w:r w:rsidRPr="00FB408E">
        <w:rPr>
          <w:rFonts w:cstheme="minorHAnsi"/>
          <w:b/>
          <w:sz w:val="24"/>
          <w:szCs w:val="24"/>
          <w:lang w:val="en-CA"/>
        </w:rPr>
        <w:t>DeFries</w:t>
      </w:r>
      <w:proofErr w:type="spellEnd"/>
      <w:r w:rsidRPr="00FB408E">
        <w:rPr>
          <w:rFonts w:cstheme="minorHAnsi"/>
          <w:b/>
          <w:sz w:val="24"/>
          <w:szCs w:val="24"/>
          <w:lang w:val="en-CA"/>
        </w:rPr>
        <w:t xml:space="preserve"> R, Galloway J, </w:t>
      </w:r>
      <w:proofErr w:type="spellStart"/>
      <w:r w:rsidRPr="00FB408E">
        <w:rPr>
          <w:rFonts w:cstheme="minorHAnsi"/>
          <w:b/>
          <w:sz w:val="24"/>
          <w:szCs w:val="24"/>
          <w:lang w:val="en-CA"/>
        </w:rPr>
        <w:t>Heimann</w:t>
      </w:r>
      <w:proofErr w:type="spellEnd"/>
      <w:r w:rsidRPr="00FB408E">
        <w:rPr>
          <w:rFonts w:cstheme="minorHAnsi"/>
          <w:b/>
          <w:sz w:val="24"/>
          <w:szCs w:val="24"/>
          <w:lang w:val="en-CA"/>
        </w:rPr>
        <w:t xml:space="preserve"> M. 2013.</w:t>
      </w:r>
      <w:r w:rsidRPr="005C3801">
        <w:rPr>
          <w:rFonts w:cstheme="minorHAnsi"/>
          <w:sz w:val="24"/>
          <w:szCs w:val="24"/>
          <w:lang w:val="en-CA"/>
        </w:rPr>
        <w:t xml:space="preserve"> Carbon and Other Biogeochemical Cycles. In: Heinze C, Tans P, </w:t>
      </w:r>
      <w:proofErr w:type="spellStart"/>
      <w:r w:rsidRPr="005C3801">
        <w:rPr>
          <w:rFonts w:cstheme="minorHAnsi"/>
          <w:sz w:val="24"/>
          <w:szCs w:val="24"/>
          <w:lang w:val="en-CA"/>
        </w:rPr>
        <w:t>Vesala</w:t>
      </w:r>
      <w:proofErr w:type="spellEnd"/>
      <w:r w:rsidRPr="005C3801">
        <w:rPr>
          <w:rFonts w:cstheme="minorHAnsi"/>
          <w:sz w:val="24"/>
          <w:szCs w:val="24"/>
          <w:lang w:val="en-CA"/>
        </w:rPr>
        <w:t xml:space="preserve"> T, eds. </w:t>
      </w:r>
      <w:r w:rsidRPr="00FB408E">
        <w:rPr>
          <w:rFonts w:cstheme="minorHAnsi"/>
          <w:i/>
          <w:sz w:val="24"/>
          <w:szCs w:val="24"/>
          <w:lang w:val="en-CA"/>
        </w:rPr>
        <w:t>Climate Change 2013: The Physical Science Basis.</w:t>
      </w:r>
      <w:r w:rsidRPr="005C3801">
        <w:rPr>
          <w:rFonts w:cstheme="minorHAnsi"/>
          <w:sz w:val="24"/>
          <w:szCs w:val="24"/>
          <w:lang w:val="en-CA"/>
        </w:rPr>
        <w:t xml:space="preserve"> Cambridge, UK, and New York, NY, USA: Cambridge University Press.</w:t>
      </w:r>
    </w:p>
    <w:p w14:paraId="38EB56D7" w14:textId="00E6271B" w:rsidR="00194C49" w:rsidRDefault="00194C49" w:rsidP="00194C49">
      <w:pPr>
        <w:spacing w:after="0" w:line="360" w:lineRule="auto"/>
        <w:ind w:left="567" w:hanging="567"/>
        <w:rPr>
          <w:ins w:id="1685" w:author="Bridget Kathleen Murphy" w:date="2020-07-02T20:33:00Z"/>
          <w:rFonts w:cstheme="minorHAnsi"/>
          <w:sz w:val="24"/>
          <w:szCs w:val="24"/>
        </w:rPr>
      </w:pPr>
      <w:ins w:id="1686" w:author="Bridget Kathleen Murphy" w:date="2020-07-02T10:18:00Z">
        <w:r w:rsidRPr="00194C49">
          <w:rPr>
            <w:rFonts w:cstheme="minorHAnsi"/>
            <w:b/>
            <w:sz w:val="24"/>
            <w:szCs w:val="24"/>
            <w:rPrChange w:id="1687" w:author="Bridget Kathleen Murphy" w:date="2020-07-02T10:18:00Z">
              <w:rPr>
                <w:rFonts w:cstheme="minorHAnsi"/>
                <w:sz w:val="24"/>
                <w:szCs w:val="24"/>
              </w:rPr>
            </w:rPrChange>
          </w:rPr>
          <w:lastRenderedPageBreak/>
          <w:t xml:space="preserve">Clark DB, Mercado LM, </w:t>
        </w:r>
        <w:proofErr w:type="spellStart"/>
        <w:r w:rsidRPr="00194C49">
          <w:rPr>
            <w:rFonts w:cstheme="minorHAnsi"/>
            <w:b/>
            <w:sz w:val="24"/>
            <w:szCs w:val="24"/>
            <w:rPrChange w:id="1688" w:author="Bridget Kathleen Murphy" w:date="2020-07-02T10:18:00Z">
              <w:rPr>
                <w:rFonts w:cstheme="minorHAnsi"/>
                <w:sz w:val="24"/>
                <w:szCs w:val="24"/>
              </w:rPr>
            </w:rPrChange>
          </w:rPr>
          <w:t>Sitch</w:t>
        </w:r>
        <w:proofErr w:type="spellEnd"/>
        <w:r w:rsidRPr="00194C49">
          <w:rPr>
            <w:rFonts w:cstheme="minorHAnsi"/>
            <w:b/>
            <w:sz w:val="24"/>
            <w:szCs w:val="24"/>
            <w:rPrChange w:id="1689" w:author="Bridget Kathleen Murphy" w:date="2020-07-02T10:18:00Z">
              <w:rPr>
                <w:rFonts w:cstheme="minorHAnsi"/>
                <w:sz w:val="24"/>
                <w:szCs w:val="24"/>
              </w:rPr>
            </w:rPrChange>
          </w:rPr>
          <w:t xml:space="preserve"> S, Jones CD, </w:t>
        </w:r>
        <w:proofErr w:type="spellStart"/>
        <w:r w:rsidRPr="00194C49">
          <w:rPr>
            <w:rFonts w:cstheme="minorHAnsi"/>
            <w:b/>
            <w:sz w:val="24"/>
            <w:szCs w:val="24"/>
            <w:rPrChange w:id="1690" w:author="Bridget Kathleen Murphy" w:date="2020-07-02T10:18:00Z">
              <w:rPr>
                <w:rFonts w:cstheme="minorHAnsi"/>
                <w:sz w:val="24"/>
                <w:szCs w:val="24"/>
              </w:rPr>
            </w:rPrChange>
          </w:rPr>
          <w:t>Gedney</w:t>
        </w:r>
        <w:proofErr w:type="spellEnd"/>
        <w:r w:rsidRPr="00194C49">
          <w:rPr>
            <w:rFonts w:cstheme="minorHAnsi"/>
            <w:b/>
            <w:sz w:val="24"/>
            <w:szCs w:val="24"/>
            <w:rPrChange w:id="1691" w:author="Bridget Kathleen Murphy" w:date="2020-07-02T10:18:00Z">
              <w:rPr>
                <w:rFonts w:cstheme="minorHAnsi"/>
                <w:sz w:val="24"/>
                <w:szCs w:val="24"/>
              </w:rPr>
            </w:rPrChange>
          </w:rPr>
          <w:t xml:space="preserve"> N, Best MJ, Pryor M, et al. 2011. </w:t>
        </w:r>
        <w:r w:rsidRPr="00194C49">
          <w:rPr>
            <w:rFonts w:cstheme="minorHAnsi"/>
            <w:sz w:val="24"/>
            <w:szCs w:val="24"/>
          </w:rPr>
          <w:t xml:space="preserve">The Joint UK Land Environment Simulator (JULES), model description – part 2: carbon fluxes and vegetation dynamics. </w:t>
        </w:r>
        <w:r w:rsidRPr="00194C49">
          <w:rPr>
            <w:rFonts w:cstheme="minorHAnsi"/>
            <w:i/>
            <w:sz w:val="24"/>
            <w:szCs w:val="24"/>
            <w:rPrChange w:id="1692" w:author="Bridget Kathleen Murphy" w:date="2020-07-02T10:18:00Z">
              <w:rPr>
                <w:rFonts w:cstheme="minorHAnsi"/>
                <w:sz w:val="24"/>
                <w:szCs w:val="24"/>
              </w:rPr>
            </w:rPrChange>
          </w:rPr>
          <w:t>Geoscientific Model Development</w:t>
        </w:r>
        <w:r w:rsidRPr="00194C49">
          <w:rPr>
            <w:rFonts w:cstheme="minorHAnsi"/>
            <w:sz w:val="24"/>
            <w:szCs w:val="24"/>
          </w:rPr>
          <w:t xml:space="preserve"> </w:t>
        </w:r>
        <w:r w:rsidRPr="00194C49">
          <w:rPr>
            <w:rFonts w:cstheme="minorHAnsi"/>
            <w:b/>
            <w:sz w:val="24"/>
            <w:szCs w:val="24"/>
            <w:rPrChange w:id="1693" w:author="Bridget Kathleen Murphy" w:date="2020-07-02T10:18:00Z">
              <w:rPr>
                <w:rFonts w:cstheme="minorHAnsi"/>
                <w:sz w:val="24"/>
                <w:szCs w:val="24"/>
              </w:rPr>
            </w:rPrChange>
          </w:rPr>
          <w:t>4</w:t>
        </w:r>
        <w:r w:rsidRPr="00194C49">
          <w:rPr>
            <w:rFonts w:cstheme="minorHAnsi"/>
            <w:sz w:val="24"/>
            <w:szCs w:val="24"/>
          </w:rPr>
          <w:t>:701-722.</w:t>
        </w:r>
      </w:ins>
    </w:p>
    <w:p w14:paraId="1876F0F5" w14:textId="5AC710B2" w:rsidR="00FF5B1A" w:rsidRPr="00FF5B1A" w:rsidRDefault="00FF5B1A" w:rsidP="00194C49">
      <w:pPr>
        <w:spacing w:after="0" w:line="360" w:lineRule="auto"/>
        <w:ind w:left="567" w:hanging="567"/>
        <w:rPr>
          <w:rFonts w:cstheme="minorHAnsi"/>
          <w:sz w:val="24"/>
          <w:szCs w:val="24"/>
          <w:rPrChange w:id="1694" w:author="Bridget Kathleen Murphy" w:date="2020-07-02T20:39:00Z">
            <w:rPr>
              <w:rFonts w:cstheme="minorHAnsi"/>
              <w:sz w:val="24"/>
              <w:szCs w:val="24"/>
              <w:lang w:val="en-CA"/>
            </w:rPr>
          </w:rPrChange>
        </w:rPr>
      </w:pPr>
      <w:ins w:id="1695" w:author="Bridget Kathleen Murphy" w:date="2020-07-02T20:34:00Z">
        <w:r>
          <w:rPr>
            <w:rFonts w:cstheme="minorHAnsi"/>
            <w:b/>
            <w:sz w:val="24"/>
            <w:szCs w:val="24"/>
          </w:rPr>
          <w:t>Drake</w:t>
        </w:r>
      </w:ins>
      <w:ins w:id="1696" w:author="Bridget Kathleen Murphy" w:date="2020-07-02T20:36:00Z">
        <w:r>
          <w:rPr>
            <w:rFonts w:cstheme="minorHAnsi"/>
            <w:b/>
            <w:sz w:val="24"/>
            <w:szCs w:val="24"/>
          </w:rPr>
          <w:t xml:space="preserve"> JE, </w:t>
        </w:r>
        <w:proofErr w:type="spellStart"/>
        <w:r>
          <w:rPr>
            <w:rFonts w:cstheme="minorHAnsi"/>
            <w:b/>
            <w:sz w:val="24"/>
            <w:szCs w:val="24"/>
          </w:rPr>
          <w:t>Tjoelker</w:t>
        </w:r>
        <w:proofErr w:type="spellEnd"/>
        <w:r>
          <w:rPr>
            <w:rFonts w:cstheme="minorHAnsi"/>
            <w:b/>
            <w:sz w:val="24"/>
            <w:szCs w:val="24"/>
          </w:rPr>
          <w:t xml:space="preserve"> MG, Aspinwall</w:t>
        </w:r>
      </w:ins>
      <w:ins w:id="1697" w:author="Bridget Kathleen Murphy" w:date="2020-07-02T20:37:00Z">
        <w:r>
          <w:rPr>
            <w:rFonts w:cstheme="minorHAnsi"/>
            <w:b/>
            <w:sz w:val="24"/>
            <w:szCs w:val="24"/>
          </w:rPr>
          <w:t xml:space="preserve"> MJ, Reich PB, </w:t>
        </w:r>
        <w:proofErr w:type="spellStart"/>
        <w:r>
          <w:rPr>
            <w:rFonts w:cstheme="minorHAnsi"/>
            <w:b/>
            <w:sz w:val="24"/>
            <w:szCs w:val="24"/>
          </w:rPr>
          <w:t>Pfautsch</w:t>
        </w:r>
        <w:proofErr w:type="spellEnd"/>
        <w:r>
          <w:rPr>
            <w:rFonts w:cstheme="minorHAnsi"/>
            <w:b/>
            <w:sz w:val="24"/>
            <w:szCs w:val="24"/>
          </w:rPr>
          <w:t xml:space="preserve"> S, Barton CVM.</w:t>
        </w:r>
        <w:r>
          <w:rPr>
            <w:rFonts w:cstheme="minorHAnsi"/>
            <w:sz w:val="24"/>
            <w:szCs w:val="24"/>
          </w:rPr>
          <w:t xml:space="preserve"> </w:t>
        </w:r>
        <w:r>
          <w:rPr>
            <w:rFonts w:cstheme="minorHAnsi"/>
            <w:b/>
            <w:sz w:val="24"/>
            <w:szCs w:val="24"/>
          </w:rPr>
          <w:t>2019.</w:t>
        </w:r>
        <w:r>
          <w:rPr>
            <w:rFonts w:cstheme="minorHAnsi"/>
            <w:sz w:val="24"/>
            <w:szCs w:val="24"/>
          </w:rPr>
          <w:t xml:space="preserve"> The partitioning of gross</w:t>
        </w:r>
      </w:ins>
      <w:ins w:id="1698" w:author="Bridget Kathleen Murphy" w:date="2020-07-02T20:38:00Z">
        <w:r>
          <w:rPr>
            <w:rFonts w:cstheme="minorHAnsi"/>
            <w:sz w:val="24"/>
            <w:szCs w:val="24"/>
          </w:rPr>
          <w:t xml:space="preserve"> primary production for young </w:t>
        </w:r>
        <w:r>
          <w:rPr>
            <w:rFonts w:cstheme="minorHAnsi"/>
            <w:i/>
            <w:sz w:val="24"/>
            <w:szCs w:val="24"/>
          </w:rPr>
          <w:t xml:space="preserve">Eucalyptus </w:t>
        </w:r>
        <w:proofErr w:type="spellStart"/>
        <w:r>
          <w:rPr>
            <w:rFonts w:cstheme="minorHAnsi"/>
            <w:i/>
            <w:sz w:val="24"/>
            <w:szCs w:val="24"/>
          </w:rPr>
          <w:t>tereticornis</w:t>
        </w:r>
        <w:proofErr w:type="spellEnd"/>
        <w:r>
          <w:rPr>
            <w:rFonts w:cstheme="minorHAnsi"/>
            <w:i/>
            <w:sz w:val="24"/>
            <w:szCs w:val="24"/>
          </w:rPr>
          <w:t xml:space="preserve"> </w:t>
        </w:r>
        <w:r>
          <w:rPr>
            <w:rFonts w:cstheme="minorHAnsi"/>
            <w:sz w:val="24"/>
            <w:szCs w:val="24"/>
          </w:rPr>
          <w:t xml:space="preserve">trees under experimental warming and altered water availability. </w:t>
        </w:r>
        <w:r>
          <w:rPr>
            <w:rFonts w:cstheme="minorHAnsi"/>
            <w:i/>
            <w:sz w:val="24"/>
            <w:szCs w:val="24"/>
          </w:rPr>
          <w:t xml:space="preserve">New </w:t>
        </w:r>
        <w:proofErr w:type="spellStart"/>
        <w:r>
          <w:rPr>
            <w:rFonts w:cstheme="minorHAnsi"/>
            <w:i/>
            <w:sz w:val="24"/>
            <w:szCs w:val="24"/>
          </w:rPr>
          <w:t>Phytologist</w:t>
        </w:r>
        <w:proofErr w:type="spellEnd"/>
        <w:r>
          <w:rPr>
            <w:rFonts w:cstheme="minorHAnsi"/>
            <w:sz w:val="24"/>
            <w:szCs w:val="24"/>
          </w:rPr>
          <w:t xml:space="preserve"> </w:t>
        </w:r>
        <w:r>
          <w:rPr>
            <w:rFonts w:cstheme="minorHAnsi"/>
            <w:b/>
            <w:sz w:val="24"/>
            <w:szCs w:val="24"/>
          </w:rPr>
          <w:t>222:</w:t>
        </w:r>
      </w:ins>
      <w:ins w:id="1699" w:author="Bridget Kathleen Murphy" w:date="2020-07-02T20:39:00Z">
        <w:r>
          <w:rPr>
            <w:rFonts w:cstheme="minorHAnsi"/>
            <w:b/>
            <w:sz w:val="24"/>
            <w:szCs w:val="24"/>
          </w:rPr>
          <w:t xml:space="preserve"> </w:t>
        </w:r>
        <w:r>
          <w:rPr>
            <w:rFonts w:cstheme="minorHAnsi"/>
            <w:sz w:val="24"/>
            <w:szCs w:val="24"/>
          </w:rPr>
          <w:t>1298-1312</w:t>
        </w:r>
      </w:ins>
    </w:p>
    <w:p w14:paraId="1CD62ECE" w14:textId="228C7A49" w:rsidR="00C70431" w:rsidRPr="006B07D2" w:rsidRDefault="00C70431" w:rsidP="002B0AA8">
      <w:pPr>
        <w:spacing w:after="0" w:line="360" w:lineRule="auto"/>
        <w:ind w:left="567" w:hanging="567"/>
        <w:rPr>
          <w:ins w:id="1700" w:author="Joseph Stinziano" w:date="2020-07-06T15:31:00Z"/>
          <w:rFonts w:cstheme="minorHAnsi"/>
          <w:bCs/>
          <w:sz w:val="24"/>
          <w:szCs w:val="24"/>
          <w:lang w:val="en-CA"/>
          <w:rPrChange w:id="1701" w:author="Joseph Stinziano" w:date="2020-07-06T17:01:00Z">
            <w:rPr>
              <w:ins w:id="1702" w:author="Joseph Stinziano" w:date="2020-07-06T15:31:00Z"/>
              <w:rFonts w:cstheme="minorHAnsi"/>
              <w:b/>
              <w:sz w:val="24"/>
              <w:szCs w:val="24"/>
              <w:lang w:val="en-CA"/>
            </w:rPr>
          </w:rPrChange>
        </w:rPr>
      </w:pPr>
      <w:proofErr w:type="spellStart"/>
      <w:ins w:id="1703" w:author="Joseph Stinziano" w:date="2020-07-06T15:31:00Z">
        <w:r>
          <w:rPr>
            <w:rFonts w:cstheme="minorHAnsi"/>
            <w:b/>
            <w:sz w:val="24"/>
            <w:szCs w:val="24"/>
            <w:lang w:val="en-CA"/>
          </w:rPr>
          <w:t>Duursma</w:t>
        </w:r>
        <w:proofErr w:type="spellEnd"/>
        <w:r>
          <w:rPr>
            <w:rFonts w:cstheme="minorHAnsi"/>
            <w:b/>
            <w:sz w:val="24"/>
            <w:szCs w:val="24"/>
            <w:lang w:val="en-CA"/>
          </w:rPr>
          <w:t xml:space="preserve"> RA. 2015. </w:t>
        </w:r>
      </w:ins>
      <w:proofErr w:type="spellStart"/>
      <w:ins w:id="1704" w:author="Joseph Stinziano" w:date="2020-07-06T17:01:00Z">
        <w:r w:rsidR="006B07D2">
          <w:rPr>
            <w:rFonts w:cstheme="minorHAnsi"/>
            <w:bCs/>
            <w:sz w:val="24"/>
            <w:szCs w:val="24"/>
            <w:lang w:val="en-CA"/>
          </w:rPr>
          <w:t>Plantecophys</w:t>
        </w:r>
        <w:proofErr w:type="spellEnd"/>
        <w:r w:rsidR="006B07D2">
          <w:rPr>
            <w:rFonts w:cstheme="minorHAnsi"/>
            <w:bCs/>
            <w:sz w:val="24"/>
            <w:szCs w:val="24"/>
            <w:lang w:val="en-CA"/>
          </w:rPr>
          <w:t xml:space="preserve"> – an R package for analysing and modelling leaf gas exchange data. </w:t>
        </w:r>
        <w:proofErr w:type="spellStart"/>
        <w:r w:rsidR="006B07D2" w:rsidRPr="006B07D2">
          <w:rPr>
            <w:rFonts w:cstheme="minorHAnsi"/>
            <w:bCs/>
            <w:i/>
            <w:iCs/>
            <w:sz w:val="24"/>
            <w:szCs w:val="24"/>
            <w:lang w:val="en-CA"/>
            <w:rPrChange w:id="1705" w:author="Joseph Stinziano" w:date="2020-07-06T17:02:00Z">
              <w:rPr>
                <w:rFonts w:cstheme="minorHAnsi"/>
                <w:bCs/>
                <w:sz w:val="24"/>
                <w:szCs w:val="24"/>
                <w:lang w:val="en-CA"/>
              </w:rPr>
            </w:rPrChange>
          </w:rPr>
          <w:t>PLoS</w:t>
        </w:r>
        <w:proofErr w:type="spellEnd"/>
        <w:r w:rsidR="006B07D2" w:rsidRPr="006B07D2">
          <w:rPr>
            <w:rFonts w:cstheme="minorHAnsi"/>
            <w:bCs/>
            <w:i/>
            <w:iCs/>
            <w:sz w:val="24"/>
            <w:szCs w:val="24"/>
            <w:lang w:val="en-CA"/>
            <w:rPrChange w:id="1706" w:author="Joseph Stinziano" w:date="2020-07-06T17:02:00Z">
              <w:rPr>
                <w:rFonts w:cstheme="minorHAnsi"/>
                <w:bCs/>
                <w:sz w:val="24"/>
                <w:szCs w:val="24"/>
                <w:lang w:val="en-CA"/>
              </w:rPr>
            </w:rPrChange>
          </w:rPr>
          <w:t xml:space="preserve"> ONE</w:t>
        </w:r>
        <w:r w:rsidR="006B07D2">
          <w:rPr>
            <w:rFonts w:cstheme="minorHAnsi"/>
            <w:bCs/>
            <w:sz w:val="24"/>
            <w:szCs w:val="24"/>
            <w:lang w:val="en-CA"/>
          </w:rPr>
          <w:t xml:space="preserve"> </w:t>
        </w:r>
        <w:proofErr w:type="gramStart"/>
        <w:r w:rsidR="006B07D2" w:rsidRPr="006B07D2">
          <w:rPr>
            <w:rFonts w:cstheme="minorHAnsi"/>
            <w:b/>
            <w:sz w:val="24"/>
            <w:szCs w:val="24"/>
            <w:lang w:val="en-CA"/>
            <w:rPrChange w:id="1707" w:author="Joseph Stinziano" w:date="2020-07-06T17:02:00Z">
              <w:rPr>
                <w:rFonts w:cstheme="minorHAnsi"/>
                <w:bCs/>
                <w:sz w:val="24"/>
                <w:szCs w:val="24"/>
                <w:lang w:val="en-CA"/>
              </w:rPr>
            </w:rPrChange>
          </w:rPr>
          <w:t>10</w:t>
        </w:r>
        <w:r w:rsidR="006B07D2">
          <w:rPr>
            <w:rFonts w:cstheme="minorHAnsi"/>
            <w:bCs/>
            <w:sz w:val="24"/>
            <w:szCs w:val="24"/>
            <w:lang w:val="en-CA"/>
          </w:rPr>
          <w:t>:e</w:t>
        </w:r>
        <w:proofErr w:type="gramEnd"/>
        <w:r w:rsidR="006B07D2">
          <w:rPr>
            <w:rFonts w:cstheme="minorHAnsi"/>
            <w:bCs/>
            <w:sz w:val="24"/>
            <w:szCs w:val="24"/>
            <w:lang w:val="en-CA"/>
          </w:rPr>
          <w:t>0143346.</w:t>
        </w:r>
      </w:ins>
    </w:p>
    <w:p w14:paraId="706ECF8B" w14:textId="19779D31" w:rsidR="00FE7FF8" w:rsidRPr="005C3801" w:rsidRDefault="00FE7FF8"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Duursma</w:t>
      </w:r>
      <w:proofErr w:type="spellEnd"/>
      <w:r w:rsidRPr="00FB408E">
        <w:rPr>
          <w:rFonts w:cstheme="minorHAnsi"/>
          <w:b/>
          <w:sz w:val="24"/>
          <w:szCs w:val="24"/>
          <w:lang w:val="en-CA"/>
        </w:rPr>
        <w:t xml:space="preserve"> RA, </w:t>
      </w:r>
      <w:proofErr w:type="spellStart"/>
      <w:r w:rsidRPr="00FB408E">
        <w:rPr>
          <w:rFonts w:cstheme="minorHAnsi"/>
          <w:b/>
          <w:sz w:val="24"/>
          <w:szCs w:val="24"/>
          <w:lang w:val="en-CA"/>
        </w:rPr>
        <w:t>Medlyn</w:t>
      </w:r>
      <w:proofErr w:type="spellEnd"/>
      <w:r w:rsidRPr="00FB408E">
        <w:rPr>
          <w:rFonts w:cstheme="minorHAnsi"/>
          <w:b/>
          <w:sz w:val="24"/>
          <w:szCs w:val="24"/>
          <w:lang w:val="en-CA"/>
        </w:rPr>
        <w:t xml:space="preserve"> BE. 2012.</w:t>
      </w:r>
      <w:r w:rsidRPr="005C3801">
        <w:rPr>
          <w:rFonts w:cstheme="minorHAnsi"/>
          <w:sz w:val="24"/>
          <w:szCs w:val="24"/>
          <w:lang w:val="en-CA"/>
        </w:rPr>
        <w:t xml:space="preserve">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w:t>
      </w:r>
      <w:r w:rsidRPr="00FB408E">
        <w:rPr>
          <w:rFonts w:cstheme="minorHAnsi"/>
          <w:i/>
          <w:sz w:val="24"/>
          <w:szCs w:val="24"/>
          <w:lang w:val="en-CA"/>
        </w:rPr>
        <w:t>. Geoscientific Model Development</w:t>
      </w:r>
      <w:r w:rsidRPr="005C3801">
        <w:rPr>
          <w:rFonts w:cstheme="minorHAnsi"/>
          <w:sz w:val="24"/>
          <w:szCs w:val="24"/>
          <w:lang w:val="en-CA"/>
        </w:rPr>
        <w:t xml:space="preserve"> </w:t>
      </w:r>
      <w:r w:rsidRPr="00FB408E">
        <w:rPr>
          <w:rFonts w:cstheme="minorHAnsi"/>
          <w:b/>
          <w:sz w:val="24"/>
          <w:szCs w:val="24"/>
          <w:lang w:val="en-CA"/>
        </w:rPr>
        <w:t>5</w:t>
      </w:r>
      <w:r w:rsidRPr="005C3801">
        <w:rPr>
          <w:rFonts w:cstheme="minorHAnsi"/>
          <w:sz w:val="24"/>
          <w:szCs w:val="24"/>
          <w:lang w:val="en-CA"/>
        </w:rPr>
        <w:t>:919-940.</w:t>
      </w:r>
    </w:p>
    <w:p w14:paraId="02EAE633" w14:textId="77777777" w:rsidR="006C1935" w:rsidRPr="00A02E3E" w:rsidRDefault="006C1935" w:rsidP="002B0AA8">
      <w:pPr>
        <w:spacing w:after="0" w:line="360" w:lineRule="auto"/>
        <w:ind w:left="567" w:hanging="567"/>
        <w:rPr>
          <w:rFonts w:cstheme="minorHAnsi"/>
          <w:sz w:val="24"/>
          <w:szCs w:val="24"/>
          <w:lang w:val="de-DE"/>
          <w:rPrChange w:id="1708" w:author="Joseph Stinziano" w:date="2020-07-06T17:02:00Z">
            <w:rPr>
              <w:rFonts w:cstheme="minorHAnsi"/>
              <w:sz w:val="24"/>
              <w:szCs w:val="24"/>
              <w:lang w:val="de-DE"/>
            </w:rPr>
          </w:rPrChange>
        </w:rPr>
      </w:pPr>
      <w:proofErr w:type="spellStart"/>
      <w:r w:rsidRPr="00FB408E">
        <w:rPr>
          <w:rFonts w:cstheme="minorHAnsi"/>
          <w:b/>
          <w:sz w:val="24"/>
          <w:szCs w:val="24"/>
          <w:lang w:val="en-CA"/>
        </w:rPr>
        <w:t>Elzhov</w:t>
      </w:r>
      <w:proofErr w:type="spellEnd"/>
      <w:r w:rsidRPr="00FB408E">
        <w:rPr>
          <w:rFonts w:cstheme="minorHAnsi"/>
          <w:b/>
          <w:sz w:val="24"/>
          <w:szCs w:val="24"/>
          <w:lang w:val="en-CA"/>
        </w:rPr>
        <w:t xml:space="preserve"> TV, Mullen KM, </w:t>
      </w:r>
      <w:proofErr w:type="spellStart"/>
      <w:r w:rsidRPr="00FB408E">
        <w:rPr>
          <w:rFonts w:cstheme="minorHAnsi"/>
          <w:b/>
          <w:sz w:val="24"/>
          <w:szCs w:val="24"/>
          <w:lang w:val="en-CA"/>
        </w:rPr>
        <w:t>Spiess</w:t>
      </w:r>
      <w:proofErr w:type="spellEnd"/>
      <w:r w:rsidRPr="00FB408E">
        <w:rPr>
          <w:rFonts w:cstheme="minorHAnsi"/>
          <w:b/>
          <w:sz w:val="24"/>
          <w:szCs w:val="24"/>
          <w:lang w:val="en-CA"/>
        </w:rPr>
        <w:t xml:space="preserve"> A-N, </w:t>
      </w:r>
      <w:proofErr w:type="spellStart"/>
      <w:r w:rsidRPr="00FB408E">
        <w:rPr>
          <w:rFonts w:cstheme="minorHAnsi"/>
          <w:b/>
          <w:sz w:val="24"/>
          <w:szCs w:val="24"/>
          <w:lang w:val="en-CA"/>
        </w:rPr>
        <w:t>Bolker</w:t>
      </w:r>
      <w:proofErr w:type="spellEnd"/>
      <w:r w:rsidRPr="00FB408E">
        <w:rPr>
          <w:rFonts w:cstheme="minorHAnsi"/>
          <w:b/>
          <w:sz w:val="24"/>
          <w:szCs w:val="24"/>
          <w:lang w:val="en-CA"/>
        </w:rPr>
        <w:t xml:space="preserve"> B. 2016.</w:t>
      </w:r>
      <w:r w:rsidRPr="005C3801">
        <w:rPr>
          <w:rFonts w:cstheme="minorHAnsi"/>
          <w:sz w:val="24"/>
          <w:szCs w:val="24"/>
          <w:lang w:val="en-CA"/>
        </w:rPr>
        <w:t xml:space="preserve"> </w:t>
      </w:r>
      <w:proofErr w:type="spellStart"/>
      <w:proofErr w:type="gramStart"/>
      <w:r w:rsidRPr="005C3801">
        <w:rPr>
          <w:rFonts w:cstheme="minorHAnsi"/>
          <w:sz w:val="24"/>
          <w:szCs w:val="24"/>
          <w:lang w:val="en-CA"/>
        </w:rPr>
        <w:t>minpack.lm</w:t>
      </w:r>
      <w:proofErr w:type="spellEnd"/>
      <w:proofErr w:type="gramEnd"/>
      <w:r w:rsidRPr="005C3801">
        <w:rPr>
          <w:rFonts w:cstheme="minorHAnsi"/>
          <w:sz w:val="24"/>
          <w:szCs w:val="24"/>
          <w:lang w:val="en-CA"/>
        </w:rPr>
        <w:t>: R Interface to the Levenberg-</w:t>
      </w:r>
      <w:r w:rsidRPr="00A02E3E">
        <w:rPr>
          <w:rFonts w:cstheme="minorHAnsi"/>
          <w:sz w:val="24"/>
          <w:szCs w:val="24"/>
          <w:lang w:val="en-CA"/>
        </w:rPr>
        <w:t xml:space="preserve">Marquardt nonlinear least-squares algorithm found in MINPACK, plus support for bounds. </w:t>
      </w:r>
      <w:r w:rsidRPr="00A02E3E">
        <w:rPr>
          <w:rFonts w:cstheme="minorHAnsi"/>
          <w:sz w:val="24"/>
          <w:szCs w:val="24"/>
          <w:lang w:val="de-DE"/>
          <w:rPrChange w:id="1709" w:author="Joseph Stinziano" w:date="2020-07-06T17:02:00Z">
            <w:rPr>
              <w:rFonts w:cstheme="minorHAnsi"/>
              <w:sz w:val="24"/>
              <w:szCs w:val="24"/>
              <w:lang w:val="de-DE"/>
            </w:rPr>
          </w:rPrChange>
        </w:rPr>
        <w:t>R package version 1.2-1. https://CRAN.R-project.org/package=minpack.lm</w:t>
      </w:r>
    </w:p>
    <w:p w14:paraId="088DF4B1" w14:textId="50E24FAA" w:rsidR="000264E2" w:rsidRDefault="000264E2" w:rsidP="002B0AA8">
      <w:pPr>
        <w:spacing w:after="0" w:line="360" w:lineRule="auto"/>
        <w:ind w:left="567" w:hanging="567"/>
        <w:rPr>
          <w:ins w:id="1710" w:author="Bridget Kathleen Murphy" w:date="2020-07-02T10:19:00Z"/>
          <w:rFonts w:cstheme="minorHAnsi"/>
          <w:sz w:val="24"/>
          <w:szCs w:val="24"/>
          <w:lang w:val="en-CA"/>
        </w:rPr>
      </w:pPr>
      <w:bookmarkStart w:id="1711" w:name="_Hlk37412966"/>
      <w:r w:rsidRPr="00A02E3E">
        <w:rPr>
          <w:rFonts w:cstheme="minorHAnsi"/>
          <w:b/>
          <w:sz w:val="24"/>
          <w:szCs w:val="24"/>
          <w:lang w:val="en-CA"/>
          <w:rPrChange w:id="1712" w:author="Joseph Stinziano" w:date="2020-07-06T17:02:00Z">
            <w:rPr>
              <w:rFonts w:cstheme="minorHAnsi"/>
              <w:b/>
              <w:sz w:val="24"/>
              <w:szCs w:val="24"/>
              <w:lang w:val="en-CA"/>
            </w:rPr>
          </w:rPrChange>
        </w:rPr>
        <w:t xml:space="preserve">Farquhar GD, </w:t>
      </w:r>
      <w:del w:id="1713" w:author="Joseph Stinziano" w:date="2020-07-06T17:01:00Z">
        <w:r w:rsidRPr="00A02E3E" w:rsidDel="006B07D2">
          <w:rPr>
            <w:rFonts w:cstheme="minorHAnsi"/>
            <w:b/>
            <w:sz w:val="24"/>
            <w:szCs w:val="24"/>
            <w:lang w:val="en-CA"/>
            <w:rPrChange w:id="1714" w:author="Joseph Stinziano" w:date="2020-07-06T17:02:00Z">
              <w:rPr>
                <w:rFonts w:cstheme="minorHAnsi"/>
                <w:b/>
                <w:sz w:val="24"/>
                <w:szCs w:val="24"/>
                <w:lang w:val="en-CA"/>
              </w:rPr>
            </w:rPrChange>
          </w:rPr>
          <w:delText>et al</w:delText>
        </w:r>
      </w:del>
      <w:ins w:id="1715" w:author="Joseph Stinziano" w:date="2020-07-06T17:01:00Z">
        <w:r w:rsidR="006B07D2" w:rsidRPr="00A02E3E">
          <w:rPr>
            <w:rFonts w:cstheme="minorHAnsi"/>
            <w:b/>
            <w:sz w:val="24"/>
            <w:szCs w:val="24"/>
            <w:lang w:val="en-CA"/>
            <w:rPrChange w:id="1716" w:author="Joseph Stinziano" w:date="2020-07-06T17:02:00Z">
              <w:rPr>
                <w:rFonts w:cstheme="minorHAnsi"/>
                <w:b/>
                <w:sz w:val="24"/>
                <w:szCs w:val="24"/>
                <w:highlight w:val="yellow"/>
                <w:lang w:val="en-CA"/>
              </w:rPr>
            </w:rPrChange>
          </w:rPr>
          <w:t xml:space="preserve">von </w:t>
        </w:r>
        <w:proofErr w:type="spellStart"/>
        <w:r w:rsidR="006B07D2" w:rsidRPr="00A02E3E">
          <w:rPr>
            <w:rFonts w:cstheme="minorHAnsi"/>
            <w:b/>
            <w:sz w:val="24"/>
            <w:szCs w:val="24"/>
            <w:lang w:val="en-CA"/>
            <w:rPrChange w:id="1717" w:author="Joseph Stinziano" w:date="2020-07-06T17:02:00Z">
              <w:rPr>
                <w:rFonts w:cstheme="minorHAnsi"/>
                <w:b/>
                <w:sz w:val="24"/>
                <w:szCs w:val="24"/>
                <w:highlight w:val="yellow"/>
                <w:lang w:val="en-CA"/>
              </w:rPr>
            </w:rPrChange>
          </w:rPr>
          <w:t>Cae</w:t>
        </w:r>
      </w:ins>
      <w:ins w:id="1718" w:author="Joseph Stinziano" w:date="2020-07-06T17:02:00Z">
        <w:r w:rsidR="006B07D2" w:rsidRPr="00A02E3E">
          <w:rPr>
            <w:rFonts w:cstheme="minorHAnsi"/>
            <w:b/>
            <w:sz w:val="24"/>
            <w:szCs w:val="24"/>
            <w:lang w:val="en-CA"/>
            <w:rPrChange w:id="1719" w:author="Joseph Stinziano" w:date="2020-07-06T17:02:00Z">
              <w:rPr>
                <w:rFonts w:cstheme="minorHAnsi"/>
                <w:b/>
                <w:sz w:val="24"/>
                <w:szCs w:val="24"/>
                <w:highlight w:val="yellow"/>
                <w:lang w:val="en-CA"/>
              </w:rPr>
            </w:rPrChange>
          </w:rPr>
          <w:t>mmerer</w:t>
        </w:r>
        <w:proofErr w:type="spellEnd"/>
        <w:r w:rsidR="006B07D2" w:rsidRPr="00A02E3E">
          <w:rPr>
            <w:rFonts w:cstheme="minorHAnsi"/>
            <w:b/>
            <w:sz w:val="24"/>
            <w:szCs w:val="24"/>
            <w:lang w:val="en-CA"/>
            <w:rPrChange w:id="1720" w:author="Joseph Stinziano" w:date="2020-07-06T17:02:00Z">
              <w:rPr>
                <w:rFonts w:cstheme="minorHAnsi"/>
                <w:b/>
                <w:sz w:val="24"/>
                <w:szCs w:val="24"/>
                <w:highlight w:val="yellow"/>
                <w:lang w:val="en-CA"/>
              </w:rPr>
            </w:rPrChange>
          </w:rPr>
          <w:t xml:space="preserve"> S, Berry JA</w:t>
        </w:r>
      </w:ins>
      <w:r w:rsidRPr="00A02E3E">
        <w:rPr>
          <w:rFonts w:cstheme="minorHAnsi"/>
          <w:b/>
          <w:sz w:val="24"/>
          <w:szCs w:val="24"/>
          <w:lang w:val="en-CA"/>
        </w:rPr>
        <w:t>. 1980.</w:t>
      </w:r>
      <w:r w:rsidRPr="00A02E3E">
        <w:rPr>
          <w:rFonts w:cstheme="minorHAnsi"/>
          <w:sz w:val="24"/>
          <w:szCs w:val="24"/>
          <w:lang w:val="en-CA"/>
        </w:rPr>
        <w:t xml:space="preserve"> A biochemical model of photosy</w:t>
      </w:r>
      <w:r w:rsidRPr="00A02E3E">
        <w:rPr>
          <w:rFonts w:cstheme="minorHAnsi"/>
          <w:sz w:val="24"/>
          <w:szCs w:val="24"/>
          <w:lang w:val="en-CA"/>
          <w:rPrChange w:id="1721" w:author="Joseph Stinziano" w:date="2020-07-06T17:02:00Z">
            <w:rPr>
              <w:rFonts w:cstheme="minorHAnsi"/>
              <w:sz w:val="24"/>
              <w:szCs w:val="24"/>
              <w:lang w:val="en-CA"/>
            </w:rPr>
          </w:rPrChange>
        </w:rPr>
        <w:t>nthetic CO</w:t>
      </w:r>
      <w:r w:rsidRPr="00A02E3E">
        <w:rPr>
          <w:rFonts w:cstheme="minorHAnsi"/>
          <w:sz w:val="24"/>
          <w:szCs w:val="24"/>
          <w:vertAlign w:val="subscript"/>
          <w:lang w:val="en-CA"/>
          <w:rPrChange w:id="1722" w:author="Joseph Stinziano" w:date="2020-07-06T17:02:00Z">
            <w:rPr>
              <w:rFonts w:cstheme="minorHAnsi"/>
              <w:sz w:val="24"/>
              <w:szCs w:val="24"/>
              <w:vertAlign w:val="subscript"/>
              <w:lang w:val="en-CA"/>
            </w:rPr>
          </w:rPrChange>
        </w:rPr>
        <w:t>2</w:t>
      </w:r>
      <w:r w:rsidRPr="00A02E3E">
        <w:rPr>
          <w:rFonts w:cstheme="minorHAnsi"/>
          <w:sz w:val="24"/>
          <w:szCs w:val="24"/>
          <w:lang w:val="en-CA"/>
          <w:rPrChange w:id="1723" w:author="Joseph Stinziano" w:date="2020-07-06T17:02:00Z">
            <w:rPr>
              <w:rFonts w:cstheme="minorHAnsi"/>
              <w:sz w:val="24"/>
              <w:szCs w:val="24"/>
              <w:lang w:val="en-CA"/>
            </w:rPr>
          </w:rPrChange>
        </w:rPr>
        <w:t xml:space="preserve"> assimilation in leaves of C</w:t>
      </w:r>
      <w:r w:rsidRPr="00A02E3E">
        <w:rPr>
          <w:rFonts w:cstheme="minorHAnsi"/>
          <w:sz w:val="24"/>
          <w:szCs w:val="24"/>
          <w:vertAlign w:val="subscript"/>
          <w:lang w:val="en-CA"/>
          <w:rPrChange w:id="1724" w:author="Joseph Stinziano" w:date="2020-07-06T17:02:00Z">
            <w:rPr>
              <w:rFonts w:cstheme="minorHAnsi"/>
              <w:sz w:val="24"/>
              <w:szCs w:val="24"/>
              <w:vertAlign w:val="subscript"/>
              <w:lang w:val="en-CA"/>
            </w:rPr>
          </w:rPrChange>
        </w:rPr>
        <w:t>3</w:t>
      </w:r>
      <w:r w:rsidRPr="00A02E3E">
        <w:rPr>
          <w:rFonts w:cstheme="minorHAnsi"/>
          <w:sz w:val="24"/>
          <w:szCs w:val="24"/>
          <w:lang w:val="en-CA"/>
          <w:rPrChange w:id="1725" w:author="Joseph Stinziano" w:date="2020-07-06T17:02:00Z">
            <w:rPr>
              <w:rFonts w:cstheme="minorHAnsi"/>
              <w:sz w:val="24"/>
              <w:szCs w:val="24"/>
              <w:lang w:val="en-CA"/>
            </w:rPr>
          </w:rPrChange>
        </w:rPr>
        <w:t xml:space="preserve"> species. </w:t>
      </w:r>
      <w:r w:rsidRPr="00A02E3E">
        <w:rPr>
          <w:rFonts w:cstheme="minorHAnsi"/>
          <w:i/>
          <w:sz w:val="24"/>
          <w:szCs w:val="24"/>
          <w:lang w:val="en-CA"/>
          <w:rPrChange w:id="1726" w:author="Joseph Stinziano" w:date="2020-07-06T17:02:00Z">
            <w:rPr>
              <w:rFonts w:cstheme="minorHAnsi"/>
              <w:i/>
              <w:sz w:val="24"/>
              <w:szCs w:val="24"/>
              <w:lang w:val="en-CA"/>
            </w:rPr>
          </w:rPrChange>
        </w:rPr>
        <w:t xml:space="preserve">Planta </w:t>
      </w:r>
      <w:r w:rsidRPr="00A02E3E">
        <w:rPr>
          <w:rFonts w:cstheme="minorHAnsi"/>
          <w:b/>
          <w:sz w:val="24"/>
          <w:szCs w:val="24"/>
          <w:lang w:val="en-CA"/>
          <w:rPrChange w:id="1727" w:author="Joseph Stinziano" w:date="2020-07-06T17:02:00Z">
            <w:rPr>
              <w:rFonts w:cstheme="minorHAnsi"/>
              <w:b/>
              <w:sz w:val="24"/>
              <w:szCs w:val="24"/>
              <w:lang w:val="en-CA"/>
            </w:rPr>
          </w:rPrChange>
        </w:rPr>
        <w:t>149</w:t>
      </w:r>
      <w:r w:rsidRPr="00A02E3E">
        <w:rPr>
          <w:rFonts w:cstheme="minorHAnsi"/>
          <w:sz w:val="24"/>
          <w:szCs w:val="24"/>
          <w:lang w:val="en-CA"/>
          <w:rPrChange w:id="1728" w:author="Joseph Stinziano" w:date="2020-07-06T17:02:00Z">
            <w:rPr>
              <w:rFonts w:cstheme="minorHAnsi"/>
              <w:sz w:val="24"/>
              <w:szCs w:val="24"/>
              <w:lang w:val="en-CA"/>
            </w:rPr>
          </w:rPrChange>
        </w:rPr>
        <w:t>: 78-90.</w:t>
      </w:r>
    </w:p>
    <w:p w14:paraId="2BA7BCB0" w14:textId="774D29AE" w:rsidR="00194C49" w:rsidRPr="00194C49" w:rsidRDefault="00194C49" w:rsidP="00194C49">
      <w:pPr>
        <w:spacing w:after="0" w:line="360" w:lineRule="auto"/>
        <w:ind w:left="567" w:hanging="567"/>
        <w:rPr>
          <w:ins w:id="1729" w:author="Joseph Stinziano" w:date="2020-06-25T15:56:00Z"/>
          <w:rFonts w:cstheme="minorHAnsi"/>
          <w:sz w:val="24"/>
          <w:szCs w:val="24"/>
          <w:rPrChange w:id="1730" w:author="Bridget Kathleen Murphy" w:date="2020-07-02T10:19:00Z">
            <w:rPr>
              <w:ins w:id="1731" w:author="Joseph Stinziano" w:date="2020-06-25T15:56:00Z"/>
              <w:rFonts w:cstheme="minorHAnsi"/>
              <w:sz w:val="24"/>
              <w:szCs w:val="24"/>
              <w:lang w:val="en-CA"/>
            </w:rPr>
          </w:rPrChange>
        </w:rPr>
      </w:pPr>
      <w:ins w:id="1732" w:author="Bridget Kathleen Murphy" w:date="2020-07-02T10:19:00Z">
        <w:r w:rsidRPr="00194C49">
          <w:rPr>
            <w:rFonts w:cstheme="minorHAnsi"/>
            <w:b/>
            <w:sz w:val="24"/>
            <w:szCs w:val="24"/>
            <w:rPrChange w:id="1733" w:author="Bridget Kathleen Murphy" w:date="2020-07-02T10:19:00Z">
              <w:rPr>
                <w:rFonts w:cstheme="minorHAnsi"/>
                <w:sz w:val="24"/>
                <w:szCs w:val="24"/>
              </w:rPr>
            </w:rPrChange>
          </w:rPr>
          <w:t>Friend AD, Kiang NY. 2005.</w:t>
        </w:r>
        <w:r w:rsidRPr="00194C49">
          <w:rPr>
            <w:rFonts w:cstheme="minorHAnsi"/>
            <w:sz w:val="24"/>
            <w:szCs w:val="24"/>
          </w:rPr>
          <w:t xml:space="preserve"> Land surface model development for the GISS GCM: effects of improved canopy physiology on simulated climate. </w:t>
        </w:r>
        <w:r w:rsidRPr="00194C49">
          <w:rPr>
            <w:rFonts w:cstheme="minorHAnsi"/>
            <w:i/>
            <w:sz w:val="24"/>
            <w:szCs w:val="24"/>
            <w:rPrChange w:id="1734" w:author="Bridget Kathleen Murphy" w:date="2020-07-02T10:19:00Z">
              <w:rPr>
                <w:rFonts w:cstheme="minorHAnsi"/>
                <w:sz w:val="24"/>
                <w:szCs w:val="24"/>
              </w:rPr>
            </w:rPrChange>
          </w:rPr>
          <w:t>Journal of Climate</w:t>
        </w:r>
        <w:r w:rsidRPr="00194C49">
          <w:rPr>
            <w:rFonts w:cstheme="minorHAnsi"/>
            <w:sz w:val="24"/>
            <w:szCs w:val="24"/>
          </w:rPr>
          <w:t xml:space="preserve"> </w:t>
        </w:r>
        <w:r w:rsidRPr="00194C49">
          <w:rPr>
            <w:rFonts w:cstheme="minorHAnsi"/>
            <w:b/>
            <w:sz w:val="24"/>
            <w:szCs w:val="24"/>
            <w:rPrChange w:id="1735" w:author="Bridget Kathleen Murphy" w:date="2020-07-02T10:20:00Z">
              <w:rPr>
                <w:rFonts w:cstheme="minorHAnsi"/>
                <w:sz w:val="24"/>
                <w:szCs w:val="24"/>
              </w:rPr>
            </w:rPrChange>
          </w:rPr>
          <w:t>18</w:t>
        </w:r>
        <w:r w:rsidRPr="00194C49">
          <w:rPr>
            <w:rFonts w:cstheme="minorHAnsi"/>
            <w:sz w:val="24"/>
            <w:szCs w:val="24"/>
          </w:rPr>
          <w:t>:2883-2902.</w:t>
        </w:r>
      </w:ins>
    </w:p>
    <w:p w14:paraId="4B05C5EE" w14:textId="51228388" w:rsidR="00525AD1" w:rsidRPr="00525AD1" w:rsidRDefault="00525AD1">
      <w:pPr>
        <w:spacing w:after="0" w:line="360" w:lineRule="auto"/>
        <w:ind w:left="567" w:hanging="567"/>
        <w:rPr>
          <w:rFonts w:cstheme="minorHAnsi"/>
          <w:sz w:val="24"/>
          <w:szCs w:val="24"/>
          <w:rPrChange w:id="1736" w:author="Joseph Stinziano" w:date="2020-06-25T15:56:00Z">
            <w:rPr>
              <w:rFonts w:cstheme="minorHAnsi"/>
              <w:sz w:val="24"/>
              <w:szCs w:val="24"/>
              <w:lang w:val="en-CA"/>
            </w:rPr>
          </w:rPrChange>
        </w:rPr>
      </w:pPr>
      <w:ins w:id="1737" w:author="Joseph Stinziano" w:date="2020-06-25T15:56:00Z">
        <w:r w:rsidRPr="00525AD1">
          <w:rPr>
            <w:rFonts w:cstheme="minorHAnsi"/>
            <w:b/>
            <w:bCs/>
            <w:sz w:val="24"/>
            <w:szCs w:val="24"/>
            <w:rPrChange w:id="1738" w:author="Joseph Stinziano" w:date="2020-06-25T15:56:00Z">
              <w:rPr>
                <w:rFonts w:cstheme="minorHAnsi"/>
                <w:sz w:val="24"/>
                <w:szCs w:val="24"/>
              </w:rPr>
            </w:rPrChange>
          </w:rPr>
          <w:t>Hall AE. 1979.</w:t>
        </w:r>
        <w:r w:rsidRPr="00525AD1">
          <w:rPr>
            <w:rFonts w:cstheme="minorHAnsi"/>
            <w:sz w:val="24"/>
            <w:szCs w:val="24"/>
          </w:rPr>
          <w:t xml:space="preserve"> A model of leaf photosynthesis and respiration for predicting carbon dioxide assimilation in different environments. </w:t>
        </w:r>
        <w:proofErr w:type="spellStart"/>
        <w:r w:rsidRPr="00525AD1">
          <w:rPr>
            <w:rFonts w:cstheme="minorHAnsi"/>
            <w:i/>
            <w:iCs/>
            <w:sz w:val="24"/>
            <w:szCs w:val="24"/>
            <w:rPrChange w:id="1739" w:author="Joseph Stinziano" w:date="2020-06-25T15:56:00Z">
              <w:rPr>
                <w:rFonts w:cstheme="minorHAnsi"/>
                <w:sz w:val="24"/>
                <w:szCs w:val="24"/>
              </w:rPr>
            </w:rPrChange>
          </w:rPr>
          <w:t>Oecologia</w:t>
        </w:r>
        <w:proofErr w:type="spellEnd"/>
        <w:r w:rsidRPr="00525AD1">
          <w:rPr>
            <w:rFonts w:cstheme="minorHAnsi"/>
            <w:sz w:val="24"/>
            <w:szCs w:val="24"/>
          </w:rPr>
          <w:t xml:space="preserve"> </w:t>
        </w:r>
        <w:r w:rsidRPr="00525AD1">
          <w:rPr>
            <w:rFonts w:cstheme="minorHAnsi"/>
            <w:b/>
            <w:bCs/>
            <w:sz w:val="24"/>
            <w:szCs w:val="24"/>
            <w:rPrChange w:id="1740" w:author="Joseph Stinziano" w:date="2020-06-25T15:56:00Z">
              <w:rPr>
                <w:rFonts w:cstheme="minorHAnsi"/>
                <w:sz w:val="24"/>
                <w:szCs w:val="24"/>
              </w:rPr>
            </w:rPrChange>
          </w:rPr>
          <w:t>43</w:t>
        </w:r>
        <w:r w:rsidRPr="00525AD1">
          <w:rPr>
            <w:rFonts w:cstheme="minorHAnsi"/>
            <w:sz w:val="24"/>
            <w:szCs w:val="24"/>
          </w:rPr>
          <w:t>:</w:t>
        </w:r>
        <w:r>
          <w:rPr>
            <w:rFonts w:cstheme="minorHAnsi"/>
            <w:sz w:val="24"/>
            <w:szCs w:val="24"/>
          </w:rPr>
          <w:t xml:space="preserve"> </w:t>
        </w:r>
        <w:r w:rsidRPr="00525AD1">
          <w:rPr>
            <w:rFonts w:cstheme="minorHAnsi"/>
            <w:sz w:val="24"/>
            <w:szCs w:val="24"/>
          </w:rPr>
          <w:t>299-316.</w:t>
        </w:r>
      </w:ins>
    </w:p>
    <w:bookmarkEnd w:id="1711"/>
    <w:p w14:paraId="7983E974" w14:textId="2CF739BC" w:rsidR="003C5531" w:rsidRDefault="003C5531" w:rsidP="002B0AA8">
      <w:pPr>
        <w:spacing w:after="0" w:line="360" w:lineRule="auto"/>
        <w:ind w:left="567" w:hanging="567"/>
        <w:rPr>
          <w:rFonts w:cstheme="minorHAnsi"/>
          <w:sz w:val="24"/>
          <w:szCs w:val="24"/>
          <w:lang w:val="en-CA"/>
        </w:rPr>
      </w:pPr>
      <w:r w:rsidRPr="00FB408E">
        <w:rPr>
          <w:rFonts w:cstheme="minorHAnsi"/>
          <w:b/>
          <w:sz w:val="24"/>
          <w:szCs w:val="24"/>
          <w:lang w:val="en-CA"/>
        </w:rPr>
        <w:t xml:space="preserve">Harley PC, </w:t>
      </w:r>
      <w:proofErr w:type="spellStart"/>
      <w:r w:rsidRPr="00FB408E">
        <w:rPr>
          <w:rFonts w:cstheme="minorHAnsi"/>
          <w:b/>
          <w:sz w:val="24"/>
          <w:szCs w:val="24"/>
          <w:lang w:val="en-CA"/>
        </w:rPr>
        <w:t>Baldocchi</w:t>
      </w:r>
      <w:proofErr w:type="spellEnd"/>
      <w:r w:rsidRPr="00FB408E">
        <w:rPr>
          <w:rFonts w:cstheme="minorHAnsi"/>
          <w:b/>
          <w:sz w:val="24"/>
          <w:szCs w:val="24"/>
          <w:lang w:val="en-CA"/>
        </w:rPr>
        <w:t xml:space="preserve"> DD. 1995.</w:t>
      </w:r>
      <w:r>
        <w:rPr>
          <w:rFonts w:cstheme="minorHAnsi"/>
          <w:sz w:val="24"/>
          <w:szCs w:val="24"/>
          <w:lang w:val="en-CA"/>
        </w:rPr>
        <w:t xml:space="preserve"> Scaling carbon dioxide and water vapour exchange from leaf to canopy in a deciduous forest. I. Leaf model parameterization. </w:t>
      </w:r>
      <w:r w:rsidRPr="00FB408E">
        <w:rPr>
          <w:rFonts w:cstheme="minorHAnsi"/>
          <w:i/>
          <w:sz w:val="24"/>
          <w:szCs w:val="24"/>
          <w:lang w:val="en-CA"/>
        </w:rPr>
        <w:t xml:space="preserve">Plant, Cell </w:t>
      </w:r>
      <w:r w:rsidR="00E701FE" w:rsidRPr="00FB408E">
        <w:rPr>
          <w:rFonts w:cstheme="minorHAnsi"/>
          <w:i/>
          <w:sz w:val="24"/>
          <w:szCs w:val="24"/>
          <w:lang w:val="en-CA"/>
        </w:rPr>
        <w:t>and</w:t>
      </w:r>
      <w:r w:rsidRPr="00FB408E">
        <w:rPr>
          <w:rFonts w:cstheme="minorHAnsi"/>
          <w:i/>
          <w:sz w:val="24"/>
          <w:szCs w:val="24"/>
          <w:lang w:val="en-CA"/>
        </w:rPr>
        <w:t xml:space="preserve"> Environment</w:t>
      </w:r>
      <w:r>
        <w:rPr>
          <w:rFonts w:cstheme="minorHAnsi"/>
          <w:sz w:val="24"/>
          <w:szCs w:val="24"/>
          <w:lang w:val="en-CA"/>
        </w:rPr>
        <w:t xml:space="preserve"> </w:t>
      </w:r>
      <w:r w:rsidRPr="00FB408E">
        <w:rPr>
          <w:rFonts w:cstheme="minorHAnsi"/>
          <w:b/>
          <w:sz w:val="24"/>
          <w:szCs w:val="24"/>
          <w:lang w:val="en-CA"/>
        </w:rPr>
        <w:t>18</w:t>
      </w:r>
      <w:r>
        <w:rPr>
          <w:rFonts w:cstheme="minorHAnsi"/>
          <w:sz w:val="24"/>
          <w:szCs w:val="24"/>
          <w:lang w:val="en-CA"/>
        </w:rPr>
        <w:t>:1146-1156.</w:t>
      </w:r>
    </w:p>
    <w:p w14:paraId="49529205" w14:textId="1A3FC28C" w:rsidR="003C5531" w:rsidRDefault="003C5531" w:rsidP="003C5531">
      <w:pPr>
        <w:spacing w:after="0" w:line="360" w:lineRule="auto"/>
        <w:ind w:left="567" w:hanging="567"/>
        <w:rPr>
          <w:rFonts w:cstheme="minorHAnsi"/>
          <w:sz w:val="24"/>
          <w:szCs w:val="24"/>
          <w:lang w:val="en-CA"/>
        </w:rPr>
      </w:pPr>
      <w:r w:rsidRPr="00FB408E">
        <w:rPr>
          <w:rFonts w:cstheme="minorHAnsi"/>
          <w:b/>
          <w:sz w:val="24"/>
          <w:szCs w:val="24"/>
          <w:lang w:val="en-CA"/>
        </w:rPr>
        <w:t>Harley PC, Thomas RB, Reynolds JF, Strain BR. 1992.</w:t>
      </w:r>
      <w:r>
        <w:rPr>
          <w:rFonts w:cstheme="minorHAnsi"/>
          <w:sz w:val="24"/>
          <w:szCs w:val="24"/>
          <w:lang w:val="en-CA"/>
        </w:rPr>
        <w:t xml:space="preserve"> Modelling photosynthesis of cotton grown in elevated CO</w:t>
      </w:r>
      <w:r>
        <w:rPr>
          <w:rFonts w:cstheme="minorHAnsi"/>
          <w:sz w:val="24"/>
          <w:szCs w:val="24"/>
          <w:vertAlign w:val="subscript"/>
          <w:lang w:val="en-CA"/>
        </w:rPr>
        <w:t>2</w:t>
      </w:r>
      <w:r>
        <w:rPr>
          <w:rFonts w:cstheme="minorHAnsi"/>
          <w:sz w:val="24"/>
          <w:szCs w:val="24"/>
          <w:lang w:val="en-CA"/>
        </w:rPr>
        <w:t xml:space="preserve">. </w:t>
      </w:r>
      <w:r w:rsidRPr="00FB408E">
        <w:rPr>
          <w:rFonts w:cstheme="minorHAnsi"/>
          <w:i/>
          <w:sz w:val="24"/>
          <w:szCs w:val="24"/>
          <w:lang w:val="en-CA"/>
        </w:rPr>
        <w:t xml:space="preserve">Plant, Cell </w:t>
      </w:r>
      <w:r w:rsidR="00E701FE" w:rsidRPr="00FB408E">
        <w:rPr>
          <w:rFonts w:cstheme="minorHAnsi"/>
          <w:i/>
          <w:sz w:val="24"/>
          <w:szCs w:val="24"/>
          <w:lang w:val="en-CA"/>
        </w:rPr>
        <w:t>and</w:t>
      </w:r>
      <w:r w:rsidRPr="00FB408E">
        <w:rPr>
          <w:rFonts w:cstheme="minorHAnsi"/>
          <w:i/>
          <w:sz w:val="24"/>
          <w:szCs w:val="24"/>
          <w:lang w:val="en-CA"/>
        </w:rPr>
        <w:t xml:space="preserve"> Envir</w:t>
      </w:r>
      <w:r w:rsidR="00E701FE" w:rsidRPr="00FB408E">
        <w:rPr>
          <w:rFonts w:cstheme="minorHAnsi"/>
          <w:i/>
          <w:sz w:val="24"/>
          <w:szCs w:val="24"/>
          <w:lang w:val="en-CA"/>
        </w:rPr>
        <w:t>o</w:t>
      </w:r>
      <w:r w:rsidRPr="00FB408E">
        <w:rPr>
          <w:rFonts w:cstheme="minorHAnsi"/>
          <w:i/>
          <w:sz w:val="24"/>
          <w:szCs w:val="24"/>
          <w:lang w:val="en-CA"/>
        </w:rPr>
        <w:t>nment</w:t>
      </w:r>
      <w:r>
        <w:rPr>
          <w:rFonts w:cstheme="minorHAnsi"/>
          <w:sz w:val="24"/>
          <w:szCs w:val="24"/>
          <w:lang w:val="en-CA"/>
        </w:rPr>
        <w:t xml:space="preserve"> </w:t>
      </w:r>
      <w:r w:rsidRPr="00FB408E">
        <w:rPr>
          <w:rFonts w:cstheme="minorHAnsi"/>
          <w:b/>
          <w:sz w:val="24"/>
          <w:szCs w:val="24"/>
          <w:lang w:val="en-CA"/>
        </w:rPr>
        <w:t>15</w:t>
      </w:r>
      <w:r>
        <w:rPr>
          <w:rFonts w:cstheme="minorHAnsi"/>
          <w:sz w:val="24"/>
          <w:szCs w:val="24"/>
          <w:lang w:val="en-CA"/>
        </w:rPr>
        <w:t>:271-282.</w:t>
      </w:r>
    </w:p>
    <w:p w14:paraId="7094C168" w14:textId="0D578F09" w:rsidR="0025284A" w:rsidRDefault="0025284A" w:rsidP="008F7870">
      <w:pPr>
        <w:spacing w:after="0" w:line="360" w:lineRule="auto"/>
        <w:ind w:left="567" w:hanging="567"/>
        <w:rPr>
          <w:ins w:id="1741" w:author="Bridget Kathleen Murphy" w:date="2020-07-02T10:20:00Z"/>
          <w:rFonts w:cstheme="minorHAnsi"/>
          <w:sz w:val="24"/>
          <w:szCs w:val="24"/>
          <w:lang w:val="en-CA"/>
        </w:rPr>
      </w:pPr>
      <w:r w:rsidRPr="00FB408E">
        <w:rPr>
          <w:rFonts w:cstheme="minorHAnsi"/>
          <w:b/>
          <w:sz w:val="24"/>
          <w:szCs w:val="24"/>
          <w:lang w:val="en-CA"/>
        </w:rPr>
        <w:t xml:space="preserve">Harley PC, </w:t>
      </w:r>
      <w:proofErr w:type="spellStart"/>
      <w:r w:rsidRPr="00FB408E">
        <w:rPr>
          <w:rFonts w:cstheme="minorHAnsi"/>
          <w:b/>
          <w:sz w:val="24"/>
          <w:szCs w:val="24"/>
          <w:lang w:val="en-CA"/>
        </w:rPr>
        <w:t>Tenhunen</w:t>
      </w:r>
      <w:proofErr w:type="spellEnd"/>
      <w:r w:rsidRPr="00FB408E">
        <w:rPr>
          <w:rFonts w:cstheme="minorHAnsi"/>
          <w:b/>
          <w:sz w:val="24"/>
          <w:szCs w:val="24"/>
          <w:lang w:val="en-CA"/>
        </w:rPr>
        <w:t xml:space="preserve"> JD, Lange OL. 1986.</w:t>
      </w:r>
      <w:r>
        <w:rPr>
          <w:rFonts w:cstheme="minorHAnsi"/>
          <w:sz w:val="24"/>
          <w:szCs w:val="24"/>
          <w:lang w:val="en-CA"/>
        </w:rPr>
        <w:t xml:space="preserve"> Use of an analytical model to study limitations on net photosynthesis in </w:t>
      </w:r>
      <w:r>
        <w:rPr>
          <w:rFonts w:cstheme="minorHAnsi"/>
          <w:i/>
          <w:iCs/>
          <w:sz w:val="24"/>
          <w:szCs w:val="24"/>
          <w:lang w:val="en-CA"/>
        </w:rPr>
        <w:t>Arbutus unedo</w:t>
      </w:r>
      <w:r>
        <w:rPr>
          <w:rFonts w:cstheme="minorHAnsi"/>
          <w:sz w:val="24"/>
          <w:szCs w:val="24"/>
          <w:lang w:val="en-CA"/>
        </w:rPr>
        <w:t xml:space="preserve"> under field conditions. </w:t>
      </w:r>
      <w:proofErr w:type="spellStart"/>
      <w:r w:rsidRPr="00FB408E">
        <w:rPr>
          <w:rFonts w:cstheme="minorHAnsi"/>
          <w:i/>
          <w:sz w:val="24"/>
          <w:szCs w:val="24"/>
          <w:lang w:val="en-CA"/>
        </w:rPr>
        <w:t>Oecologia</w:t>
      </w:r>
      <w:proofErr w:type="spellEnd"/>
      <w:r>
        <w:rPr>
          <w:rFonts w:cstheme="minorHAnsi"/>
          <w:sz w:val="24"/>
          <w:szCs w:val="24"/>
          <w:lang w:val="en-CA"/>
        </w:rPr>
        <w:t xml:space="preserve"> </w:t>
      </w:r>
      <w:r w:rsidRPr="00FB408E">
        <w:rPr>
          <w:rFonts w:cstheme="minorHAnsi"/>
          <w:b/>
          <w:sz w:val="24"/>
          <w:szCs w:val="24"/>
          <w:lang w:val="en-CA"/>
        </w:rPr>
        <w:t>70</w:t>
      </w:r>
      <w:r>
        <w:rPr>
          <w:rFonts w:cstheme="minorHAnsi"/>
          <w:sz w:val="24"/>
          <w:szCs w:val="24"/>
          <w:lang w:val="en-CA"/>
        </w:rPr>
        <w:t>:393-401.</w:t>
      </w:r>
    </w:p>
    <w:p w14:paraId="731706C9" w14:textId="315E640E" w:rsidR="00194C49" w:rsidRPr="00194C49" w:rsidRDefault="00194C49" w:rsidP="00194C49">
      <w:pPr>
        <w:spacing w:after="0" w:line="360" w:lineRule="auto"/>
        <w:ind w:left="567" w:hanging="567"/>
        <w:rPr>
          <w:rFonts w:cstheme="minorHAnsi"/>
          <w:sz w:val="24"/>
          <w:szCs w:val="24"/>
          <w:rPrChange w:id="1742" w:author="Bridget Kathleen Murphy" w:date="2020-07-02T10:20:00Z">
            <w:rPr>
              <w:rFonts w:cstheme="minorHAnsi"/>
              <w:sz w:val="24"/>
              <w:szCs w:val="24"/>
              <w:lang w:val="en-CA"/>
            </w:rPr>
          </w:rPrChange>
        </w:rPr>
      </w:pPr>
      <w:proofErr w:type="spellStart"/>
      <w:ins w:id="1743" w:author="Bridget Kathleen Murphy" w:date="2020-07-02T10:20:00Z">
        <w:r w:rsidRPr="00194C49">
          <w:rPr>
            <w:rFonts w:cstheme="minorHAnsi"/>
            <w:b/>
            <w:sz w:val="24"/>
            <w:szCs w:val="24"/>
            <w:rPrChange w:id="1744" w:author="Bridget Kathleen Murphy" w:date="2020-07-02T10:20:00Z">
              <w:rPr>
                <w:rFonts w:cstheme="minorHAnsi"/>
                <w:sz w:val="24"/>
                <w:szCs w:val="24"/>
              </w:rPr>
            </w:rPrChange>
          </w:rPr>
          <w:t>Haverd</w:t>
        </w:r>
        <w:proofErr w:type="spellEnd"/>
        <w:r w:rsidRPr="00194C49">
          <w:rPr>
            <w:rFonts w:cstheme="minorHAnsi"/>
            <w:b/>
            <w:sz w:val="24"/>
            <w:szCs w:val="24"/>
            <w:rPrChange w:id="1745" w:author="Bridget Kathleen Murphy" w:date="2020-07-02T10:20:00Z">
              <w:rPr>
                <w:rFonts w:cstheme="minorHAnsi"/>
                <w:sz w:val="24"/>
                <w:szCs w:val="24"/>
              </w:rPr>
            </w:rPrChange>
          </w:rPr>
          <w:t xml:space="preserve"> V, Smith B, </w:t>
        </w:r>
        <w:proofErr w:type="spellStart"/>
        <w:r w:rsidRPr="00194C49">
          <w:rPr>
            <w:rFonts w:cstheme="minorHAnsi"/>
            <w:b/>
            <w:sz w:val="24"/>
            <w:szCs w:val="24"/>
            <w:rPrChange w:id="1746" w:author="Bridget Kathleen Murphy" w:date="2020-07-02T10:20:00Z">
              <w:rPr>
                <w:rFonts w:cstheme="minorHAnsi"/>
                <w:sz w:val="24"/>
                <w:szCs w:val="24"/>
              </w:rPr>
            </w:rPrChange>
          </w:rPr>
          <w:t>Nieradzik</w:t>
        </w:r>
        <w:proofErr w:type="spellEnd"/>
        <w:r w:rsidRPr="00194C49">
          <w:rPr>
            <w:rFonts w:cstheme="minorHAnsi"/>
            <w:b/>
            <w:sz w:val="24"/>
            <w:szCs w:val="24"/>
            <w:rPrChange w:id="1747" w:author="Bridget Kathleen Murphy" w:date="2020-07-02T10:20:00Z">
              <w:rPr>
                <w:rFonts w:cstheme="minorHAnsi"/>
                <w:sz w:val="24"/>
                <w:szCs w:val="24"/>
              </w:rPr>
            </w:rPrChange>
          </w:rPr>
          <w:t xml:space="preserve"> L, Briggs PR, Woodgate W, </w:t>
        </w:r>
        <w:proofErr w:type="spellStart"/>
        <w:r w:rsidRPr="00194C49">
          <w:rPr>
            <w:rFonts w:cstheme="minorHAnsi"/>
            <w:b/>
            <w:sz w:val="24"/>
            <w:szCs w:val="24"/>
            <w:rPrChange w:id="1748" w:author="Bridget Kathleen Murphy" w:date="2020-07-02T10:20:00Z">
              <w:rPr>
                <w:rFonts w:cstheme="minorHAnsi"/>
                <w:sz w:val="24"/>
                <w:szCs w:val="24"/>
              </w:rPr>
            </w:rPrChange>
          </w:rPr>
          <w:t>Trudinger</w:t>
        </w:r>
        <w:proofErr w:type="spellEnd"/>
        <w:r w:rsidRPr="00194C49">
          <w:rPr>
            <w:rFonts w:cstheme="minorHAnsi"/>
            <w:b/>
            <w:sz w:val="24"/>
            <w:szCs w:val="24"/>
            <w:rPrChange w:id="1749" w:author="Bridget Kathleen Murphy" w:date="2020-07-02T10:20:00Z">
              <w:rPr>
                <w:rFonts w:cstheme="minorHAnsi"/>
                <w:sz w:val="24"/>
                <w:szCs w:val="24"/>
              </w:rPr>
            </w:rPrChange>
          </w:rPr>
          <w:t xml:space="preserve"> CM, </w:t>
        </w:r>
        <w:proofErr w:type="spellStart"/>
        <w:r w:rsidRPr="00194C49">
          <w:rPr>
            <w:rFonts w:cstheme="minorHAnsi"/>
            <w:b/>
            <w:sz w:val="24"/>
            <w:szCs w:val="24"/>
            <w:rPrChange w:id="1750" w:author="Bridget Kathleen Murphy" w:date="2020-07-02T10:20:00Z">
              <w:rPr>
                <w:rFonts w:cstheme="minorHAnsi"/>
                <w:sz w:val="24"/>
                <w:szCs w:val="24"/>
              </w:rPr>
            </w:rPrChange>
          </w:rPr>
          <w:t>Canadell</w:t>
        </w:r>
        <w:proofErr w:type="spellEnd"/>
        <w:r w:rsidRPr="00194C49">
          <w:rPr>
            <w:rFonts w:cstheme="minorHAnsi"/>
            <w:b/>
            <w:sz w:val="24"/>
            <w:szCs w:val="24"/>
            <w:rPrChange w:id="1751" w:author="Bridget Kathleen Murphy" w:date="2020-07-02T10:20:00Z">
              <w:rPr>
                <w:rFonts w:cstheme="minorHAnsi"/>
                <w:sz w:val="24"/>
                <w:szCs w:val="24"/>
              </w:rPr>
            </w:rPrChange>
          </w:rPr>
          <w:t xml:space="preserve"> JG, </w:t>
        </w:r>
        <w:proofErr w:type="spellStart"/>
        <w:r w:rsidRPr="00194C49">
          <w:rPr>
            <w:rFonts w:cstheme="minorHAnsi"/>
            <w:b/>
            <w:sz w:val="24"/>
            <w:szCs w:val="24"/>
            <w:rPrChange w:id="1752" w:author="Bridget Kathleen Murphy" w:date="2020-07-02T10:20:00Z">
              <w:rPr>
                <w:rFonts w:cstheme="minorHAnsi"/>
                <w:sz w:val="24"/>
                <w:szCs w:val="24"/>
              </w:rPr>
            </w:rPrChange>
          </w:rPr>
          <w:t>Cuntz</w:t>
        </w:r>
        <w:proofErr w:type="spellEnd"/>
        <w:r w:rsidRPr="00194C49">
          <w:rPr>
            <w:rFonts w:cstheme="minorHAnsi"/>
            <w:b/>
            <w:sz w:val="24"/>
            <w:szCs w:val="24"/>
            <w:rPrChange w:id="1753" w:author="Bridget Kathleen Murphy" w:date="2020-07-02T10:20:00Z">
              <w:rPr>
                <w:rFonts w:cstheme="minorHAnsi"/>
                <w:sz w:val="24"/>
                <w:szCs w:val="24"/>
              </w:rPr>
            </w:rPrChange>
          </w:rPr>
          <w:t xml:space="preserve"> M.</w:t>
        </w:r>
        <w:r w:rsidRPr="00194C49">
          <w:rPr>
            <w:rFonts w:cstheme="minorHAnsi"/>
            <w:sz w:val="24"/>
            <w:szCs w:val="24"/>
          </w:rPr>
          <w:t xml:space="preserve"> </w:t>
        </w:r>
      </w:ins>
      <w:ins w:id="1754" w:author="Bridget Kathleen Murphy" w:date="2020-07-02T10:21:00Z">
        <w:r>
          <w:rPr>
            <w:rFonts w:cstheme="minorHAnsi"/>
            <w:b/>
            <w:sz w:val="24"/>
            <w:szCs w:val="24"/>
          </w:rPr>
          <w:t xml:space="preserve">2018. </w:t>
        </w:r>
      </w:ins>
      <w:ins w:id="1755" w:author="Bridget Kathleen Murphy" w:date="2020-07-02T10:20:00Z">
        <w:r w:rsidRPr="00194C49">
          <w:rPr>
            <w:rFonts w:cstheme="minorHAnsi"/>
            <w:sz w:val="24"/>
            <w:szCs w:val="24"/>
          </w:rPr>
          <w:t xml:space="preserve">A new version of the CABLE land surface model (Subversion revision r4601) incorporating land use and land cover change, woody vegetation demography, and a novel optimization-based </w:t>
        </w:r>
        <w:r w:rsidRPr="00194C49">
          <w:rPr>
            <w:rFonts w:cstheme="minorHAnsi"/>
            <w:sz w:val="24"/>
            <w:szCs w:val="24"/>
          </w:rPr>
          <w:lastRenderedPageBreak/>
          <w:t xml:space="preserve">approach to plant coordination of photosynthesis. </w:t>
        </w:r>
        <w:r w:rsidRPr="00194C49">
          <w:rPr>
            <w:rFonts w:cstheme="minorHAnsi"/>
            <w:i/>
            <w:sz w:val="24"/>
            <w:szCs w:val="24"/>
            <w:rPrChange w:id="1756" w:author="Bridget Kathleen Murphy" w:date="2020-07-02T10:21:00Z">
              <w:rPr>
                <w:rFonts w:cstheme="minorHAnsi"/>
                <w:sz w:val="24"/>
                <w:szCs w:val="24"/>
              </w:rPr>
            </w:rPrChange>
          </w:rPr>
          <w:t>Geoscientific Model Development</w:t>
        </w:r>
        <w:r w:rsidRPr="00194C49">
          <w:rPr>
            <w:rFonts w:cstheme="minorHAnsi"/>
            <w:sz w:val="24"/>
            <w:szCs w:val="24"/>
          </w:rPr>
          <w:t xml:space="preserve"> </w:t>
        </w:r>
        <w:r w:rsidRPr="00194C49">
          <w:rPr>
            <w:rFonts w:cstheme="minorHAnsi"/>
            <w:b/>
            <w:sz w:val="24"/>
            <w:szCs w:val="24"/>
            <w:rPrChange w:id="1757" w:author="Bridget Kathleen Murphy" w:date="2020-07-02T10:21:00Z">
              <w:rPr>
                <w:rFonts w:cstheme="minorHAnsi"/>
                <w:sz w:val="24"/>
                <w:szCs w:val="24"/>
              </w:rPr>
            </w:rPrChange>
          </w:rPr>
          <w:t>11</w:t>
        </w:r>
        <w:r w:rsidRPr="00194C49">
          <w:rPr>
            <w:rFonts w:cstheme="minorHAnsi"/>
            <w:sz w:val="24"/>
            <w:szCs w:val="24"/>
          </w:rPr>
          <w:t>:2995-3026.</w:t>
        </w:r>
      </w:ins>
    </w:p>
    <w:p w14:paraId="5DB50A39" w14:textId="77777777" w:rsidR="000264E2" w:rsidRPr="005C3801" w:rsidRDefault="000264E2"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Heskel</w:t>
      </w:r>
      <w:proofErr w:type="spellEnd"/>
      <w:r w:rsidRPr="00FB408E">
        <w:rPr>
          <w:rFonts w:cstheme="minorHAnsi"/>
          <w:b/>
          <w:sz w:val="24"/>
          <w:szCs w:val="24"/>
          <w:lang w:val="en-CA"/>
        </w:rPr>
        <w:t xml:space="preserve"> MA, O’Sullivan OS, Reich PB, </w:t>
      </w:r>
      <w:proofErr w:type="spellStart"/>
      <w:r w:rsidRPr="00FB408E">
        <w:rPr>
          <w:rFonts w:cstheme="minorHAnsi"/>
          <w:b/>
          <w:sz w:val="24"/>
          <w:szCs w:val="24"/>
          <w:lang w:val="en-CA"/>
        </w:rPr>
        <w:t>Tjoelker</w:t>
      </w:r>
      <w:proofErr w:type="spellEnd"/>
      <w:r w:rsidRPr="00FB408E">
        <w:rPr>
          <w:rFonts w:cstheme="minorHAnsi"/>
          <w:b/>
          <w:sz w:val="24"/>
          <w:szCs w:val="24"/>
          <w:lang w:val="en-CA"/>
        </w:rPr>
        <w:t xml:space="preserve"> MG, Weerasinghe LK, </w:t>
      </w:r>
      <w:proofErr w:type="spellStart"/>
      <w:r w:rsidRPr="00FB408E">
        <w:rPr>
          <w:rFonts w:cstheme="minorHAnsi"/>
          <w:b/>
          <w:sz w:val="24"/>
          <w:szCs w:val="24"/>
          <w:lang w:val="en-CA"/>
        </w:rPr>
        <w:t>Penillard</w:t>
      </w:r>
      <w:proofErr w:type="spellEnd"/>
      <w:r w:rsidRPr="00FB408E">
        <w:rPr>
          <w:rFonts w:cstheme="minorHAnsi"/>
          <w:b/>
          <w:sz w:val="24"/>
          <w:szCs w:val="24"/>
          <w:lang w:val="en-CA"/>
        </w:rPr>
        <w:t xml:space="preserve"> A, Egerton JJG, et al. 2016.</w:t>
      </w:r>
      <w:r w:rsidRPr="005C3801">
        <w:rPr>
          <w:rFonts w:cstheme="minorHAnsi"/>
          <w:sz w:val="24"/>
          <w:szCs w:val="24"/>
          <w:lang w:val="en-CA"/>
        </w:rPr>
        <w:t xml:space="preserve"> Convergence in the temperature response of leaf respiration across biomes and plant functional types. </w:t>
      </w:r>
      <w:r w:rsidRPr="00FB408E">
        <w:rPr>
          <w:rFonts w:cstheme="minorHAnsi"/>
          <w:i/>
          <w:sz w:val="24"/>
          <w:szCs w:val="24"/>
          <w:lang w:val="en-CA"/>
        </w:rPr>
        <w:t>Proceedings of the National Academy of Sciences USA</w:t>
      </w:r>
      <w:r w:rsidRPr="005C3801">
        <w:rPr>
          <w:rFonts w:cstheme="minorHAnsi"/>
          <w:sz w:val="24"/>
          <w:szCs w:val="24"/>
          <w:lang w:val="en-CA"/>
        </w:rPr>
        <w:t xml:space="preserve"> </w:t>
      </w:r>
      <w:r w:rsidRPr="00FB408E">
        <w:rPr>
          <w:rFonts w:cstheme="minorHAnsi"/>
          <w:b/>
          <w:sz w:val="24"/>
          <w:szCs w:val="24"/>
          <w:lang w:val="en-CA"/>
        </w:rPr>
        <w:t>113</w:t>
      </w:r>
      <w:r w:rsidRPr="005C3801">
        <w:rPr>
          <w:rFonts w:cstheme="minorHAnsi"/>
          <w:sz w:val="24"/>
          <w:szCs w:val="24"/>
          <w:lang w:val="en-CA"/>
        </w:rPr>
        <w:t>: 3832-3837.</w:t>
      </w:r>
    </w:p>
    <w:p w14:paraId="055605A7" w14:textId="7936BB19" w:rsidR="00FC0DBC" w:rsidRDefault="00FC0DBC" w:rsidP="002B0AA8">
      <w:pPr>
        <w:spacing w:after="0" w:line="360" w:lineRule="auto"/>
        <w:ind w:left="567" w:hanging="567"/>
        <w:rPr>
          <w:ins w:id="1758" w:author="Bridget Kathleen Murphy" w:date="2020-07-02T10:21:00Z"/>
          <w:rFonts w:cstheme="minorHAnsi"/>
          <w:sz w:val="24"/>
          <w:szCs w:val="24"/>
          <w:lang w:val="en-CA"/>
        </w:rPr>
      </w:pPr>
      <w:r w:rsidRPr="00FB408E">
        <w:rPr>
          <w:rFonts w:cstheme="minorHAnsi"/>
          <w:b/>
          <w:sz w:val="24"/>
          <w:szCs w:val="24"/>
          <w:lang w:val="en-CA"/>
        </w:rPr>
        <w:t>Hobbs JK, Jiao W, Ester AD, Parker EJ, Schipper LA, Arcus VL. 2013.</w:t>
      </w:r>
      <w:r w:rsidRPr="005C3801">
        <w:rPr>
          <w:rFonts w:cstheme="minorHAnsi"/>
          <w:sz w:val="24"/>
          <w:szCs w:val="24"/>
          <w:lang w:val="en-CA"/>
        </w:rPr>
        <w:t xml:space="preserve"> Change in heat capacity for enzyme catalysis determines temperature dependence of enzyme catalyzed rates. </w:t>
      </w:r>
      <w:r w:rsidRPr="00FB408E">
        <w:rPr>
          <w:rFonts w:cstheme="minorHAnsi"/>
          <w:i/>
          <w:sz w:val="24"/>
          <w:szCs w:val="24"/>
          <w:lang w:val="en-CA"/>
        </w:rPr>
        <w:t>ACS Chemical Biology</w:t>
      </w:r>
      <w:r w:rsidRPr="005C3801">
        <w:rPr>
          <w:rFonts w:cstheme="minorHAnsi"/>
          <w:sz w:val="24"/>
          <w:szCs w:val="24"/>
          <w:lang w:val="en-CA"/>
        </w:rPr>
        <w:t xml:space="preserve"> </w:t>
      </w:r>
      <w:r w:rsidRPr="00FB408E">
        <w:rPr>
          <w:rFonts w:cstheme="minorHAnsi"/>
          <w:b/>
          <w:sz w:val="24"/>
          <w:szCs w:val="24"/>
          <w:lang w:val="en-CA"/>
        </w:rPr>
        <w:t>8</w:t>
      </w:r>
      <w:r w:rsidRPr="005C3801">
        <w:rPr>
          <w:rFonts w:cstheme="minorHAnsi"/>
          <w:sz w:val="24"/>
          <w:szCs w:val="24"/>
          <w:lang w:val="en-CA"/>
        </w:rPr>
        <w:t>:2388-2392.</w:t>
      </w:r>
    </w:p>
    <w:p w14:paraId="43B4A9CA" w14:textId="644D6231" w:rsidR="00194C49" w:rsidRPr="007F6D07" w:rsidRDefault="00194C49">
      <w:pPr>
        <w:spacing w:line="360" w:lineRule="auto"/>
        <w:rPr>
          <w:ins w:id="1759" w:author="Bridget Kathleen Murphy" w:date="2020-07-02T10:22:00Z"/>
          <w:sz w:val="24"/>
          <w:szCs w:val="24"/>
          <w:rPrChange w:id="1760" w:author="Bridget Kathleen Murphy" w:date="2020-07-02T10:26:00Z">
            <w:rPr>
              <w:ins w:id="1761" w:author="Bridget Kathleen Murphy" w:date="2020-07-02T10:22:00Z"/>
            </w:rPr>
          </w:rPrChange>
        </w:rPr>
        <w:pPrChange w:id="1762" w:author="Bridget Kathleen Murphy" w:date="2020-07-02T10:26:00Z">
          <w:pPr/>
        </w:pPrChange>
      </w:pPr>
      <w:proofErr w:type="spellStart"/>
      <w:ins w:id="1763" w:author="Bridget Kathleen Murphy" w:date="2020-07-02T10:21:00Z">
        <w:r w:rsidRPr="007F6D07">
          <w:rPr>
            <w:b/>
            <w:sz w:val="24"/>
            <w:szCs w:val="24"/>
            <w:rPrChange w:id="1764" w:author="Bridget Kathleen Murphy" w:date="2020-07-02T10:26:00Z">
              <w:rPr/>
            </w:rPrChange>
          </w:rPr>
          <w:t>Hosaka</w:t>
        </w:r>
        <w:proofErr w:type="spellEnd"/>
        <w:r w:rsidRPr="007F6D07">
          <w:rPr>
            <w:b/>
            <w:sz w:val="24"/>
            <w:szCs w:val="24"/>
            <w:rPrChange w:id="1765" w:author="Bridget Kathleen Murphy" w:date="2020-07-02T10:26:00Z">
              <w:rPr/>
            </w:rPrChange>
          </w:rPr>
          <w:t xml:space="preserve"> M. 2011.</w:t>
        </w:r>
        <w:r w:rsidRPr="007F6D07">
          <w:rPr>
            <w:sz w:val="24"/>
            <w:szCs w:val="24"/>
            <w:rPrChange w:id="1766" w:author="Bridget Kathleen Murphy" w:date="2020-07-02T10:26:00Z">
              <w:rPr/>
            </w:rPrChange>
          </w:rPr>
          <w:t xml:space="preserve"> A new MRI land surface model HAL. </w:t>
        </w:r>
        <w:r w:rsidRPr="007F6D07">
          <w:rPr>
            <w:i/>
            <w:sz w:val="24"/>
            <w:szCs w:val="24"/>
            <w:rPrChange w:id="1767" w:author="Bridget Kathleen Murphy" w:date="2020-07-02T10:26:00Z">
              <w:rPr/>
            </w:rPrChange>
          </w:rPr>
          <w:t>AGU Fall Meeting Abstracts</w:t>
        </w:r>
        <w:r w:rsidRPr="007F6D07">
          <w:rPr>
            <w:sz w:val="24"/>
            <w:szCs w:val="24"/>
            <w:rPrChange w:id="1768" w:author="Bridget Kathleen Murphy" w:date="2020-07-02T10:26:00Z">
              <w:rPr/>
            </w:rPrChange>
          </w:rPr>
          <w:t xml:space="preserve"> GC43B-0901.</w:t>
        </w:r>
      </w:ins>
    </w:p>
    <w:p w14:paraId="07BCCC18" w14:textId="1FDBE954" w:rsidR="00194C49" w:rsidRPr="007F6D07" w:rsidRDefault="00194C49">
      <w:pPr>
        <w:spacing w:line="360" w:lineRule="auto"/>
        <w:rPr>
          <w:sz w:val="24"/>
          <w:szCs w:val="24"/>
          <w:rPrChange w:id="1769" w:author="Bridget Kathleen Murphy" w:date="2020-07-02T10:26:00Z">
            <w:rPr>
              <w:rFonts w:cstheme="minorHAnsi"/>
              <w:sz w:val="24"/>
              <w:szCs w:val="24"/>
              <w:lang w:val="en-CA"/>
            </w:rPr>
          </w:rPrChange>
        </w:rPr>
        <w:pPrChange w:id="1770" w:author="Bridget Kathleen Murphy" w:date="2020-07-02T10:26:00Z">
          <w:pPr>
            <w:spacing w:after="0" w:line="360" w:lineRule="auto"/>
            <w:ind w:left="567" w:hanging="567"/>
          </w:pPr>
        </w:pPrChange>
      </w:pPr>
      <w:ins w:id="1771" w:author="Bridget Kathleen Murphy" w:date="2020-07-02T10:22:00Z">
        <w:r w:rsidRPr="007F6D07">
          <w:rPr>
            <w:b/>
            <w:sz w:val="24"/>
            <w:szCs w:val="24"/>
            <w:rPrChange w:id="1772" w:author="Bridget Kathleen Murphy" w:date="2020-07-02T10:26:00Z">
              <w:rPr/>
            </w:rPrChange>
          </w:rPr>
          <w:t>Ito A. 2020.</w:t>
        </w:r>
        <w:r w:rsidRPr="007F6D07">
          <w:rPr>
            <w:sz w:val="24"/>
            <w:szCs w:val="24"/>
            <w:rPrChange w:id="1773" w:author="Bridget Kathleen Murphy" w:date="2020-07-02T10:26:00Z">
              <w:rPr/>
            </w:rPrChange>
          </w:rPr>
          <w:t xml:space="preserve"> Changing </w:t>
        </w:r>
        <w:proofErr w:type="spellStart"/>
        <w:r w:rsidRPr="007F6D07">
          <w:rPr>
            <w:sz w:val="24"/>
            <w:szCs w:val="24"/>
            <w:rPrChange w:id="1774" w:author="Bridget Kathleen Murphy" w:date="2020-07-02T10:26:00Z">
              <w:rPr/>
            </w:rPrChange>
          </w:rPr>
          <w:t>ecophysiological</w:t>
        </w:r>
        <w:proofErr w:type="spellEnd"/>
        <w:r w:rsidRPr="007F6D07">
          <w:rPr>
            <w:sz w:val="24"/>
            <w:szCs w:val="24"/>
            <w:rPrChange w:id="1775" w:author="Bridget Kathleen Murphy" w:date="2020-07-02T10:26:00Z">
              <w:rPr/>
            </w:rPrChange>
          </w:rPr>
          <w:t xml:space="preserve"> processes and carbon budget in East Asian ecosystems under</w:t>
        </w:r>
      </w:ins>
      <w:ins w:id="1776" w:author="Bridget Kathleen Murphy" w:date="2020-07-02T10:26:00Z">
        <w:r w:rsidR="007F6D07">
          <w:rPr>
            <w:sz w:val="24"/>
            <w:szCs w:val="24"/>
          </w:rPr>
          <w:tab/>
        </w:r>
      </w:ins>
      <w:ins w:id="1777" w:author="Bridget Kathleen Murphy" w:date="2020-07-02T10:22:00Z">
        <w:r w:rsidRPr="007F6D07">
          <w:rPr>
            <w:sz w:val="24"/>
            <w:szCs w:val="24"/>
            <w:rPrChange w:id="1778" w:author="Bridget Kathleen Murphy" w:date="2020-07-02T10:26:00Z">
              <w:rPr/>
            </w:rPrChange>
          </w:rPr>
          <w:t>near</w:t>
        </w:r>
      </w:ins>
      <w:ins w:id="1779" w:author="Bridget Kathleen Murphy" w:date="2020-07-02T10:23:00Z">
        <w:r w:rsidR="007F6D07" w:rsidRPr="007F6D07">
          <w:rPr>
            <w:sz w:val="24"/>
            <w:szCs w:val="24"/>
            <w:rPrChange w:id="1780" w:author="Bridget Kathleen Murphy" w:date="2020-07-02T10:26:00Z">
              <w:rPr/>
            </w:rPrChange>
          </w:rPr>
          <w:t>-</w:t>
        </w:r>
      </w:ins>
      <w:ins w:id="1781" w:author="Bridget Kathleen Murphy" w:date="2020-07-02T10:22:00Z">
        <w:r w:rsidRPr="007F6D07">
          <w:rPr>
            <w:sz w:val="24"/>
            <w:szCs w:val="24"/>
            <w:rPrChange w:id="1782" w:author="Bridget Kathleen Murphy" w:date="2020-07-02T10:26:00Z">
              <w:rPr/>
            </w:rPrChange>
          </w:rPr>
          <w:t>future changes in climate: implications for long-term monitoring from a process-based</w:t>
        </w:r>
      </w:ins>
      <w:ins w:id="1783" w:author="Bridget Kathleen Murphy" w:date="2020-07-02T10:26:00Z">
        <w:r w:rsidR="007F6D07">
          <w:rPr>
            <w:sz w:val="24"/>
            <w:szCs w:val="24"/>
          </w:rPr>
          <w:tab/>
        </w:r>
      </w:ins>
      <w:ins w:id="1784" w:author="Bridget Kathleen Murphy" w:date="2020-07-02T10:22:00Z">
        <w:r w:rsidRPr="007F6D07">
          <w:rPr>
            <w:sz w:val="24"/>
            <w:szCs w:val="24"/>
            <w:rPrChange w:id="1785" w:author="Bridget Kathleen Murphy" w:date="2020-07-02T10:26:00Z">
              <w:rPr/>
            </w:rPrChange>
          </w:rPr>
          <w:t xml:space="preserve">model. </w:t>
        </w:r>
        <w:r w:rsidRPr="007F6D07">
          <w:rPr>
            <w:i/>
            <w:sz w:val="24"/>
            <w:szCs w:val="24"/>
            <w:rPrChange w:id="1786" w:author="Bridget Kathleen Murphy" w:date="2020-07-02T10:26:00Z">
              <w:rPr/>
            </w:rPrChange>
          </w:rPr>
          <w:t>Journal</w:t>
        </w:r>
      </w:ins>
      <w:ins w:id="1787" w:author="Bridget Kathleen Murphy" w:date="2020-07-02T10:26:00Z">
        <w:r w:rsidR="007F6D07">
          <w:rPr>
            <w:i/>
            <w:sz w:val="24"/>
            <w:szCs w:val="24"/>
          </w:rPr>
          <w:t xml:space="preserve"> </w:t>
        </w:r>
      </w:ins>
      <w:ins w:id="1788" w:author="Bridget Kathleen Murphy" w:date="2020-07-02T10:22:00Z">
        <w:r w:rsidRPr="007F6D07">
          <w:rPr>
            <w:i/>
            <w:sz w:val="24"/>
            <w:szCs w:val="24"/>
            <w:rPrChange w:id="1789" w:author="Bridget Kathleen Murphy" w:date="2020-07-02T10:26:00Z">
              <w:rPr/>
            </w:rPrChange>
          </w:rPr>
          <w:t>of Plant Research</w:t>
        </w:r>
        <w:r w:rsidRPr="007F6D07">
          <w:rPr>
            <w:sz w:val="24"/>
            <w:szCs w:val="24"/>
            <w:rPrChange w:id="1790" w:author="Bridget Kathleen Murphy" w:date="2020-07-02T10:26:00Z">
              <w:rPr/>
            </w:rPrChange>
          </w:rPr>
          <w:t xml:space="preserve"> </w:t>
        </w:r>
        <w:r w:rsidRPr="007F6D07">
          <w:rPr>
            <w:b/>
            <w:sz w:val="24"/>
            <w:szCs w:val="24"/>
            <w:rPrChange w:id="1791" w:author="Bridget Kathleen Murphy" w:date="2020-07-02T10:26:00Z">
              <w:rPr/>
            </w:rPrChange>
          </w:rPr>
          <w:t>123</w:t>
        </w:r>
        <w:r w:rsidRPr="007F6D07">
          <w:rPr>
            <w:sz w:val="24"/>
            <w:szCs w:val="24"/>
            <w:rPrChange w:id="1792" w:author="Bridget Kathleen Murphy" w:date="2020-07-02T10:26:00Z">
              <w:rPr/>
            </w:rPrChange>
          </w:rPr>
          <w:t>:577-588.</w:t>
        </w:r>
      </w:ins>
    </w:p>
    <w:p w14:paraId="7C628C73" w14:textId="34A6DB13" w:rsidR="005B64F0" w:rsidRDefault="005B64F0" w:rsidP="007F6D07">
      <w:pPr>
        <w:spacing w:after="0" w:line="360" w:lineRule="auto"/>
        <w:ind w:left="567" w:hanging="567"/>
        <w:rPr>
          <w:ins w:id="1793" w:author="Bridget Kathleen Murphy" w:date="2020-07-02T10:23:00Z"/>
          <w:rFonts w:cstheme="minorHAnsi"/>
          <w:sz w:val="24"/>
          <w:szCs w:val="24"/>
          <w:lang w:val="en-CA"/>
        </w:rPr>
      </w:pPr>
      <w:r w:rsidRPr="00FB408E">
        <w:rPr>
          <w:rFonts w:cstheme="minorHAnsi"/>
          <w:b/>
          <w:sz w:val="24"/>
          <w:szCs w:val="24"/>
          <w:lang w:val="en-CA"/>
        </w:rPr>
        <w:t>Jensen JLWV. 1906</w:t>
      </w:r>
      <w:r>
        <w:rPr>
          <w:rFonts w:cstheme="minorHAnsi"/>
          <w:sz w:val="24"/>
          <w:szCs w:val="24"/>
          <w:lang w:val="en-CA"/>
        </w:rPr>
        <w:t xml:space="preserve">. Sur les </w:t>
      </w:r>
      <w:proofErr w:type="spellStart"/>
      <w:r>
        <w:rPr>
          <w:rFonts w:cstheme="minorHAnsi"/>
          <w:sz w:val="24"/>
          <w:szCs w:val="24"/>
          <w:lang w:val="en-CA"/>
        </w:rPr>
        <w:t>fonctions</w:t>
      </w:r>
      <w:proofErr w:type="spellEnd"/>
      <w:r>
        <w:rPr>
          <w:rFonts w:cstheme="minorHAnsi"/>
          <w:sz w:val="24"/>
          <w:szCs w:val="24"/>
          <w:lang w:val="en-CA"/>
        </w:rPr>
        <w:t xml:space="preserve"> </w:t>
      </w:r>
      <w:proofErr w:type="spellStart"/>
      <w:r>
        <w:rPr>
          <w:rFonts w:cstheme="minorHAnsi"/>
          <w:sz w:val="24"/>
          <w:szCs w:val="24"/>
          <w:lang w:val="en-CA"/>
        </w:rPr>
        <w:t>convexes</w:t>
      </w:r>
      <w:proofErr w:type="spellEnd"/>
      <w:r>
        <w:rPr>
          <w:rFonts w:cstheme="minorHAnsi"/>
          <w:sz w:val="24"/>
          <w:szCs w:val="24"/>
          <w:lang w:val="en-CA"/>
        </w:rPr>
        <w:t xml:space="preserve"> et les </w:t>
      </w:r>
      <w:proofErr w:type="spellStart"/>
      <w:r>
        <w:rPr>
          <w:rFonts w:cstheme="minorHAnsi"/>
          <w:sz w:val="24"/>
          <w:szCs w:val="24"/>
          <w:lang w:val="en-CA"/>
        </w:rPr>
        <w:t>inégalités</w:t>
      </w:r>
      <w:proofErr w:type="spellEnd"/>
      <w:r>
        <w:rPr>
          <w:rFonts w:cstheme="minorHAnsi"/>
          <w:sz w:val="24"/>
          <w:szCs w:val="24"/>
          <w:lang w:val="en-CA"/>
        </w:rPr>
        <w:t xml:space="preserve"> entre les </w:t>
      </w:r>
      <w:proofErr w:type="spellStart"/>
      <w:r>
        <w:rPr>
          <w:rFonts w:cstheme="minorHAnsi"/>
          <w:sz w:val="24"/>
          <w:szCs w:val="24"/>
          <w:lang w:val="en-CA"/>
        </w:rPr>
        <w:t>valeurs</w:t>
      </w:r>
      <w:proofErr w:type="spellEnd"/>
      <w:r>
        <w:rPr>
          <w:rFonts w:cstheme="minorHAnsi"/>
          <w:sz w:val="24"/>
          <w:szCs w:val="24"/>
          <w:lang w:val="en-CA"/>
        </w:rPr>
        <w:t xml:space="preserve"> </w:t>
      </w:r>
      <w:proofErr w:type="spellStart"/>
      <w:r>
        <w:rPr>
          <w:rFonts w:cstheme="minorHAnsi"/>
          <w:sz w:val="24"/>
          <w:szCs w:val="24"/>
          <w:lang w:val="en-CA"/>
        </w:rPr>
        <w:t>moyennes</w:t>
      </w:r>
      <w:proofErr w:type="spellEnd"/>
      <w:r>
        <w:rPr>
          <w:rFonts w:cstheme="minorHAnsi"/>
          <w:sz w:val="24"/>
          <w:szCs w:val="24"/>
          <w:lang w:val="en-CA"/>
        </w:rPr>
        <w:t xml:space="preserve">. </w:t>
      </w:r>
      <w:r w:rsidRPr="00FB408E">
        <w:rPr>
          <w:rFonts w:cstheme="minorHAnsi"/>
          <w:i/>
          <w:sz w:val="24"/>
          <w:szCs w:val="24"/>
          <w:lang w:val="en-CA"/>
        </w:rPr>
        <w:t>Acta Mathematica</w:t>
      </w:r>
      <w:r>
        <w:rPr>
          <w:rFonts w:cstheme="minorHAnsi"/>
          <w:sz w:val="24"/>
          <w:szCs w:val="24"/>
          <w:lang w:val="en-CA"/>
        </w:rPr>
        <w:t xml:space="preserve"> </w:t>
      </w:r>
      <w:r w:rsidRPr="00FB408E">
        <w:rPr>
          <w:rFonts w:cstheme="minorHAnsi"/>
          <w:b/>
          <w:sz w:val="24"/>
          <w:szCs w:val="24"/>
          <w:lang w:val="en-CA"/>
        </w:rPr>
        <w:t>30</w:t>
      </w:r>
      <w:r>
        <w:rPr>
          <w:rFonts w:cstheme="minorHAnsi"/>
          <w:sz w:val="24"/>
          <w:szCs w:val="24"/>
          <w:lang w:val="en-CA"/>
        </w:rPr>
        <w:t>: 175-193.</w:t>
      </w:r>
    </w:p>
    <w:p w14:paraId="002F48DE" w14:textId="3174711A" w:rsidR="007F6D07" w:rsidRDefault="007F6D07" w:rsidP="007F6D07">
      <w:pPr>
        <w:spacing w:after="0" w:line="360" w:lineRule="auto"/>
        <w:ind w:left="567" w:hanging="567"/>
        <w:rPr>
          <w:ins w:id="1794" w:author="Bridget Kathleen Murphy" w:date="2020-07-02T10:24:00Z"/>
          <w:rFonts w:eastAsiaTheme="minorEastAsia" w:cstheme="minorHAnsi"/>
          <w:sz w:val="24"/>
          <w:szCs w:val="24"/>
        </w:rPr>
      </w:pPr>
      <w:ins w:id="1795" w:author="Bridget Kathleen Murphy" w:date="2020-07-02T10:23:00Z">
        <w:r w:rsidRPr="007F6D07">
          <w:rPr>
            <w:rFonts w:eastAsiaTheme="minorEastAsia" w:cstheme="minorHAnsi"/>
            <w:b/>
            <w:sz w:val="24"/>
            <w:szCs w:val="24"/>
            <w:rPrChange w:id="1796" w:author="Bridget Kathleen Murphy" w:date="2020-07-02T10:23:00Z">
              <w:rPr>
                <w:rFonts w:eastAsiaTheme="minorEastAsia" w:cstheme="minorHAnsi"/>
                <w:sz w:val="24"/>
                <w:szCs w:val="24"/>
              </w:rPr>
            </w:rPrChange>
          </w:rPr>
          <w:t>Ji J. 1995.</w:t>
        </w:r>
        <w:r w:rsidRPr="007F6D07">
          <w:rPr>
            <w:rFonts w:eastAsiaTheme="minorEastAsia" w:cstheme="minorHAnsi"/>
            <w:sz w:val="24"/>
            <w:szCs w:val="24"/>
          </w:rPr>
          <w:t xml:space="preserve"> A climate-vegetation interaction model: simulating physical and biological processes at the surface. </w:t>
        </w:r>
        <w:r w:rsidRPr="007F6D07">
          <w:rPr>
            <w:rFonts w:eastAsiaTheme="minorEastAsia" w:cstheme="minorHAnsi"/>
            <w:i/>
            <w:sz w:val="24"/>
            <w:szCs w:val="24"/>
            <w:rPrChange w:id="1797" w:author="Bridget Kathleen Murphy" w:date="2020-07-02T10:23:00Z">
              <w:rPr>
                <w:rFonts w:eastAsiaTheme="minorEastAsia" w:cstheme="minorHAnsi"/>
                <w:sz w:val="24"/>
                <w:szCs w:val="24"/>
              </w:rPr>
            </w:rPrChange>
          </w:rPr>
          <w:t>Journal of Biogeography</w:t>
        </w:r>
        <w:r w:rsidRPr="007F6D07">
          <w:rPr>
            <w:rFonts w:eastAsiaTheme="minorEastAsia" w:cstheme="minorHAnsi"/>
            <w:sz w:val="24"/>
            <w:szCs w:val="24"/>
          </w:rPr>
          <w:t xml:space="preserve"> </w:t>
        </w:r>
        <w:r w:rsidRPr="007F6D07">
          <w:rPr>
            <w:rFonts w:eastAsiaTheme="minorEastAsia" w:cstheme="minorHAnsi"/>
            <w:b/>
            <w:sz w:val="24"/>
            <w:szCs w:val="24"/>
            <w:rPrChange w:id="1798" w:author="Bridget Kathleen Murphy" w:date="2020-07-02T10:24:00Z">
              <w:rPr>
                <w:rFonts w:eastAsiaTheme="minorEastAsia" w:cstheme="minorHAnsi"/>
                <w:sz w:val="24"/>
                <w:szCs w:val="24"/>
              </w:rPr>
            </w:rPrChange>
          </w:rPr>
          <w:t>22</w:t>
        </w:r>
        <w:r w:rsidRPr="007F6D07">
          <w:rPr>
            <w:rFonts w:eastAsiaTheme="minorEastAsia" w:cstheme="minorHAnsi"/>
            <w:sz w:val="24"/>
            <w:szCs w:val="24"/>
          </w:rPr>
          <w:t>:445-451.</w:t>
        </w:r>
      </w:ins>
    </w:p>
    <w:p w14:paraId="5B23BF52" w14:textId="709129A7" w:rsidR="007F6D07" w:rsidRPr="007F6D07" w:rsidRDefault="007F6D07" w:rsidP="007F6D07">
      <w:pPr>
        <w:spacing w:after="0" w:line="360" w:lineRule="auto"/>
        <w:ind w:left="567" w:hanging="567"/>
        <w:rPr>
          <w:rFonts w:eastAsiaTheme="minorEastAsia" w:cstheme="minorHAnsi"/>
          <w:sz w:val="24"/>
          <w:szCs w:val="24"/>
          <w:rPrChange w:id="1799" w:author="Bridget Kathleen Murphy" w:date="2020-07-02T10:23:00Z">
            <w:rPr>
              <w:rFonts w:eastAsiaTheme="minorEastAsia" w:cstheme="minorHAnsi"/>
              <w:sz w:val="24"/>
              <w:szCs w:val="24"/>
              <w:lang w:val="en-CA"/>
            </w:rPr>
          </w:rPrChange>
        </w:rPr>
      </w:pPr>
      <w:proofErr w:type="spellStart"/>
      <w:ins w:id="1800" w:author="Bridget Kathleen Murphy" w:date="2020-07-02T10:24:00Z">
        <w:r w:rsidRPr="007F6D07">
          <w:rPr>
            <w:rFonts w:eastAsiaTheme="minorEastAsia" w:cstheme="minorHAnsi"/>
            <w:b/>
            <w:sz w:val="24"/>
            <w:szCs w:val="24"/>
            <w:rPrChange w:id="1801" w:author="Bridget Kathleen Murphy" w:date="2020-07-02T10:25:00Z">
              <w:rPr>
                <w:rFonts w:eastAsiaTheme="minorEastAsia" w:cstheme="minorHAnsi"/>
                <w:sz w:val="24"/>
                <w:szCs w:val="24"/>
              </w:rPr>
            </w:rPrChange>
          </w:rPr>
          <w:t>Joetzjer</w:t>
        </w:r>
        <w:proofErr w:type="spellEnd"/>
        <w:r w:rsidRPr="007F6D07">
          <w:rPr>
            <w:rFonts w:eastAsiaTheme="minorEastAsia" w:cstheme="minorHAnsi"/>
            <w:b/>
            <w:sz w:val="24"/>
            <w:szCs w:val="24"/>
            <w:rPrChange w:id="1802" w:author="Bridget Kathleen Murphy" w:date="2020-07-02T10:25:00Z">
              <w:rPr>
                <w:rFonts w:eastAsiaTheme="minorEastAsia" w:cstheme="minorHAnsi"/>
                <w:sz w:val="24"/>
                <w:szCs w:val="24"/>
              </w:rPr>
            </w:rPrChange>
          </w:rPr>
          <w:t xml:space="preserve"> E, </w:t>
        </w:r>
        <w:proofErr w:type="spellStart"/>
        <w:r w:rsidRPr="007F6D07">
          <w:rPr>
            <w:rFonts w:eastAsiaTheme="minorEastAsia" w:cstheme="minorHAnsi"/>
            <w:b/>
            <w:sz w:val="24"/>
            <w:szCs w:val="24"/>
            <w:rPrChange w:id="1803" w:author="Bridget Kathleen Murphy" w:date="2020-07-02T10:25:00Z">
              <w:rPr>
                <w:rFonts w:eastAsiaTheme="minorEastAsia" w:cstheme="minorHAnsi"/>
                <w:sz w:val="24"/>
                <w:szCs w:val="24"/>
              </w:rPr>
            </w:rPrChange>
          </w:rPr>
          <w:t>Delire</w:t>
        </w:r>
        <w:proofErr w:type="spellEnd"/>
        <w:r w:rsidRPr="007F6D07">
          <w:rPr>
            <w:rFonts w:eastAsiaTheme="minorEastAsia" w:cstheme="minorHAnsi"/>
            <w:b/>
            <w:sz w:val="24"/>
            <w:szCs w:val="24"/>
            <w:rPrChange w:id="1804" w:author="Bridget Kathleen Murphy" w:date="2020-07-02T10:25:00Z">
              <w:rPr>
                <w:rFonts w:eastAsiaTheme="minorEastAsia" w:cstheme="minorHAnsi"/>
                <w:sz w:val="24"/>
                <w:szCs w:val="24"/>
              </w:rPr>
            </w:rPrChange>
          </w:rPr>
          <w:t xml:space="preserve"> C, Douville H, </w:t>
        </w:r>
        <w:proofErr w:type="spellStart"/>
        <w:r w:rsidRPr="007F6D07">
          <w:rPr>
            <w:rFonts w:eastAsiaTheme="minorEastAsia" w:cstheme="minorHAnsi"/>
            <w:b/>
            <w:sz w:val="24"/>
            <w:szCs w:val="24"/>
            <w:rPrChange w:id="1805" w:author="Bridget Kathleen Murphy" w:date="2020-07-02T10:25:00Z">
              <w:rPr>
                <w:rFonts w:eastAsiaTheme="minorEastAsia" w:cstheme="minorHAnsi"/>
                <w:sz w:val="24"/>
                <w:szCs w:val="24"/>
              </w:rPr>
            </w:rPrChange>
          </w:rPr>
          <w:t>Ciais</w:t>
        </w:r>
        <w:proofErr w:type="spellEnd"/>
        <w:r w:rsidRPr="007F6D07">
          <w:rPr>
            <w:rFonts w:eastAsiaTheme="minorEastAsia" w:cstheme="minorHAnsi"/>
            <w:b/>
            <w:sz w:val="24"/>
            <w:szCs w:val="24"/>
            <w:rPrChange w:id="1806" w:author="Bridget Kathleen Murphy" w:date="2020-07-02T10:25:00Z">
              <w:rPr>
                <w:rFonts w:eastAsiaTheme="minorEastAsia" w:cstheme="minorHAnsi"/>
                <w:sz w:val="24"/>
                <w:szCs w:val="24"/>
              </w:rPr>
            </w:rPrChange>
          </w:rPr>
          <w:t xml:space="preserve"> P, </w:t>
        </w:r>
        <w:proofErr w:type="spellStart"/>
        <w:r w:rsidRPr="007F6D07">
          <w:rPr>
            <w:rFonts w:eastAsiaTheme="minorEastAsia" w:cstheme="minorHAnsi"/>
            <w:b/>
            <w:sz w:val="24"/>
            <w:szCs w:val="24"/>
            <w:rPrChange w:id="1807" w:author="Bridget Kathleen Murphy" w:date="2020-07-02T10:25:00Z">
              <w:rPr>
                <w:rFonts w:eastAsiaTheme="minorEastAsia" w:cstheme="minorHAnsi"/>
                <w:sz w:val="24"/>
                <w:szCs w:val="24"/>
              </w:rPr>
            </w:rPrChange>
          </w:rPr>
          <w:t>Decharme</w:t>
        </w:r>
        <w:proofErr w:type="spellEnd"/>
        <w:r w:rsidRPr="007F6D07">
          <w:rPr>
            <w:rFonts w:eastAsiaTheme="minorEastAsia" w:cstheme="minorHAnsi"/>
            <w:b/>
            <w:sz w:val="24"/>
            <w:szCs w:val="24"/>
            <w:rPrChange w:id="1808" w:author="Bridget Kathleen Murphy" w:date="2020-07-02T10:25:00Z">
              <w:rPr>
                <w:rFonts w:eastAsiaTheme="minorEastAsia" w:cstheme="minorHAnsi"/>
                <w:sz w:val="24"/>
                <w:szCs w:val="24"/>
              </w:rPr>
            </w:rPrChange>
          </w:rPr>
          <w:t xml:space="preserve"> B, </w:t>
        </w:r>
        <w:proofErr w:type="spellStart"/>
        <w:r w:rsidRPr="007F6D07">
          <w:rPr>
            <w:rFonts w:eastAsiaTheme="minorEastAsia" w:cstheme="minorHAnsi"/>
            <w:b/>
            <w:sz w:val="24"/>
            <w:szCs w:val="24"/>
            <w:rPrChange w:id="1809" w:author="Bridget Kathleen Murphy" w:date="2020-07-02T10:25:00Z">
              <w:rPr>
                <w:rFonts w:eastAsiaTheme="minorEastAsia" w:cstheme="minorHAnsi"/>
                <w:sz w:val="24"/>
                <w:szCs w:val="24"/>
              </w:rPr>
            </w:rPrChange>
          </w:rPr>
          <w:t>Carrer</w:t>
        </w:r>
        <w:proofErr w:type="spellEnd"/>
        <w:r w:rsidRPr="007F6D07">
          <w:rPr>
            <w:rFonts w:eastAsiaTheme="minorEastAsia" w:cstheme="minorHAnsi"/>
            <w:b/>
            <w:sz w:val="24"/>
            <w:szCs w:val="24"/>
            <w:rPrChange w:id="1810" w:author="Bridget Kathleen Murphy" w:date="2020-07-02T10:25:00Z">
              <w:rPr>
                <w:rFonts w:eastAsiaTheme="minorEastAsia" w:cstheme="minorHAnsi"/>
                <w:sz w:val="24"/>
                <w:szCs w:val="24"/>
              </w:rPr>
            </w:rPrChange>
          </w:rPr>
          <w:t xml:space="preserve"> D, </w:t>
        </w:r>
        <w:proofErr w:type="spellStart"/>
        <w:r w:rsidRPr="007F6D07">
          <w:rPr>
            <w:rFonts w:eastAsiaTheme="minorEastAsia" w:cstheme="minorHAnsi"/>
            <w:b/>
            <w:sz w:val="24"/>
            <w:szCs w:val="24"/>
            <w:rPrChange w:id="1811" w:author="Bridget Kathleen Murphy" w:date="2020-07-02T10:25:00Z">
              <w:rPr>
                <w:rFonts w:eastAsiaTheme="minorEastAsia" w:cstheme="minorHAnsi"/>
                <w:sz w:val="24"/>
                <w:szCs w:val="24"/>
              </w:rPr>
            </w:rPrChange>
          </w:rPr>
          <w:t>Verbeeck</w:t>
        </w:r>
        <w:proofErr w:type="spellEnd"/>
        <w:r w:rsidRPr="007F6D07">
          <w:rPr>
            <w:rFonts w:eastAsiaTheme="minorEastAsia" w:cstheme="minorHAnsi"/>
            <w:b/>
            <w:sz w:val="24"/>
            <w:szCs w:val="24"/>
            <w:rPrChange w:id="1812" w:author="Bridget Kathleen Murphy" w:date="2020-07-02T10:25:00Z">
              <w:rPr>
                <w:rFonts w:eastAsiaTheme="minorEastAsia" w:cstheme="minorHAnsi"/>
                <w:sz w:val="24"/>
                <w:szCs w:val="24"/>
              </w:rPr>
            </w:rPrChange>
          </w:rPr>
          <w:t xml:space="preserve"> H, De </w:t>
        </w:r>
        <w:proofErr w:type="spellStart"/>
        <w:r w:rsidRPr="007F6D07">
          <w:rPr>
            <w:rFonts w:eastAsiaTheme="minorEastAsia" w:cstheme="minorHAnsi"/>
            <w:b/>
            <w:sz w:val="24"/>
            <w:szCs w:val="24"/>
            <w:rPrChange w:id="1813" w:author="Bridget Kathleen Murphy" w:date="2020-07-02T10:25:00Z">
              <w:rPr>
                <w:rFonts w:eastAsiaTheme="minorEastAsia" w:cstheme="minorHAnsi"/>
                <w:sz w:val="24"/>
                <w:szCs w:val="24"/>
              </w:rPr>
            </w:rPrChange>
          </w:rPr>
          <w:t>Weirdt</w:t>
        </w:r>
        <w:proofErr w:type="spellEnd"/>
        <w:r w:rsidRPr="007F6D07">
          <w:rPr>
            <w:rFonts w:eastAsiaTheme="minorEastAsia" w:cstheme="minorHAnsi"/>
            <w:b/>
            <w:sz w:val="24"/>
            <w:szCs w:val="24"/>
            <w:rPrChange w:id="1814" w:author="Bridget Kathleen Murphy" w:date="2020-07-02T10:25:00Z">
              <w:rPr>
                <w:rFonts w:eastAsiaTheme="minorEastAsia" w:cstheme="minorHAnsi"/>
                <w:sz w:val="24"/>
                <w:szCs w:val="24"/>
              </w:rPr>
            </w:rPrChange>
          </w:rPr>
          <w:t xml:space="preserve"> M, </w:t>
        </w:r>
        <w:proofErr w:type="spellStart"/>
        <w:r w:rsidRPr="007F6D07">
          <w:rPr>
            <w:rFonts w:eastAsiaTheme="minorEastAsia" w:cstheme="minorHAnsi"/>
            <w:b/>
            <w:sz w:val="24"/>
            <w:szCs w:val="24"/>
            <w:rPrChange w:id="1815" w:author="Bridget Kathleen Murphy" w:date="2020-07-02T10:25:00Z">
              <w:rPr>
                <w:rFonts w:eastAsiaTheme="minorEastAsia" w:cstheme="minorHAnsi"/>
                <w:sz w:val="24"/>
                <w:szCs w:val="24"/>
              </w:rPr>
            </w:rPrChange>
          </w:rPr>
          <w:t>Bonal</w:t>
        </w:r>
        <w:proofErr w:type="spellEnd"/>
        <w:r w:rsidRPr="007F6D07">
          <w:rPr>
            <w:rFonts w:eastAsiaTheme="minorEastAsia" w:cstheme="minorHAnsi"/>
            <w:b/>
            <w:sz w:val="24"/>
            <w:szCs w:val="24"/>
            <w:rPrChange w:id="1816" w:author="Bridget Kathleen Murphy" w:date="2020-07-02T10:25:00Z">
              <w:rPr>
                <w:rFonts w:eastAsiaTheme="minorEastAsia" w:cstheme="minorHAnsi"/>
                <w:sz w:val="24"/>
                <w:szCs w:val="24"/>
              </w:rPr>
            </w:rPrChange>
          </w:rPr>
          <w:t xml:space="preserve"> D. 2015.</w:t>
        </w:r>
        <w:r w:rsidRPr="007F6D07">
          <w:rPr>
            <w:rFonts w:eastAsiaTheme="minorEastAsia" w:cstheme="minorHAnsi"/>
            <w:sz w:val="24"/>
            <w:szCs w:val="24"/>
          </w:rPr>
          <w:t xml:space="preserve"> Improving the ISBA</w:t>
        </w:r>
        <w:r w:rsidRPr="007F6D07">
          <w:rPr>
            <w:rFonts w:eastAsiaTheme="minorEastAsia" w:cstheme="minorHAnsi"/>
            <w:sz w:val="24"/>
            <w:szCs w:val="24"/>
            <w:vertAlign w:val="subscript"/>
          </w:rPr>
          <w:t>CC</w:t>
        </w:r>
        <w:r w:rsidRPr="007F6D07">
          <w:rPr>
            <w:rFonts w:eastAsiaTheme="minorEastAsia" w:cstheme="minorHAnsi"/>
            <w:sz w:val="24"/>
            <w:szCs w:val="24"/>
          </w:rPr>
          <w:t xml:space="preserve"> land surface model simulation of water and carbon fluxes and stocks over the Amazon forest. </w:t>
        </w:r>
        <w:r w:rsidRPr="007F6D07">
          <w:rPr>
            <w:rFonts w:eastAsiaTheme="minorEastAsia" w:cstheme="minorHAnsi"/>
            <w:i/>
            <w:sz w:val="24"/>
            <w:szCs w:val="24"/>
            <w:rPrChange w:id="1817" w:author="Bridget Kathleen Murphy" w:date="2020-07-02T10:26:00Z">
              <w:rPr>
                <w:rFonts w:eastAsiaTheme="minorEastAsia" w:cstheme="minorHAnsi"/>
                <w:sz w:val="24"/>
                <w:szCs w:val="24"/>
              </w:rPr>
            </w:rPrChange>
          </w:rPr>
          <w:t>Geoscientific Model Development</w:t>
        </w:r>
        <w:r w:rsidRPr="007F6D07">
          <w:rPr>
            <w:rFonts w:eastAsiaTheme="minorEastAsia" w:cstheme="minorHAnsi"/>
            <w:sz w:val="24"/>
            <w:szCs w:val="24"/>
          </w:rPr>
          <w:t xml:space="preserve"> 8:1709-1727.</w:t>
        </w:r>
      </w:ins>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Johnson FH, Eyring H, Williams RW. 1942.</w:t>
      </w:r>
      <w:r w:rsidRPr="005C3801">
        <w:rPr>
          <w:rFonts w:eastAsiaTheme="minorEastAsia" w:cstheme="minorHAnsi"/>
          <w:sz w:val="24"/>
          <w:szCs w:val="24"/>
          <w:lang w:val="en-CA"/>
        </w:rPr>
        <w:t xml:space="preserve"> </w:t>
      </w:r>
      <w:r w:rsidR="000264E2" w:rsidRPr="005C3801">
        <w:rPr>
          <w:rFonts w:eastAsiaTheme="minorEastAsia" w:cstheme="minorHAnsi"/>
          <w:sz w:val="24"/>
          <w:szCs w:val="24"/>
          <w:lang w:val="en-CA"/>
        </w:rPr>
        <w:t xml:space="preserve">The nature of enzyme inhibitions in bacterial luminescence: sulfanilamide, urethane, temperature and pressure. </w:t>
      </w:r>
      <w:r w:rsidR="000264E2" w:rsidRPr="00FB408E">
        <w:rPr>
          <w:rFonts w:eastAsiaTheme="minorEastAsia" w:cstheme="minorHAnsi"/>
          <w:i/>
          <w:sz w:val="24"/>
          <w:szCs w:val="24"/>
          <w:lang w:val="en-CA"/>
        </w:rPr>
        <w:t>Journal of Cellular and Comparative Physiology</w:t>
      </w:r>
      <w:r w:rsidR="000264E2" w:rsidRPr="005C3801">
        <w:rPr>
          <w:rFonts w:eastAsiaTheme="minorEastAsia" w:cstheme="minorHAnsi"/>
          <w:sz w:val="24"/>
          <w:szCs w:val="24"/>
          <w:lang w:val="en-CA"/>
        </w:rPr>
        <w:t xml:space="preserve"> </w:t>
      </w:r>
      <w:r w:rsidR="000264E2" w:rsidRPr="00FB408E">
        <w:rPr>
          <w:rFonts w:eastAsiaTheme="minorEastAsia" w:cstheme="minorHAnsi"/>
          <w:b/>
          <w:sz w:val="24"/>
          <w:szCs w:val="24"/>
          <w:lang w:val="en-CA"/>
        </w:rPr>
        <w:t>20</w:t>
      </w:r>
      <w:r w:rsidR="000264E2" w:rsidRPr="005C3801">
        <w:rPr>
          <w:rFonts w:eastAsiaTheme="minorEastAsia" w:cstheme="minorHAnsi"/>
          <w:sz w:val="24"/>
          <w:szCs w:val="24"/>
          <w:lang w:val="en-CA"/>
        </w:rPr>
        <w:t>:247-268.</w:t>
      </w:r>
    </w:p>
    <w:p w14:paraId="7C5C161B" w14:textId="598A52A0" w:rsidR="00B14AB1" w:rsidRPr="005C3801" w:rsidRDefault="00B14AB1"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Kattge</w:t>
      </w:r>
      <w:proofErr w:type="spellEnd"/>
      <w:r w:rsidRPr="00FB408E">
        <w:rPr>
          <w:rFonts w:eastAsiaTheme="minorEastAsia" w:cstheme="minorHAnsi"/>
          <w:b/>
          <w:sz w:val="24"/>
          <w:szCs w:val="24"/>
          <w:lang w:val="en-CA"/>
        </w:rPr>
        <w:t xml:space="preserve"> J, Knorr W. 2007.</w:t>
      </w:r>
      <w:r w:rsidRPr="005C3801">
        <w:rPr>
          <w:rFonts w:eastAsiaTheme="minorEastAsia" w:cstheme="minorHAnsi"/>
          <w:sz w:val="24"/>
          <w:szCs w:val="24"/>
          <w:lang w:val="en-CA"/>
        </w:rPr>
        <w:t xml:space="preserve"> Temperature acclimation in a biochemical model of photosynthesis: a reanalysis of data from 36 species.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30</w:t>
      </w:r>
      <w:r w:rsidRPr="005C3801">
        <w:rPr>
          <w:rFonts w:eastAsiaTheme="minorEastAsia" w:cstheme="minorHAnsi"/>
          <w:sz w:val="24"/>
          <w:szCs w:val="24"/>
          <w:lang w:val="en-CA"/>
        </w:rPr>
        <w:t>:1176-1190.</w:t>
      </w:r>
    </w:p>
    <w:p w14:paraId="0027E292" w14:textId="54B4C256" w:rsidR="00930D74" w:rsidRDefault="000264E2" w:rsidP="00BF0B3C">
      <w:pPr>
        <w:spacing w:after="0" w:line="360" w:lineRule="auto"/>
        <w:ind w:left="567" w:hanging="567"/>
        <w:rPr>
          <w:rFonts w:eastAsiaTheme="minorEastAsia" w:cstheme="minorHAnsi"/>
          <w:sz w:val="24"/>
          <w:szCs w:val="24"/>
          <w:lang w:val="en-CA"/>
        </w:rPr>
      </w:pPr>
      <w:r w:rsidRPr="00FB408E">
        <w:rPr>
          <w:rFonts w:cstheme="minorHAnsi"/>
          <w:b/>
          <w:sz w:val="24"/>
          <w:szCs w:val="24"/>
          <w:lang w:val="en-CA"/>
        </w:rPr>
        <w:t xml:space="preserve">Kruse J, </w:t>
      </w:r>
      <w:proofErr w:type="spellStart"/>
      <w:r w:rsidRPr="00FB408E">
        <w:rPr>
          <w:rFonts w:cstheme="minorHAnsi"/>
          <w:b/>
          <w:sz w:val="24"/>
          <w:szCs w:val="24"/>
          <w:lang w:val="en-CA"/>
        </w:rPr>
        <w:t>Hopmans</w:t>
      </w:r>
      <w:proofErr w:type="spellEnd"/>
      <w:r w:rsidRPr="00FB408E">
        <w:rPr>
          <w:rFonts w:cstheme="minorHAnsi"/>
          <w:b/>
          <w:sz w:val="24"/>
          <w:szCs w:val="24"/>
          <w:lang w:val="en-CA"/>
        </w:rPr>
        <w:t xml:space="preserve"> P, Adams MA. 2008.</w:t>
      </w:r>
      <w:r w:rsidRPr="005C3801">
        <w:rPr>
          <w:rFonts w:cstheme="minorHAnsi"/>
          <w:sz w:val="24"/>
          <w:szCs w:val="24"/>
          <w:lang w:val="en-CA"/>
        </w:rPr>
        <w:t xml:space="preserve">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w:t>
      </w:r>
      <w:r w:rsidRPr="00FB408E">
        <w:rPr>
          <w:rFonts w:cstheme="minorHAnsi"/>
          <w:i/>
          <w:sz w:val="24"/>
          <w:szCs w:val="24"/>
          <w:lang w:val="en-CA"/>
        </w:rPr>
        <w:t>Plant, Cell</w:t>
      </w:r>
      <w:r w:rsidR="00E701FE" w:rsidRPr="00FB408E">
        <w:rPr>
          <w:rFonts w:cstheme="minorHAnsi"/>
          <w:i/>
          <w:sz w:val="24"/>
          <w:szCs w:val="24"/>
          <w:lang w:val="en-CA"/>
        </w:rPr>
        <w:t xml:space="preserve"> and</w:t>
      </w:r>
      <w:r w:rsidRPr="00FB408E">
        <w:rPr>
          <w:rFonts w:cstheme="minorHAnsi"/>
          <w:i/>
          <w:sz w:val="24"/>
          <w:szCs w:val="24"/>
          <w:lang w:val="en-CA"/>
        </w:rPr>
        <w:t xml:space="preserve"> Environment</w:t>
      </w:r>
      <w:r w:rsidRPr="005C3801">
        <w:rPr>
          <w:rFonts w:cstheme="minorHAnsi"/>
          <w:sz w:val="24"/>
          <w:szCs w:val="24"/>
          <w:lang w:val="en-CA"/>
        </w:rPr>
        <w:t xml:space="preserve"> </w:t>
      </w:r>
      <w:r w:rsidRPr="00FB408E">
        <w:rPr>
          <w:rFonts w:cstheme="minorHAnsi"/>
          <w:b/>
          <w:sz w:val="24"/>
          <w:szCs w:val="24"/>
          <w:lang w:val="en-CA"/>
        </w:rPr>
        <w:t>31</w:t>
      </w:r>
      <w:r w:rsidRPr="005C3801">
        <w:rPr>
          <w:rFonts w:cstheme="minorHAnsi"/>
          <w:sz w:val="24"/>
          <w:szCs w:val="24"/>
          <w:lang w:val="en-CA"/>
        </w:rPr>
        <w:t>: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Kumarathunge</w:t>
      </w:r>
      <w:proofErr w:type="spellEnd"/>
      <w:r w:rsidRPr="00FB408E">
        <w:rPr>
          <w:rFonts w:eastAsiaTheme="minorEastAsia" w:cstheme="minorHAnsi"/>
          <w:b/>
          <w:sz w:val="24"/>
          <w:szCs w:val="24"/>
          <w:lang w:val="en-CA"/>
        </w:rPr>
        <w:t xml:space="preserve"> DP, </w:t>
      </w: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Drake JE, </w:t>
      </w:r>
      <w:proofErr w:type="spellStart"/>
      <w:r w:rsidRPr="00FB408E">
        <w:rPr>
          <w:rFonts w:eastAsiaTheme="minorEastAsia" w:cstheme="minorHAnsi"/>
          <w:b/>
          <w:sz w:val="24"/>
          <w:szCs w:val="24"/>
          <w:lang w:val="en-CA"/>
        </w:rPr>
        <w:t>Tjoelker</w:t>
      </w:r>
      <w:proofErr w:type="spellEnd"/>
      <w:r w:rsidRPr="00FB408E">
        <w:rPr>
          <w:rFonts w:eastAsiaTheme="minorEastAsia" w:cstheme="minorHAnsi"/>
          <w:b/>
          <w:sz w:val="24"/>
          <w:szCs w:val="24"/>
          <w:lang w:val="en-CA"/>
        </w:rPr>
        <w:t xml:space="preserve"> MG, Aspinwall MJ, Battaglia M, Cano FJ, Carter KR, Molly AC, Lucas AC, et al. 2019.</w:t>
      </w:r>
      <w:r>
        <w:rPr>
          <w:rFonts w:eastAsiaTheme="minorEastAsia" w:cstheme="minorHAnsi"/>
          <w:sz w:val="24"/>
          <w:szCs w:val="24"/>
          <w:lang w:val="en-CA"/>
        </w:rPr>
        <w:t xml:space="preserve"> Acclimation and adaptation components of the </w:t>
      </w:r>
      <w:r>
        <w:rPr>
          <w:rFonts w:eastAsiaTheme="minorEastAsia" w:cstheme="minorHAnsi"/>
          <w:sz w:val="24"/>
          <w:szCs w:val="24"/>
          <w:lang w:val="en-CA"/>
        </w:rPr>
        <w:lastRenderedPageBreak/>
        <w:t xml:space="preserve">temperature dependence of plant photosynthesis at the global scale. </w:t>
      </w:r>
      <w:r w:rsidRPr="00FB408E">
        <w:rPr>
          <w:rFonts w:eastAsiaTheme="minorEastAsia" w:cstheme="minorHAnsi"/>
          <w:i/>
          <w:sz w:val="24"/>
          <w:szCs w:val="24"/>
          <w:lang w:val="en-CA"/>
        </w:rPr>
        <w:t xml:space="preserve">New </w:t>
      </w:r>
      <w:proofErr w:type="spellStart"/>
      <w:r w:rsidRPr="00FB408E">
        <w:rPr>
          <w:rFonts w:eastAsiaTheme="minorEastAsia" w:cstheme="minorHAnsi"/>
          <w:i/>
          <w:sz w:val="24"/>
          <w:szCs w:val="24"/>
          <w:lang w:val="en-CA"/>
        </w:rPr>
        <w:t>Phytologist</w:t>
      </w:r>
      <w:proofErr w:type="spellEnd"/>
      <w:r>
        <w:rPr>
          <w:rFonts w:eastAsiaTheme="minorEastAsia" w:cstheme="minorHAnsi"/>
          <w:sz w:val="24"/>
          <w:szCs w:val="24"/>
          <w:lang w:val="en-CA"/>
        </w:rPr>
        <w:t xml:space="preserve"> </w:t>
      </w:r>
      <w:r w:rsidRPr="00FB408E">
        <w:rPr>
          <w:rFonts w:eastAsiaTheme="minorEastAsia" w:cstheme="minorHAnsi"/>
          <w:b/>
          <w:sz w:val="24"/>
          <w:szCs w:val="24"/>
          <w:lang w:val="en-CA"/>
        </w:rPr>
        <w:t>222</w:t>
      </w:r>
      <w:r>
        <w:rPr>
          <w:rFonts w:eastAsiaTheme="minorEastAsia" w:cstheme="minorHAnsi"/>
          <w:sz w:val="24"/>
          <w:szCs w:val="24"/>
          <w:lang w:val="en-CA"/>
        </w:rPr>
        <w:t>:768-784.</w:t>
      </w:r>
    </w:p>
    <w:p w14:paraId="7122A13D" w14:textId="1367C4C8" w:rsidR="007609D4" w:rsidRDefault="00BF0B3C" w:rsidP="002B0AA8">
      <w:pPr>
        <w:spacing w:after="0" w:line="360" w:lineRule="auto"/>
        <w:ind w:left="567" w:hanging="567"/>
        <w:rPr>
          <w:ins w:id="1818" w:author="Bridget Kathleen Murphy" w:date="2020-07-02T10:27:00Z"/>
          <w:rFonts w:eastAsiaTheme="minorEastAsia" w:cstheme="minorHAnsi"/>
          <w:sz w:val="24"/>
          <w:szCs w:val="24"/>
          <w:lang w:val="en-CA"/>
        </w:rPr>
      </w:pPr>
      <w:proofErr w:type="spellStart"/>
      <w:r w:rsidRPr="00FB408E">
        <w:rPr>
          <w:rFonts w:eastAsiaTheme="minorEastAsia" w:cstheme="minorHAnsi"/>
          <w:b/>
          <w:sz w:val="24"/>
          <w:szCs w:val="24"/>
          <w:lang w:val="en-CA"/>
        </w:rPr>
        <w:t>Kumarathunge</w:t>
      </w:r>
      <w:proofErr w:type="spellEnd"/>
      <w:r w:rsidRPr="00FB408E">
        <w:rPr>
          <w:rFonts w:eastAsiaTheme="minorEastAsia" w:cstheme="minorHAnsi"/>
          <w:b/>
          <w:sz w:val="24"/>
          <w:szCs w:val="24"/>
          <w:lang w:val="en-CA"/>
        </w:rPr>
        <w:t xml:space="preserve"> DP, </w:t>
      </w: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Drake JE, </w:t>
      </w:r>
      <w:proofErr w:type="spellStart"/>
      <w:r w:rsidRPr="00FB408E">
        <w:rPr>
          <w:rFonts w:eastAsiaTheme="minorEastAsia" w:cstheme="minorHAnsi"/>
          <w:b/>
          <w:sz w:val="24"/>
          <w:szCs w:val="24"/>
          <w:lang w:val="en-CA"/>
        </w:rPr>
        <w:t>Tjoelker</w:t>
      </w:r>
      <w:proofErr w:type="spellEnd"/>
      <w:r w:rsidRPr="00FB408E">
        <w:rPr>
          <w:rFonts w:eastAsiaTheme="minorEastAsia" w:cstheme="minorHAnsi"/>
          <w:b/>
          <w:sz w:val="24"/>
          <w:szCs w:val="24"/>
          <w:lang w:val="en-CA"/>
        </w:rPr>
        <w:t xml:space="preserve"> MG, Aspinwall MJ, Battaglia M, Cano FJ, Carter KR, Molly AC, Lucas AC, et al. 2018.</w:t>
      </w:r>
      <w:r>
        <w:rPr>
          <w:rFonts w:eastAsiaTheme="minorEastAsia" w:cstheme="minorHAnsi"/>
          <w:sz w:val="24"/>
          <w:szCs w:val="24"/>
          <w:lang w:val="en-CA"/>
        </w:rPr>
        <w:t xml:space="preserve">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w:t>
      </w:r>
      <w:proofErr w:type="spellStart"/>
      <w:r>
        <w:rPr>
          <w:rFonts w:eastAsiaTheme="minorEastAsia" w:cstheme="minorHAnsi"/>
          <w:sz w:val="24"/>
          <w:szCs w:val="24"/>
          <w:lang w:val="en-CA"/>
        </w:rPr>
        <w:t>doi</w:t>
      </w:r>
      <w:proofErr w:type="spellEnd"/>
      <w:r>
        <w:rPr>
          <w:rFonts w:eastAsiaTheme="minorEastAsia" w:cstheme="minorHAnsi"/>
          <w:sz w:val="24"/>
          <w:szCs w:val="24"/>
          <w:lang w:val="en-CA"/>
        </w:rPr>
        <w:t xml:space="preserve">: </w:t>
      </w:r>
      <w:proofErr w:type="gramStart"/>
      <w:r>
        <w:rPr>
          <w:rFonts w:eastAsiaTheme="minorEastAsia" w:cstheme="minorHAnsi"/>
          <w:sz w:val="24"/>
          <w:szCs w:val="24"/>
          <w:lang w:val="en-CA"/>
        </w:rPr>
        <w:t>10.6084/m9.figshare.7283567.v</w:t>
      </w:r>
      <w:proofErr w:type="gramEnd"/>
      <w:r>
        <w:rPr>
          <w:rFonts w:eastAsiaTheme="minorEastAsia" w:cstheme="minorHAnsi"/>
          <w:sz w:val="24"/>
          <w:szCs w:val="24"/>
          <w:lang w:val="en-CA"/>
        </w:rPr>
        <w:t>1.</w:t>
      </w:r>
    </w:p>
    <w:p w14:paraId="0EF4D6C5" w14:textId="3AFF54B5" w:rsidR="007F6D07" w:rsidRPr="007F6D07" w:rsidRDefault="007F6D07" w:rsidP="007F6D07">
      <w:pPr>
        <w:spacing w:after="0" w:line="360" w:lineRule="auto"/>
        <w:ind w:left="567" w:hanging="567"/>
        <w:rPr>
          <w:rFonts w:eastAsiaTheme="minorEastAsia" w:cstheme="minorHAnsi"/>
          <w:sz w:val="24"/>
          <w:szCs w:val="24"/>
          <w:rPrChange w:id="1819" w:author="Bridget Kathleen Murphy" w:date="2020-07-02T10:27:00Z">
            <w:rPr>
              <w:rFonts w:eastAsiaTheme="minorEastAsia" w:cstheme="minorHAnsi"/>
              <w:sz w:val="24"/>
              <w:szCs w:val="24"/>
              <w:lang w:val="en-CA"/>
            </w:rPr>
          </w:rPrChange>
        </w:rPr>
      </w:pPr>
      <w:ins w:id="1820" w:author="Bridget Kathleen Murphy" w:date="2020-07-02T10:27:00Z">
        <w:r w:rsidRPr="007F6D07">
          <w:rPr>
            <w:rFonts w:eastAsiaTheme="minorEastAsia" w:cstheme="minorHAnsi"/>
            <w:b/>
            <w:sz w:val="24"/>
            <w:szCs w:val="24"/>
            <w:rPrChange w:id="1821" w:author="Bridget Kathleen Murphy" w:date="2020-07-02T10:27:00Z">
              <w:rPr>
                <w:rFonts w:eastAsiaTheme="minorEastAsia" w:cstheme="minorHAnsi"/>
                <w:sz w:val="24"/>
                <w:szCs w:val="24"/>
              </w:rPr>
            </w:rPrChange>
          </w:rPr>
          <w:t xml:space="preserve">Lawrence D, Fisher R, </w:t>
        </w:r>
        <w:proofErr w:type="spellStart"/>
        <w:r w:rsidRPr="007F6D07">
          <w:rPr>
            <w:rFonts w:eastAsiaTheme="minorEastAsia" w:cstheme="minorHAnsi"/>
            <w:b/>
            <w:sz w:val="24"/>
            <w:szCs w:val="24"/>
            <w:rPrChange w:id="1822" w:author="Bridget Kathleen Murphy" w:date="2020-07-02T10:27:00Z">
              <w:rPr>
                <w:rFonts w:eastAsiaTheme="minorEastAsia" w:cstheme="minorHAnsi"/>
                <w:sz w:val="24"/>
                <w:szCs w:val="24"/>
              </w:rPr>
            </w:rPrChange>
          </w:rPr>
          <w:t>Koven</w:t>
        </w:r>
        <w:proofErr w:type="spellEnd"/>
        <w:r w:rsidRPr="007F6D07">
          <w:rPr>
            <w:rFonts w:eastAsiaTheme="minorEastAsia" w:cstheme="minorHAnsi"/>
            <w:b/>
            <w:sz w:val="24"/>
            <w:szCs w:val="24"/>
            <w:rPrChange w:id="1823" w:author="Bridget Kathleen Murphy" w:date="2020-07-02T10:27:00Z">
              <w:rPr>
                <w:rFonts w:eastAsiaTheme="minorEastAsia" w:cstheme="minorHAnsi"/>
                <w:sz w:val="24"/>
                <w:szCs w:val="24"/>
              </w:rPr>
            </w:rPrChange>
          </w:rPr>
          <w:t xml:space="preserve"> C, Oleson K, Swenson S, </w:t>
        </w:r>
        <w:proofErr w:type="spellStart"/>
        <w:r w:rsidRPr="007F6D07">
          <w:rPr>
            <w:rFonts w:eastAsiaTheme="minorEastAsia" w:cstheme="minorHAnsi"/>
            <w:b/>
            <w:sz w:val="24"/>
            <w:szCs w:val="24"/>
            <w:rPrChange w:id="1824" w:author="Bridget Kathleen Murphy" w:date="2020-07-02T10:27:00Z">
              <w:rPr>
                <w:rFonts w:eastAsiaTheme="minorEastAsia" w:cstheme="minorHAnsi"/>
                <w:sz w:val="24"/>
                <w:szCs w:val="24"/>
              </w:rPr>
            </w:rPrChange>
          </w:rPr>
          <w:t>Vertenstein</w:t>
        </w:r>
        <w:proofErr w:type="spellEnd"/>
        <w:r w:rsidRPr="007F6D07">
          <w:rPr>
            <w:rFonts w:eastAsiaTheme="minorEastAsia" w:cstheme="minorHAnsi"/>
            <w:b/>
            <w:sz w:val="24"/>
            <w:szCs w:val="24"/>
            <w:rPrChange w:id="1825" w:author="Bridget Kathleen Murphy" w:date="2020-07-02T10:27:00Z">
              <w:rPr>
                <w:rFonts w:eastAsiaTheme="minorEastAsia" w:cstheme="minorHAnsi"/>
                <w:sz w:val="24"/>
                <w:szCs w:val="24"/>
              </w:rPr>
            </w:rPrChange>
          </w:rPr>
          <w:t xml:space="preserve"> M, et al. 2018.</w:t>
        </w:r>
        <w:r w:rsidRPr="007F6D07">
          <w:rPr>
            <w:rFonts w:eastAsiaTheme="minorEastAsia" w:cstheme="minorHAnsi"/>
            <w:sz w:val="24"/>
            <w:szCs w:val="24"/>
          </w:rPr>
          <w:t xml:space="preserve"> Technical Description of version 5.0 of the Community Land Model (CLM). National Center for Atmospheric Research. </w:t>
        </w:r>
        <w:r w:rsidRPr="007F6D07">
          <w:rPr>
            <w:rFonts w:eastAsiaTheme="minorEastAsia" w:cstheme="minorHAnsi"/>
            <w:sz w:val="24"/>
            <w:szCs w:val="24"/>
          </w:rPr>
          <w:fldChar w:fldCharType="begin"/>
        </w:r>
        <w:r w:rsidRPr="007F6D07">
          <w:rPr>
            <w:rFonts w:eastAsiaTheme="minorEastAsia" w:cstheme="minorHAnsi"/>
            <w:sz w:val="24"/>
            <w:szCs w:val="24"/>
          </w:rPr>
          <w:instrText xml:space="preserve"> HYPERLINK "http://www.cesm.ucar.edu/models/cesm2/land/" </w:instrText>
        </w:r>
        <w:r w:rsidRPr="007F6D07">
          <w:rPr>
            <w:rFonts w:eastAsiaTheme="minorEastAsia" w:cstheme="minorHAnsi"/>
            <w:sz w:val="24"/>
            <w:szCs w:val="24"/>
          </w:rPr>
          <w:fldChar w:fldCharType="separate"/>
        </w:r>
        <w:r w:rsidRPr="007F6D07">
          <w:rPr>
            <w:rStyle w:val="Hyperlink"/>
            <w:rFonts w:eastAsiaTheme="minorEastAsia" w:cstheme="minorHAnsi"/>
            <w:sz w:val="24"/>
            <w:szCs w:val="24"/>
          </w:rPr>
          <w:t>http://www.cesm.ucar.edu/models/cesm2/land/</w:t>
        </w:r>
        <w:r w:rsidRPr="007F6D07">
          <w:rPr>
            <w:rFonts w:eastAsiaTheme="minorEastAsia" w:cstheme="minorHAnsi"/>
            <w:sz w:val="24"/>
            <w:szCs w:val="24"/>
            <w:lang w:val="en-CA"/>
          </w:rPr>
          <w:fldChar w:fldCharType="end"/>
        </w:r>
      </w:ins>
    </w:p>
    <w:p w14:paraId="30C98C94" w14:textId="72CDCC6C" w:rsidR="00E93710" w:rsidRPr="00BF0B3C" w:rsidRDefault="00E93710"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Lloyd J, Grace J, Miranda AC, Meir P, Wong SC, Miranda HS, Wright IR, Gash JHC, McIntyre J. 1995.</w:t>
      </w:r>
      <w:r>
        <w:rPr>
          <w:rFonts w:eastAsiaTheme="minorEastAsia" w:cstheme="minorHAnsi"/>
          <w:sz w:val="24"/>
          <w:szCs w:val="24"/>
          <w:lang w:val="en-CA"/>
        </w:rPr>
        <w:t xml:space="preserve"> A simple calibrated model of Amazon rainforest productivity based on leaf biochemical properties.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Pr>
          <w:rFonts w:eastAsiaTheme="minorEastAsia" w:cstheme="minorHAnsi"/>
          <w:sz w:val="24"/>
          <w:szCs w:val="24"/>
          <w:lang w:val="en-CA"/>
        </w:rPr>
        <w:t xml:space="preserve"> </w:t>
      </w:r>
      <w:r w:rsidRPr="00FB408E">
        <w:rPr>
          <w:rFonts w:eastAsiaTheme="minorEastAsia" w:cstheme="minorHAnsi"/>
          <w:b/>
          <w:sz w:val="24"/>
          <w:szCs w:val="24"/>
          <w:lang w:val="en-CA"/>
        </w:rPr>
        <w:t>18</w:t>
      </w:r>
      <w:r>
        <w:rPr>
          <w:rFonts w:eastAsiaTheme="minorEastAsia" w:cstheme="minorHAnsi"/>
          <w:sz w:val="24"/>
          <w:szCs w:val="24"/>
          <w:lang w:val="en-CA"/>
        </w:rPr>
        <w:t>:1129-1145.</w:t>
      </w:r>
    </w:p>
    <w:p w14:paraId="4432609A" w14:textId="114774FC" w:rsidR="004E1981" w:rsidRDefault="004E1981"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Lombardozzi</w:t>
      </w:r>
      <w:proofErr w:type="spellEnd"/>
      <w:r w:rsidRPr="00FB408E">
        <w:rPr>
          <w:rFonts w:eastAsiaTheme="minorEastAsia" w:cstheme="minorHAnsi"/>
          <w:b/>
          <w:sz w:val="24"/>
          <w:szCs w:val="24"/>
          <w:lang w:val="en-CA"/>
        </w:rPr>
        <w:t xml:space="preserve"> DL, </w:t>
      </w:r>
      <w:proofErr w:type="spellStart"/>
      <w:r w:rsidRPr="00FB408E">
        <w:rPr>
          <w:rFonts w:eastAsiaTheme="minorEastAsia" w:cstheme="minorHAnsi"/>
          <w:b/>
          <w:sz w:val="24"/>
          <w:szCs w:val="24"/>
          <w:lang w:val="en-CA"/>
        </w:rPr>
        <w:t>Bonan</w:t>
      </w:r>
      <w:proofErr w:type="spellEnd"/>
      <w:r w:rsidRPr="00FB408E">
        <w:rPr>
          <w:rFonts w:eastAsiaTheme="minorEastAsia" w:cstheme="minorHAnsi"/>
          <w:b/>
          <w:sz w:val="24"/>
          <w:szCs w:val="24"/>
          <w:lang w:val="en-CA"/>
        </w:rPr>
        <w:t xml:space="preserve"> GB, Smith NG, Dukes JS, Fisher RA. 2015.</w:t>
      </w:r>
      <w:r>
        <w:rPr>
          <w:rFonts w:eastAsiaTheme="minorEastAsia" w:cstheme="minorHAnsi"/>
          <w:sz w:val="24"/>
          <w:szCs w:val="24"/>
          <w:lang w:val="en-CA"/>
        </w:rPr>
        <w:t xml:space="preserve"> Temperature acclimation of photosynthesis and respiration: a key uncertainty in the carbon cycle-climate feedback. </w:t>
      </w:r>
      <w:r w:rsidRPr="00FB408E">
        <w:rPr>
          <w:rFonts w:eastAsiaTheme="minorEastAsia" w:cstheme="minorHAnsi"/>
          <w:i/>
          <w:sz w:val="24"/>
          <w:szCs w:val="24"/>
          <w:lang w:val="en-CA"/>
        </w:rPr>
        <w:t>Geophysical Research Letters</w:t>
      </w:r>
      <w:r>
        <w:rPr>
          <w:rFonts w:eastAsiaTheme="minorEastAsia" w:cstheme="minorHAnsi"/>
          <w:sz w:val="24"/>
          <w:szCs w:val="24"/>
          <w:lang w:val="en-CA"/>
        </w:rPr>
        <w:t xml:space="preserve"> </w:t>
      </w:r>
      <w:r w:rsidRPr="00FB408E">
        <w:rPr>
          <w:rFonts w:eastAsiaTheme="minorEastAsia" w:cstheme="minorHAnsi"/>
          <w:b/>
          <w:sz w:val="24"/>
          <w:szCs w:val="24"/>
          <w:lang w:val="en-CA"/>
        </w:rPr>
        <w:t>42</w:t>
      </w:r>
      <w:r>
        <w:rPr>
          <w:rFonts w:eastAsiaTheme="minorEastAsia" w:cstheme="minorHAnsi"/>
          <w:sz w:val="24"/>
          <w:szCs w:val="24"/>
          <w:lang w:val="en-CA"/>
        </w:rPr>
        <w:t>:8624-8631.</w:t>
      </w:r>
    </w:p>
    <w:p w14:paraId="2CCD5B1E" w14:textId="5E8717F1" w:rsidR="009833BF" w:rsidRDefault="009833BF"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Loveys BR, Atkinson LJ, Sherlock DJ, Roberts RL, Fitter AH, Atkin OK. 2003. </w:t>
      </w:r>
      <w:r w:rsidRPr="009833BF">
        <w:rPr>
          <w:rFonts w:eastAsiaTheme="minorEastAsia" w:cstheme="minorHAnsi"/>
          <w:sz w:val="24"/>
          <w:szCs w:val="24"/>
        </w:rPr>
        <w:t>Thermal acclimation of leaf and root respiration: An investigation comparing inherently fast- and slow-growing plant species</w:t>
      </w:r>
      <w:r>
        <w:rPr>
          <w:rFonts w:eastAsiaTheme="minorEastAsia" w:cstheme="minorHAnsi"/>
          <w:sz w:val="24"/>
          <w:szCs w:val="24"/>
        </w:rPr>
        <w:t xml:space="preserve">. </w:t>
      </w:r>
      <w:r w:rsidRPr="00FB408E">
        <w:rPr>
          <w:rFonts w:eastAsiaTheme="minorEastAsia" w:cstheme="minorHAnsi"/>
          <w:i/>
          <w:sz w:val="24"/>
          <w:szCs w:val="24"/>
        </w:rPr>
        <w:t>Global Change Biology</w:t>
      </w:r>
      <w:r>
        <w:rPr>
          <w:rFonts w:eastAsiaTheme="minorEastAsia" w:cstheme="minorHAnsi"/>
          <w:sz w:val="24"/>
          <w:szCs w:val="24"/>
        </w:rPr>
        <w:t xml:space="preserve"> </w:t>
      </w:r>
      <w:r w:rsidRPr="00FB408E">
        <w:rPr>
          <w:rFonts w:eastAsiaTheme="minorEastAsia" w:cstheme="minorHAnsi"/>
          <w:b/>
          <w:sz w:val="24"/>
          <w:szCs w:val="24"/>
        </w:rPr>
        <w:t>9</w:t>
      </w:r>
      <w:r>
        <w:rPr>
          <w:rFonts w:eastAsiaTheme="minorEastAsia" w:cstheme="minorHAnsi"/>
          <w:sz w:val="24"/>
          <w:szCs w:val="24"/>
        </w:rPr>
        <w:t>(6): 895-910.</w:t>
      </w:r>
    </w:p>
    <w:p w14:paraId="5CBA9BFE" w14:textId="776350A3" w:rsidR="000F3F0D" w:rsidRPr="005C3801" w:rsidRDefault="000F3F0D"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w:t>
      </w:r>
      <w:proofErr w:type="spellStart"/>
      <w:r w:rsidRPr="00FB408E">
        <w:rPr>
          <w:rFonts w:eastAsiaTheme="minorEastAsia" w:cstheme="minorHAnsi"/>
          <w:b/>
          <w:sz w:val="24"/>
          <w:szCs w:val="24"/>
          <w:lang w:val="en-CA"/>
        </w:rPr>
        <w:t>Duursma</w:t>
      </w:r>
      <w:proofErr w:type="spellEnd"/>
      <w:r w:rsidRPr="00FB408E">
        <w:rPr>
          <w:rFonts w:eastAsiaTheme="minorEastAsia" w:cstheme="minorHAnsi"/>
          <w:b/>
          <w:sz w:val="24"/>
          <w:szCs w:val="24"/>
          <w:lang w:val="en-CA"/>
        </w:rPr>
        <w:t xml:space="preserve"> RA, </w:t>
      </w:r>
      <w:proofErr w:type="spellStart"/>
      <w:r w:rsidRPr="00FB408E">
        <w:rPr>
          <w:rFonts w:eastAsiaTheme="minorEastAsia" w:cstheme="minorHAnsi"/>
          <w:b/>
          <w:sz w:val="24"/>
          <w:szCs w:val="24"/>
          <w:lang w:val="en-CA"/>
        </w:rPr>
        <w:t>Eamus</w:t>
      </w:r>
      <w:proofErr w:type="spellEnd"/>
      <w:r w:rsidRPr="00FB408E">
        <w:rPr>
          <w:rFonts w:eastAsiaTheme="minorEastAsia" w:cstheme="minorHAnsi"/>
          <w:b/>
          <w:sz w:val="24"/>
          <w:szCs w:val="24"/>
          <w:lang w:val="en-CA"/>
        </w:rPr>
        <w:t xml:space="preserve"> D, Ellsworth DS, Prentice IC, Barton CVM, </w:t>
      </w:r>
      <w:proofErr w:type="spellStart"/>
      <w:r w:rsidRPr="00FB408E">
        <w:rPr>
          <w:rFonts w:eastAsiaTheme="minorEastAsia" w:cstheme="minorHAnsi"/>
          <w:b/>
          <w:sz w:val="24"/>
          <w:szCs w:val="24"/>
          <w:lang w:val="en-CA"/>
        </w:rPr>
        <w:t>Crous</w:t>
      </w:r>
      <w:proofErr w:type="spellEnd"/>
      <w:r w:rsidRPr="00FB408E">
        <w:rPr>
          <w:rFonts w:eastAsiaTheme="minorEastAsia" w:cstheme="minorHAnsi"/>
          <w:b/>
          <w:sz w:val="24"/>
          <w:szCs w:val="24"/>
          <w:lang w:val="en-CA"/>
        </w:rPr>
        <w:t xml:space="preserve"> KY, et al. 2011.</w:t>
      </w:r>
      <w:r>
        <w:rPr>
          <w:rFonts w:eastAsiaTheme="minorEastAsia" w:cstheme="minorHAnsi"/>
          <w:sz w:val="24"/>
          <w:szCs w:val="24"/>
          <w:lang w:val="en-CA"/>
        </w:rPr>
        <w:t xml:space="preserve"> Reconciling the optimal and empirical approaches to modelling stomatal conductance. </w:t>
      </w:r>
      <w:r w:rsidRPr="00FB408E">
        <w:rPr>
          <w:rFonts w:eastAsiaTheme="minorEastAsia" w:cstheme="minorHAnsi"/>
          <w:i/>
          <w:sz w:val="24"/>
          <w:szCs w:val="24"/>
          <w:lang w:val="en-CA"/>
        </w:rPr>
        <w:t>Global Change Biology</w:t>
      </w:r>
      <w:r>
        <w:rPr>
          <w:rFonts w:eastAsiaTheme="minorEastAsia" w:cstheme="minorHAnsi"/>
          <w:sz w:val="24"/>
          <w:szCs w:val="24"/>
          <w:lang w:val="en-CA"/>
        </w:rPr>
        <w:t xml:space="preserve"> </w:t>
      </w:r>
      <w:r w:rsidRPr="00FB408E">
        <w:rPr>
          <w:rFonts w:eastAsiaTheme="minorEastAsia" w:cstheme="minorHAnsi"/>
          <w:b/>
          <w:sz w:val="24"/>
          <w:szCs w:val="24"/>
          <w:lang w:val="en-CA"/>
        </w:rPr>
        <w:t>17</w:t>
      </w:r>
      <w:r>
        <w:rPr>
          <w:rFonts w:eastAsiaTheme="minorEastAsia" w:cstheme="minorHAnsi"/>
          <w:sz w:val="24"/>
          <w:szCs w:val="24"/>
          <w:lang w:val="en-CA"/>
        </w:rPr>
        <w:t>:2134-2144.</w:t>
      </w:r>
    </w:p>
    <w:p w14:paraId="485149F0" w14:textId="7D5FB1B9" w:rsidR="00ED69C5" w:rsidRDefault="000264E2" w:rsidP="002B0AA8">
      <w:pPr>
        <w:spacing w:after="0" w:line="360" w:lineRule="auto"/>
        <w:ind w:left="567" w:hanging="567"/>
        <w:rPr>
          <w:rFonts w:eastAsiaTheme="minorEastAsia" w:cstheme="minorHAnsi"/>
          <w:sz w:val="24"/>
          <w:szCs w:val="24"/>
          <w:lang w:val="en-CA"/>
        </w:rPr>
      </w:pPr>
      <w:bookmarkStart w:id="1826" w:name="_Hlk37412948"/>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Dreyer E, Ellsworth D, </w:t>
      </w:r>
      <w:proofErr w:type="spellStart"/>
      <w:r w:rsidRPr="00FB408E">
        <w:rPr>
          <w:rFonts w:eastAsiaTheme="minorEastAsia" w:cstheme="minorHAnsi"/>
          <w:b/>
          <w:sz w:val="24"/>
          <w:szCs w:val="24"/>
          <w:lang w:val="en-CA"/>
        </w:rPr>
        <w:t>Forstreuter</w:t>
      </w:r>
      <w:proofErr w:type="spellEnd"/>
      <w:r w:rsidRPr="00FB408E">
        <w:rPr>
          <w:rFonts w:eastAsiaTheme="minorEastAsia" w:cstheme="minorHAnsi"/>
          <w:b/>
          <w:sz w:val="24"/>
          <w:szCs w:val="24"/>
          <w:lang w:val="en-CA"/>
        </w:rPr>
        <w:t xml:space="preserve"> M, Harley PC, </w:t>
      </w:r>
      <w:proofErr w:type="spellStart"/>
      <w:r w:rsidRPr="00FB408E">
        <w:rPr>
          <w:rFonts w:eastAsiaTheme="minorEastAsia" w:cstheme="minorHAnsi"/>
          <w:b/>
          <w:sz w:val="24"/>
          <w:szCs w:val="24"/>
          <w:lang w:val="en-CA"/>
        </w:rPr>
        <w:t>Kirschbaum</w:t>
      </w:r>
      <w:proofErr w:type="spellEnd"/>
      <w:r w:rsidRPr="00FB408E">
        <w:rPr>
          <w:rFonts w:eastAsiaTheme="minorEastAsia" w:cstheme="minorHAnsi"/>
          <w:b/>
          <w:sz w:val="24"/>
          <w:szCs w:val="24"/>
          <w:lang w:val="en-CA"/>
        </w:rPr>
        <w:t xml:space="preserve"> MUF, Le Roux X, et al. 2002.</w:t>
      </w:r>
      <w:r w:rsidRPr="005C3801">
        <w:rPr>
          <w:rFonts w:eastAsiaTheme="minorEastAsia" w:cstheme="minorHAnsi"/>
          <w:sz w:val="24"/>
          <w:szCs w:val="24"/>
          <w:lang w:val="en-CA"/>
        </w:rPr>
        <w:t xml:space="preserve"> Temperature responses of parameters of a biochemically based model of photosynthesis. II. A review of experimental data.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25</w:t>
      </w:r>
      <w:r w:rsidRPr="005C3801">
        <w:rPr>
          <w:rFonts w:eastAsiaTheme="minorEastAsia" w:cstheme="minorHAnsi"/>
          <w:sz w:val="24"/>
          <w:szCs w:val="24"/>
          <w:lang w:val="en-CA"/>
        </w:rPr>
        <w:t>:1167-1179.</w:t>
      </w:r>
    </w:p>
    <w:bookmarkEnd w:id="1826"/>
    <w:p w14:paraId="7DAFABB0" w14:textId="52419183" w:rsidR="003C5531" w:rsidDel="00C1574B" w:rsidRDefault="003C5531" w:rsidP="002B0AA8">
      <w:pPr>
        <w:spacing w:after="0" w:line="360" w:lineRule="auto"/>
        <w:ind w:left="567" w:hanging="567"/>
        <w:rPr>
          <w:ins w:id="1827" w:author="Bridget Kathleen Murphy" w:date="2020-07-02T10:28:00Z"/>
          <w:del w:id="1828" w:author="Joseph Stinziano" w:date="2020-07-06T15:27:00Z"/>
          <w:rFonts w:eastAsiaTheme="minorEastAsia" w:cstheme="minorHAnsi"/>
          <w:sz w:val="24"/>
          <w:szCs w:val="24"/>
          <w:lang w:val="en-CA"/>
        </w:rPr>
      </w:pPr>
      <w:del w:id="1829" w:author="Joseph Stinziano" w:date="2020-07-06T15:27:00Z">
        <w:r w:rsidRPr="00FB408E" w:rsidDel="00C1574B">
          <w:rPr>
            <w:rFonts w:eastAsiaTheme="minorEastAsia" w:cstheme="minorHAnsi"/>
            <w:b/>
            <w:sz w:val="24"/>
            <w:szCs w:val="24"/>
            <w:lang w:val="en-CA"/>
          </w:rPr>
          <w:delText>Mercado LM, Medlyn BE, Huntingford C, Oliver RJ, Clark DB, Sitch S, Zelazowski P, Kattge J, Harper AB, Cox PM. 2018.</w:delText>
        </w:r>
        <w:r w:rsidDel="00C1574B">
          <w:rPr>
            <w:rFonts w:eastAsiaTheme="minorEastAsia" w:cstheme="minorHAnsi"/>
            <w:sz w:val="24"/>
            <w:szCs w:val="24"/>
            <w:lang w:val="en-CA"/>
          </w:rPr>
          <w:delText xml:space="preserve"> Large sensitivity in land carbon storage due to geographical and temporal variation in the thermal response of photosynthetic capacity. </w:delText>
        </w:r>
        <w:r w:rsidRPr="00FB408E" w:rsidDel="00C1574B">
          <w:rPr>
            <w:rFonts w:eastAsiaTheme="minorEastAsia" w:cstheme="minorHAnsi"/>
            <w:i/>
            <w:sz w:val="24"/>
            <w:szCs w:val="24"/>
            <w:lang w:val="en-CA"/>
          </w:rPr>
          <w:delText>New Phytologist</w:delText>
        </w:r>
        <w:r w:rsidDel="00C1574B">
          <w:rPr>
            <w:rFonts w:eastAsiaTheme="minorEastAsia" w:cstheme="minorHAnsi"/>
            <w:sz w:val="24"/>
            <w:szCs w:val="24"/>
            <w:lang w:val="en-CA"/>
          </w:rPr>
          <w:delText xml:space="preserve"> </w:delText>
        </w:r>
        <w:r w:rsidRPr="00FB408E" w:rsidDel="00C1574B">
          <w:rPr>
            <w:rFonts w:eastAsiaTheme="minorEastAsia" w:cstheme="minorHAnsi"/>
            <w:b/>
            <w:sz w:val="24"/>
            <w:szCs w:val="24"/>
            <w:lang w:val="en-CA"/>
          </w:rPr>
          <w:delText>218</w:delText>
        </w:r>
        <w:r w:rsidDel="00C1574B">
          <w:rPr>
            <w:rFonts w:eastAsiaTheme="minorEastAsia" w:cstheme="minorHAnsi"/>
            <w:sz w:val="24"/>
            <w:szCs w:val="24"/>
            <w:lang w:val="en-CA"/>
          </w:rPr>
          <w:delText>:1462-1477.</w:delText>
        </w:r>
      </w:del>
    </w:p>
    <w:p w14:paraId="318123A7" w14:textId="265EF616" w:rsidR="007F6D07" w:rsidRPr="007F6D07" w:rsidRDefault="007F6D07" w:rsidP="007F6D07">
      <w:pPr>
        <w:spacing w:after="0" w:line="360" w:lineRule="auto"/>
        <w:ind w:left="567" w:hanging="567"/>
        <w:rPr>
          <w:rFonts w:eastAsiaTheme="minorEastAsia" w:cstheme="minorHAnsi"/>
          <w:sz w:val="24"/>
          <w:szCs w:val="24"/>
          <w:rPrChange w:id="1830" w:author="Bridget Kathleen Murphy" w:date="2020-07-02T10:28:00Z">
            <w:rPr>
              <w:rFonts w:eastAsiaTheme="minorEastAsia" w:cstheme="minorHAnsi"/>
              <w:sz w:val="24"/>
              <w:szCs w:val="24"/>
              <w:lang w:val="en-CA"/>
            </w:rPr>
          </w:rPrChange>
        </w:rPr>
      </w:pPr>
      <w:ins w:id="1831" w:author="Bridget Kathleen Murphy" w:date="2020-07-02T10:28:00Z">
        <w:r w:rsidRPr="007F6D07">
          <w:rPr>
            <w:rFonts w:eastAsiaTheme="minorEastAsia" w:cstheme="minorHAnsi"/>
            <w:b/>
            <w:sz w:val="24"/>
            <w:szCs w:val="24"/>
            <w:rPrChange w:id="1832" w:author="Bridget Kathleen Murphy" w:date="2020-07-02T10:28:00Z">
              <w:rPr>
                <w:rFonts w:eastAsiaTheme="minorEastAsia" w:cstheme="minorHAnsi"/>
                <w:sz w:val="24"/>
                <w:szCs w:val="24"/>
              </w:rPr>
            </w:rPrChange>
          </w:rPr>
          <w:t xml:space="preserve">Milly PCD, Malyshev SL, </w:t>
        </w:r>
        <w:proofErr w:type="spellStart"/>
        <w:r w:rsidRPr="007F6D07">
          <w:rPr>
            <w:rFonts w:eastAsiaTheme="minorEastAsia" w:cstheme="minorHAnsi"/>
            <w:b/>
            <w:sz w:val="24"/>
            <w:szCs w:val="24"/>
            <w:rPrChange w:id="1833" w:author="Bridget Kathleen Murphy" w:date="2020-07-02T10:28:00Z">
              <w:rPr>
                <w:rFonts w:eastAsiaTheme="minorEastAsia" w:cstheme="minorHAnsi"/>
                <w:sz w:val="24"/>
                <w:szCs w:val="24"/>
              </w:rPr>
            </w:rPrChange>
          </w:rPr>
          <w:t>Shevliakova</w:t>
        </w:r>
        <w:proofErr w:type="spellEnd"/>
        <w:r w:rsidRPr="007F6D07">
          <w:rPr>
            <w:rFonts w:eastAsiaTheme="minorEastAsia" w:cstheme="minorHAnsi"/>
            <w:b/>
            <w:sz w:val="24"/>
            <w:szCs w:val="24"/>
            <w:rPrChange w:id="1834" w:author="Bridget Kathleen Murphy" w:date="2020-07-02T10:28:00Z">
              <w:rPr>
                <w:rFonts w:eastAsiaTheme="minorEastAsia" w:cstheme="minorHAnsi"/>
                <w:sz w:val="24"/>
                <w:szCs w:val="24"/>
              </w:rPr>
            </w:rPrChange>
          </w:rPr>
          <w:t xml:space="preserve"> E, Dunne KA, </w:t>
        </w:r>
        <w:proofErr w:type="spellStart"/>
        <w:r w:rsidRPr="007F6D07">
          <w:rPr>
            <w:rFonts w:eastAsiaTheme="minorEastAsia" w:cstheme="minorHAnsi"/>
            <w:b/>
            <w:sz w:val="24"/>
            <w:szCs w:val="24"/>
            <w:rPrChange w:id="1835" w:author="Bridget Kathleen Murphy" w:date="2020-07-02T10:28:00Z">
              <w:rPr>
                <w:rFonts w:eastAsiaTheme="minorEastAsia" w:cstheme="minorHAnsi"/>
                <w:sz w:val="24"/>
                <w:szCs w:val="24"/>
              </w:rPr>
            </w:rPrChange>
          </w:rPr>
          <w:t>Findell</w:t>
        </w:r>
        <w:proofErr w:type="spellEnd"/>
        <w:r w:rsidRPr="007F6D07">
          <w:rPr>
            <w:rFonts w:eastAsiaTheme="minorEastAsia" w:cstheme="minorHAnsi"/>
            <w:b/>
            <w:sz w:val="24"/>
            <w:szCs w:val="24"/>
            <w:rPrChange w:id="1836" w:author="Bridget Kathleen Murphy" w:date="2020-07-02T10:28:00Z">
              <w:rPr>
                <w:rFonts w:eastAsiaTheme="minorEastAsia" w:cstheme="minorHAnsi"/>
                <w:sz w:val="24"/>
                <w:szCs w:val="24"/>
              </w:rPr>
            </w:rPrChange>
          </w:rPr>
          <w:t xml:space="preserve"> KL, Gleeson T, Liang Z, et al. 2014.</w:t>
        </w:r>
        <w:r w:rsidRPr="007F6D07">
          <w:rPr>
            <w:rFonts w:eastAsiaTheme="minorEastAsia" w:cstheme="minorHAnsi"/>
            <w:sz w:val="24"/>
            <w:szCs w:val="24"/>
          </w:rPr>
          <w:t xml:space="preserve"> An enhanced model of land water and energy for global hydrologic and Earth-system studies. </w:t>
        </w:r>
        <w:r w:rsidRPr="007F6D07">
          <w:rPr>
            <w:rFonts w:eastAsiaTheme="minorEastAsia" w:cstheme="minorHAnsi"/>
            <w:i/>
            <w:sz w:val="24"/>
            <w:szCs w:val="24"/>
            <w:rPrChange w:id="1837" w:author="Bridget Kathleen Murphy" w:date="2020-07-02T10:28:00Z">
              <w:rPr>
                <w:rFonts w:eastAsiaTheme="minorEastAsia" w:cstheme="minorHAnsi"/>
                <w:sz w:val="24"/>
                <w:szCs w:val="24"/>
              </w:rPr>
            </w:rPrChange>
          </w:rPr>
          <w:t>Journal of Hydrometeorology</w:t>
        </w:r>
        <w:r w:rsidRPr="007F6D07">
          <w:rPr>
            <w:rFonts w:eastAsiaTheme="minorEastAsia" w:cstheme="minorHAnsi"/>
            <w:sz w:val="24"/>
            <w:szCs w:val="24"/>
          </w:rPr>
          <w:t xml:space="preserve"> </w:t>
        </w:r>
        <w:r w:rsidRPr="007F6D07">
          <w:rPr>
            <w:rFonts w:eastAsiaTheme="minorEastAsia" w:cstheme="minorHAnsi"/>
            <w:b/>
            <w:sz w:val="24"/>
            <w:szCs w:val="24"/>
            <w:rPrChange w:id="1838" w:author="Bridget Kathleen Murphy" w:date="2020-07-02T10:28:00Z">
              <w:rPr>
                <w:rFonts w:eastAsiaTheme="minorEastAsia" w:cstheme="minorHAnsi"/>
                <w:sz w:val="24"/>
                <w:szCs w:val="24"/>
              </w:rPr>
            </w:rPrChange>
          </w:rPr>
          <w:t>15</w:t>
        </w:r>
        <w:r w:rsidRPr="007F6D07">
          <w:rPr>
            <w:rFonts w:eastAsiaTheme="minorEastAsia" w:cstheme="minorHAnsi"/>
            <w:sz w:val="24"/>
            <w:szCs w:val="24"/>
          </w:rPr>
          <w:t>:1739-1761.</w:t>
        </w:r>
      </w:ins>
    </w:p>
    <w:p w14:paraId="35C17CC2" w14:textId="323F3D68" w:rsidR="000F3F0D" w:rsidRDefault="000F3F0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Norman JM, Campbell GS. 1998.</w:t>
      </w:r>
      <w:r>
        <w:rPr>
          <w:rFonts w:eastAsiaTheme="minorEastAsia" w:cstheme="minorHAnsi"/>
          <w:sz w:val="24"/>
          <w:szCs w:val="24"/>
          <w:lang w:val="en-CA"/>
        </w:rPr>
        <w:t xml:space="preserve"> </w:t>
      </w:r>
      <w:r w:rsidRPr="00FB408E">
        <w:rPr>
          <w:rFonts w:eastAsiaTheme="minorEastAsia" w:cstheme="minorHAnsi"/>
          <w:i/>
          <w:sz w:val="24"/>
          <w:szCs w:val="24"/>
          <w:lang w:val="en-CA"/>
        </w:rPr>
        <w:t>An introduction to environmental biophysics</w:t>
      </w:r>
      <w:r>
        <w:rPr>
          <w:rFonts w:eastAsiaTheme="minorEastAsia" w:cstheme="minorHAnsi"/>
          <w:sz w:val="24"/>
          <w:szCs w:val="24"/>
          <w:lang w:val="en-CA"/>
        </w:rPr>
        <w:t>. New York NY: Springer.</w:t>
      </w:r>
    </w:p>
    <w:p w14:paraId="3F239553" w14:textId="04FD7089" w:rsidR="003C5531" w:rsidDel="00C1574B" w:rsidRDefault="003C5531" w:rsidP="002B0AA8">
      <w:pPr>
        <w:spacing w:after="0" w:line="360" w:lineRule="auto"/>
        <w:ind w:left="567" w:hanging="567"/>
        <w:rPr>
          <w:del w:id="1839" w:author="Joseph Stinziano" w:date="2020-07-06T15:27:00Z"/>
          <w:rFonts w:eastAsiaTheme="minorEastAsia" w:cstheme="minorHAnsi"/>
          <w:sz w:val="24"/>
          <w:szCs w:val="24"/>
          <w:lang w:val="en-CA"/>
        </w:rPr>
      </w:pPr>
      <w:del w:id="1840" w:author="Joseph Stinziano" w:date="2020-07-06T15:27:00Z">
        <w:r w:rsidRPr="00FB408E" w:rsidDel="00C1574B">
          <w:rPr>
            <w:rFonts w:eastAsiaTheme="minorEastAsia" w:cstheme="minorHAnsi"/>
            <w:b/>
            <w:sz w:val="24"/>
            <w:szCs w:val="24"/>
            <w:lang w:val="en-CA"/>
          </w:rPr>
          <w:delText>Oikawa PY, Jenerette GD, Knox SH, Sturtevant C, Verfaillie J, Dronova I, Poindexter CM, Eichelmann E, Baldocchi DD. 2016.</w:delText>
        </w:r>
        <w:r w:rsidDel="00C1574B">
          <w:rPr>
            <w:rFonts w:eastAsiaTheme="minorEastAsia" w:cstheme="minorHAnsi"/>
            <w:sz w:val="24"/>
            <w:szCs w:val="24"/>
            <w:lang w:val="en-CA"/>
          </w:rPr>
          <w:delText xml:space="preserve"> Evaluation of a hierarchy of models reveals importance of substrate limitation for predicting carbon dioxide and methane exchange in restored wetlands</w:delText>
        </w:r>
        <w:r w:rsidRPr="00FB408E" w:rsidDel="00C1574B">
          <w:rPr>
            <w:rFonts w:eastAsiaTheme="minorEastAsia" w:cstheme="minorHAnsi"/>
            <w:i/>
            <w:sz w:val="24"/>
            <w:szCs w:val="24"/>
            <w:lang w:val="en-CA"/>
          </w:rPr>
          <w:delText>. Journal of Geophysical Research – Biogeosciences</w:delText>
        </w:r>
        <w:r w:rsidDel="00C1574B">
          <w:rPr>
            <w:rFonts w:eastAsiaTheme="minorEastAsia" w:cstheme="minorHAnsi"/>
            <w:sz w:val="24"/>
            <w:szCs w:val="24"/>
            <w:lang w:val="en-CA"/>
          </w:rPr>
          <w:delText xml:space="preserve"> </w:delText>
        </w:r>
        <w:r w:rsidRPr="00FB408E" w:rsidDel="00C1574B">
          <w:rPr>
            <w:rFonts w:eastAsiaTheme="minorEastAsia" w:cstheme="minorHAnsi"/>
            <w:b/>
            <w:sz w:val="24"/>
            <w:szCs w:val="24"/>
            <w:lang w:val="en-CA"/>
          </w:rPr>
          <w:delText>122</w:delText>
        </w:r>
        <w:r w:rsidDel="00C1574B">
          <w:rPr>
            <w:rFonts w:eastAsiaTheme="minorEastAsia" w:cstheme="minorHAnsi"/>
            <w:sz w:val="24"/>
            <w:szCs w:val="24"/>
            <w:lang w:val="en-CA"/>
          </w:rPr>
          <w:delText>:145-167.</w:delText>
        </w:r>
      </w:del>
    </w:p>
    <w:p w14:paraId="28B8EC97" w14:textId="37FAAA47" w:rsidR="0004356D" w:rsidRDefault="0004356D"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Pommerening</w:t>
      </w:r>
      <w:proofErr w:type="spellEnd"/>
      <w:r w:rsidRPr="00FB408E">
        <w:rPr>
          <w:rFonts w:eastAsiaTheme="minorEastAsia" w:cstheme="minorHAnsi"/>
          <w:b/>
          <w:sz w:val="24"/>
          <w:szCs w:val="24"/>
          <w:lang w:val="en-CA"/>
        </w:rPr>
        <w:t xml:space="preserve"> A, </w:t>
      </w:r>
      <w:proofErr w:type="spellStart"/>
      <w:r w:rsidRPr="00FB408E">
        <w:rPr>
          <w:rFonts w:eastAsiaTheme="minorEastAsia" w:cstheme="minorHAnsi"/>
          <w:b/>
          <w:sz w:val="24"/>
          <w:szCs w:val="24"/>
          <w:lang w:val="en-CA"/>
        </w:rPr>
        <w:t>Muszta</w:t>
      </w:r>
      <w:proofErr w:type="spellEnd"/>
      <w:r w:rsidRPr="00FB408E">
        <w:rPr>
          <w:rFonts w:eastAsiaTheme="minorEastAsia" w:cstheme="minorHAnsi"/>
          <w:b/>
          <w:sz w:val="24"/>
          <w:szCs w:val="24"/>
          <w:lang w:val="en-CA"/>
        </w:rPr>
        <w:t>, A. 2015.</w:t>
      </w:r>
      <w:r>
        <w:rPr>
          <w:rFonts w:eastAsiaTheme="minorEastAsia" w:cstheme="minorHAnsi"/>
          <w:sz w:val="24"/>
          <w:szCs w:val="24"/>
          <w:lang w:val="en-CA"/>
        </w:rPr>
        <w:t xml:space="preserve"> Methods of modelling relative growth rate. </w:t>
      </w:r>
      <w:r w:rsidRPr="00FB408E">
        <w:rPr>
          <w:rFonts w:eastAsiaTheme="minorEastAsia" w:cstheme="minorHAnsi"/>
          <w:i/>
          <w:sz w:val="24"/>
          <w:szCs w:val="24"/>
          <w:lang w:val="en-CA"/>
        </w:rPr>
        <w:t>Forest Ecosystems</w:t>
      </w:r>
      <w:r>
        <w:rPr>
          <w:rFonts w:eastAsiaTheme="minorEastAsia" w:cstheme="minorHAnsi"/>
          <w:sz w:val="24"/>
          <w:szCs w:val="24"/>
          <w:lang w:val="en-CA"/>
        </w:rPr>
        <w:t xml:space="preserve"> </w:t>
      </w:r>
      <w:r w:rsidRPr="00FB408E">
        <w:rPr>
          <w:rFonts w:eastAsiaTheme="minorEastAsia" w:cstheme="minorHAnsi"/>
          <w:b/>
          <w:sz w:val="24"/>
          <w:szCs w:val="24"/>
          <w:lang w:val="en-CA"/>
        </w:rPr>
        <w:t>2</w:t>
      </w:r>
      <w:r>
        <w:rPr>
          <w:rFonts w:eastAsiaTheme="minorEastAsia" w:cstheme="minorHAnsi"/>
          <w:sz w:val="24"/>
          <w:szCs w:val="24"/>
          <w:lang w:val="en-CA"/>
        </w:rPr>
        <w:t>:5.</w:t>
      </w:r>
    </w:p>
    <w:p w14:paraId="1CCCF113" w14:textId="786250A0" w:rsidR="0004356D" w:rsidRDefault="009833BF" w:rsidP="0004356D">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lastRenderedPageBreak/>
        <w:t>Poorter</w:t>
      </w:r>
      <w:proofErr w:type="spellEnd"/>
      <w:r w:rsidRPr="00FB408E">
        <w:rPr>
          <w:rFonts w:eastAsiaTheme="minorEastAsia" w:cstheme="minorHAnsi"/>
          <w:b/>
          <w:sz w:val="24"/>
          <w:szCs w:val="24"/>
          <w:lang w:val="en-CA"/>
        </w:rPr>
        <w:t xml:space="preserve"> H, </w:t>
      </w:r>
      <w:proofErr w:type="spellStart"/>
      <w:r w:rsidRPr="00FB408E">
        <w:rPr>
          <w:rFonts w:eastAsiaTheme="minorEastAsia" w:cstheme="minorHAnsi"/>
          <w:b/>
          <w:sz w:val="24"/>
          <w:szCs w:val="24"/>
          <w:lang w:val="en-CA"/>
        </w:rPr>
        <w:t>Niklas</w:t>
      </w:r>
      <w:proofErr w:type="spellEnd"/>
      <w:r w:rsidRPr="00FB408E">
        <w:rPr>
          <w:rFonts w:eastAsiaTheme="minorEastAsia" w:cstheme="minorHAnsi"/>
          <w:b/>
          <w:sz w:val="24"/>
          <w:szCs w:val="24"/>
          <w:lang w:val="en-CA"/>
        </w:rPr>
        <w:t xml:space="preserve"> KJ, Reich PB, </w:t>
      </w:r>
      <w:proofErr w:type="spellStart"/>
      <w:r w:rsidRPr="00FB408E">
        <w:rPr>
          <w:rFonts w:eastAsiaTheme="minorEastAsia" w:cstheme="minorHAnsi"/>
          <w:b/>
          <w:sz w:val="24"/>
          <w:szCs w:val="24"/>
          <w:lang w:val="en-CA"/>
        </w:rPr>
        <w:t>Oleksyn</w:t>
      </w:r>
      <w:proofErr w:type="spellEnd"/>
      <w:r w:rsidRPr="00FB408E">
        <w:rPr>
          <w:rFonts w:eastAsiaTheme="minorEastAsia" w:cstheme="minorHAnsi"/>
          <w:b/>
          <w:sz w:val="24"/>
          <w:szCs w:val="24"/>
          <w:lang w:val="en-CA"/>
        </w:rPr>
        <w:t xml:space="preserve"> J, </w:t>
      </w:r>
      <w:proofErr w:type="spellStart"/>
      <w:r w:rsidRPr="00FB408E">
        <w:rPr>
          <w:rFonts w:eastAsiaTheme="minorEastAsia" w:cstheme="minorHAnsi"/>
          <w:b/>
          <w:sz w:val="24"/>
          <w:szCs w:val="24"/>
          <w:lang w:val="en-CA"/>
        </w:rPr>
        <w:t>Poot</w:t>
      </w:r>
      <w:proofErr w:type="spellEnd"/>
      <w:r w:rsidRPr="00FB408E">
        <w:rPr>
          <w:rFonts w:eastAsiaTheme="minorEastAsia" w:cstheme="minorHAnsi"/>
          <w:b/>
          <w:sz w:val="24"/>
          <w:szCs w:val="24"/>
          <w:lang w:val="en-CA"/>
        </w:rPr>
        <w:t xml:space="preserve"> P, </w:t>
      </w:r>
      <w:proofErr w:type="spellStart"/>
      <w:r w:rsidRPr="00FB408E">
        <w:rPr>
          <w:rFonts w:eastAsiaTheme="minorEastAsia" w:cstheme="minorHAnsi"/>
          <w:b/>
          <w:sz w:val="24"/>
          <w:szCs w:val="24"/>
          <w:lang w:val="en-CA"/>
        </w:rPr>
        <w:t>Mommer</w:t>
      </w:r>
      <w:proofErr w:type="spellEnd"/>
      <w:r w:rsidRPr="00FB408E">
        <w:rPr>
          <w:rFonts w:eastAsiaTheme="minorEastAsia" w:cstheme="minorHAnsi"/>
          <w:b/>
          <w:sz w:val="24"/>
          <w:szCs w:val="24"/>
          <w:lang w:val="en-CA"/>
        </w:rPr>
        <w:t xml:space="preserve"> L. 2012.</w:t>
      </w:r>
      <w:r>
        <w:rPr>
          <w:rFonts w:eastAsiaTheme="minorEastAsia" w:cstheme="minorHAnsi"/>
          <w:sz w:val="24"/>
          <w:szCs w:val="24"/>
          <w:lang w:val="en-CA"/>
        </w:rPr>
        <w:t xml:space="preserve"> Biomass allocation to leaves, stem, and roots: meta-analyses of interspecific variation and environmental control. </w:t>
      </w:r>
      <w:r w:rsidRPr="00FB408E">
        <w:rPr>
          <w:rFonts w:eastAsiaTheme="minorEastAsia" w:cstheme="minorHAnsi"/>
          <w:i/>
          <w:sz w:val="24"/>
          <w:szCs w:val="24"/>
          <w:lang w:val="en-CA"/>
        </w:rPr>
        <w:t xml:space="preserve">New </w:t>
      </w:r>
      <w:proofErr w:type="spellStart"/>
      <w:r w:rsidRPr="00FB408E">
        <w:rPr>
          <w:rFonts w:eastAsiaTheme="minorEastAsia" w:cstheme="minorHAnsi"/>
          <w:i/>
          <w:sz w:val="24"/>
          <w:szCs w:val="24"/>
          <w:lang w:val="en-CA"/>
        </w:rPr>
        <w:t>Phytologist</w:t>
      </w:r>
      <w:proofErr w:type="spellEnd"/>
      <w:r>
        <w:rPr>
          <w:rFonts w:eastAsiaTheme="minorEastAsia" w:cstheme="minorHAnsi"/>
          <w:sz w:val="24"/>
          <w:szCs w:val="24"/>
          <w:lang w:val="en-CA"/>
        </w:rPr>
        <w:t xml:space="preserve"> </w:t>
      </w:r>
      <w:r w:rsidRPr="00FB408E">
        <w:rPr>
          <w:rFonts w:eastAsiaTheme="minorEastAsia" w:cstheme="minorHAnsi"/>
          <w:b/>
          <w:sz w:val="24"/>
          <w:szCs w:val="24"/>
          <w:lang w:val="en-CA"/>
        </w:rPr>
        <w:t>193</w:t>
      </w:r>
      <w:r>
        <w:rPr>
          <w:rFonts w:eastAsiaTheme="minorEastAsia" w:cstheme="minorHAnsi"/>
          <w:sz w:val="24"/>
          <w:szCs w:val="24"/>
          <w:lang w:val="en-CA"/>
        </w:rPr>
        <w:t>: 30-50.</w:t>
      </w:r>
    </w:p>
    <w:p w14:paraId="718E4812" w14:textId="4D89AD12" w:rsidR="00933B5D" w:rsidRPr="005C3801" w:rsidRDefault="00933B5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R Core Team. 201</w:t>
      </w:r>
      <w:r w:rsidR="00FA3ACE" w:rsidRPr="00FB408E">
        <w:rPr>
          <w:rFonts w:eastAsiaTheme="minorEastAsia" w:cstheme="minorHAnsi"/>
          <w:b/>
          <w:sz w:val="24"/>
          <w:szCs w:val="24"/>
          <w:lang w:val="en-CA"/>
        </w:rPr>
        <w:t>9</w:t>
      </w:r>
      <w:r w:rsidRPr="00FB408E">
        <w:rPr>
          <w:rFonts w:eastAsiaTheme="minorEastAsia" w:cstheme="minorHAnsi"/>
          <w:b/>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2380DE60" w:rsidR="00FC0DBC" w:rsidRDefault="00FC0DBC" w:rsidP="002B0AA8">
      <w:pPr>
        <w:spacing w:after="0" w:line="360" w:lineRule="auto"/>
        <w:ind w:left="567" w:hanging="567"/>
        <w:rPr>
          <w:ins w:id="1841" w:author="Bridget Kathleen Murphy" w:date="2020-07-02T10:29:00Z"/>
          <w:rFonts w:eastAsiaTheme="minorEastAsia" w:cstheme="minorHAnsi"/>
          <w:sz w:val="24"/>
          <w:szCs w:val="24"/>
          <w:lang w:val="en-CA"/>
        </w:rPr>
      </w:pPr>
      <w:r w:rsidRPr="00FB408E">
        <w:rPr>
          <w:rFonts w:eastAsiaTheme="minorEastAsia" w:cstheme="minorHAnsi"/>
          <w:b/>
          <w:sz w:val="24"/>
          <w:szCs w:val="24"/>
          <w:lang w:val="en-CA"/>
        </w:rPr>
        <w:t xml:space="preserve">Rogers A, </w:t>
      </w: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Dukes JS, </w:t>
      </w:r>
      <w:proofErr w:type="spellStart"/>
      <w:r w:rsidRPr="00FB408E">
        <w:rPr>
          <w:rFonts w:eastAsiaTheme="minorEastAsia" w:cstheme="minorHAnsi"/>
          <w:b/>
          <w:sz w:val="24"/>
          <w:szCs w:val="24"/>
          <w:lang w:val="en-CA"/>
        </w:rPr>
        <w:t>Bonan</w:t>
      </w:r>
      <w:proofErr w:type="spellEnd"/>
      <w:r w:rsidRPr="00FB408E">
        <w:rPr>
          <w:rFonts w:eastAsiaTheme="minorEastAsia" w:cstheme="minorHAnsi"/>
          <w:b/>
          <w:sz w:val="24"/>
          <w:szCs w:val="24"/>
          <w:lang w:val="en-CA"/>
        </w:rPr>
        <w:t xml:space="preserve"> G, von </w:t>
      </w:r>
      <w:proofErr w:type="spellStart"/>
      <w:r w:rsidRPr="00FB408E">
        <w:rPr>
          <w:rFonts w:eastAsiaTheme="minorEastAsia" w:cstheme="minorHAnsi"/>
          <w:b/>
          <w:sz w:val="24"/>
          <w:szCs w:val="24"/>
          <w:lang w:val="en-CA"/>
        </w:rPr>
        <w:t>Caemmerer</w:t>
      </w:r>
      <w:proofErr w:type="spellEnd"/>
      <w:r w:rsidRPr="00FB408E">
        <w:rPr>
          <w:rFonts w:eastAsiaTheme="minorEastAsia" w:cstheme="minorHAnsi"/>
          <w:b/>
          <w:sz w:val="24"/>
          <w:szCs w:val="24"/>
          <w:lang w:val="en-CA"/>
        </w:rPr>
        <w:t xml:space="preserve"> S, </w:t>
      </w:r>
      <w:proofErr w:type="spellStart"/>
      <w:r w:rsidRPr="00FB408E">
        <w:rPr>
          <w:rFonts w:eastAsiaTheme="minorEastAsia" w:cstheme="minorHAnsi"/>
          <w:b/>
          <w:sz w:val="24"/>
          <w:szCs w:val="24"/>
          <w:lang w:val="en-CA"/>
        </w:rPr>
        <w:t>Dietze</w:t>
      </w:r>
      <w:proofErr w:type="spellEnd"/>
      <w:r w:rsidRPr="00FB408E">
        <w:rPr>
          <w:rFonts w:eastAsiaTheme="minorEastAsia" w:cstheme="minorHAnsi"/>
          <w:b/>
          <w:sz w:val="24"/>
          <w:szCs w:val="24"/>
          <w:lang w:val="en-CA"/>
        </w:rPr>
        <w:t xml:space="preserve"> MC, </w:t>
      </w:r>
      <w:proofErr w:type="spellStart"/>
      <w:r w:rsidRPr="00FB408E">
        <w:rPr>
          <w:rFonts w:eastAsiaTheme="minorEastAsia" w:cstheme="minorHAnsi"/>
          <w:b/>
          <w:sz w:val="24"/>
          <w:szCs w:val="24"/>
          <w:lang w:val="en-CA"/>
        </w:rPr>
        <w:t>Kattge</w:t>
      </w:r>
      <w:proofErr w:type="spellEnd"/>
      <w:r w:rsidRPr="00FB408E">
        <w:rPr>
          <w:rFonts w:eastAsiaTheme="minorEastAsia" w:cstheme="minorHAnsi"/>
          <w:b/>
          <w:sz w:val="24"/>
          <w:szCs w:val="24"/>
          <w:lang w:val="en-CA"/>
        </w:rPr>
        <w:t xml:space="preserve"> J, et al. 2017. </w:t>
      </w:r>
      <w:r w:rsidRPr="005C3801">
        <w:rPr>
          <w:rFonts w:eastAsiaTheme="minorEastAsia" w:cstheme="minorHAnsi"/>
          <w:sz w:val="24"/>
          <w:szCs w:val="24"/>
          <w:lang w:val="en-CA"/>
        </w:rPr>
        <w:t xml:space="preserve">A roadmap for improving the representation of photosynthesis in Earth system models. </w:t>
      </w:r>
      <w:r w:rsidRPr="00FB408E">
        <w:rPr>
          <w:rFonts w:eastAsiaTheme="minorEastAsia" w:cstheme="minorHAnsi"/>
          <w:i/>
          <w:sz w:val="24"/>
          <w:szCs w:val="24"/>
          <w:lang w:val="en-CA"/>
        </w:rPr>
        <w:t xml:space="preserve">New </w:t>
      </w:r>
      <w:proofErr w:type="spellStart"/>
      <w:r w:rsidRPr="00FB408E">
        <w:rPr>
          <w:rFonts w:eastAsiaTheme="minorEastAsia" w:cstheme="minorHAnsi"/>
          <w:i/>
          <w:sz w:val="24"/>
          <w:szCs w:val="24"/>
          <w:lang w:val="en-CA"/>
        </w:rPr>
        <w:t>Phytologist</w:t>
      </w:r>
      <w:proofErr w:type="spellEnd"/>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213</w:t>
      </w:r>
      <w:r w:rsidRPr="005C3801">
        <w:rPr>
          <w:rFonts w:eastAsiaTheme="minorEastAsia" w:cstheme="minorHAnsi"/>
          <w:sz w:val="24"/>
          <w:szCs w:val="24"/>
          <w:lang w:val="en-CA"/>
        </w:rPr>
        <w:t>:22-42.</w:t>
      </w:r>
    </w:p>
    <w:p w14:paraId="21DFC39F" w14:textId="6D69C1DE" w:rsidR="007F6D07" w:rsidRPr="007F6D07" w:rsidRDefault="007F6D07" w:rsidP="007F6D07">
      <w:pPr>
        <w:spacing w:after="0" w:line="360" w:lineRule="auto"/>
        <w:ind w:left="567" w:hanging="567"/>
        <w:rPr>
          <w:ins w:id="1842" w:author="Joseph Stinziano" w:date="2020-06-25T15:56:00Z"/>
          <w:rFonts w:eastAsiaTheme="minorEastAsia" w:cstheme="minorHAnsi"/>
          <w:sz w:val="24"/>
          <w:szCs w:val="24"/>
          <w:rPrChange w:id="1843" w:author="Bridget Kathleen Murphy" w:date="2020-07-02T10:30:00Z">
            <w:rPr>
              <w:ins w:id="1844" w:author="Joseph Stinziano" w:date="2020-06-25T15:56:00Z"/>
              <w:rFonts w:eastAsiaTheme="minorEastAsia" w:cstheme="minorHAnsi"/>
              <w:sz w:val="24"/>
              <w:szCs w:val="24"/>
              <w:lang w:val="en-CA"/>
            </w:rPr>
          </w:rPrChange>
        </w:rPr>
      </w:pPr>
      <w:ins w:id="1845" w:author="Bridget Kathleen Murphy" w:date="2020-07-02T10:29:00Z">
        <w:r w:rsidRPr="007F6D07">
          <w:rPr>
            <w:rFonts w:eastAsiaTheme="minorEastAsia" w:cstheme="minorHAnsi"/>
            <w:b/>
            <w:sz w:val="24"/>
            <w:szCs w:val="24"/>
            <w:rPrChange w:id="1846" w:author="Bridget Kathleen Murphy" w:date="2020-07-02T10:29:00Z">
              <w:rPr>
                <w:rFonts w:eastAsiaTheme="minorEastAsia" w:cstheme="minorHAnsi"/>
                <w:sz w:val="24"/>
                <w:szCs w:val="24"/>
              </w:rPr>
            </w:rPrChange>
          </w:rPr>
          <w:t xml:space="preserve">Sato N, Sellers PJ, Randall DA, Schneider EK, Shukla J, </w:t>
        </w:r>
        <w:proofErr w:type="spellStart"/>
        <w:r w:rsidRPr="007F6D07">
          <w:rPr>
            <w:rFonts w:eastAsiaTheme="minorEastAsia" w:cstheme="minorHAnsi"/>
            <w:b/>
            <w:sz w:val="24"/>
            <w:szCs w:val="24"/>
            <w:rPrChange w:id="1847" w:author="Bridget Kathleen Murphy" w:date="2020-07-02T10:29:00Z">
              <w:rPr>
                <w:rFonts w:eastAsiaTheme="minorEastAsia" w:cstheme="minorHAnsi"/>
                <w:sz w:val="24"/>
                <w:szCs w:val="24"/>
              </w:rPr>
            </w:rPrChange>
          </w:rPr>
          <w:t>Kinter</w:t>
        </w:r>
        <w:proofErr w:type="spellEnd"/>
        <w:r w:rsidRPr="007F6D07">
          <w:rPr>
            <w:rFonts w:eastAsiaTheme="minorEastAsia" w:cstheme="minorHAnsi"/>
            <w:b/>
            <w:sz w:val="24"/>
            <w:szCs w:val="24"/>
            <w:rPrChange w:id="1848" w:author="Bridget Kathleen Murphy" w:date="2020-07-02T10:29:00Z">
              <w:rPr>
                <w:rFonts w:eastAsiaTheme="minorEastAsia" w:cstheme="minorHAnsi"/>
                <w:sz w:val="24"/>
                <w:szCs w:val="24"/>
              </w:rPr>
            </w:rPrChange>
          </w:rPr>
          <w:t xml:space="preserve"> JL, Hou Y-T, </w:t>
        </w:r>
        <w:proofErr w:type="spellStart"/>
        <w:r w:rsidRPr="007F6D07">
          <w:rPr>
            <w:rFonts w:eastAsiaTheme="minorEastAsia" w:cstheme="minorHAnsi"/>
            <w:b/>
            <w:sz w:val="24"/>
            <w:szCs w:val="24"/>
            <w:rPrChange w:id="1849" w:author="Bridget Kathleen Murphy" w:date="2020-07-02T10:29:00Z">
              <w:rPr>
                <w:rFonts w:eastAsiaTheme="minorEastAsia" w:cstheme="minorHAnsi"/>
                <w:sz w:val="24"/>
                <w:szCs w:val="24"/>
              </w:rPr>
            </w:rPrChange>
          </w:rPr>
          <w:t>Albertazzi</w:t>
        </w:r>
        <w:proofErr w:type="spellEnd"/>
        <w:r w:rsidRPr="007F6D07">
          <w:rPr>
            <w:rFonts w:eastAsiaTheme="minorEastAsia" w:cstheme="minorHAnsi"/>
            <w:b/>
            <w:sz w:val="24"/>
            <w:szCs w:val="24"/>
            <w:rPrChange w:id="1850" w:author="Bridget Kathleen Murphy" w:date="2020-07-02T10:29:00Z">
              <w:rPr>
                <w:rFonts w:eastAsiaTheme="minorEastAsia" w:cstheme="minorHAnsi"/>
                <w:sz w:val="24"/>
                <w:szCs w:val="24"/>
              </w:rPr>
            </w:rPrChange>
          </w:rPr>
          <w:t xml:space="preserve"> E. 1989. </w:t>
        </w:r>
        <w:r w:rsidRPr="007F6D07">
          <w:rPr>
            <w:rFonts w:eastAsiaTheme="minorEastAsia" w:cstheme="minorHAnsi"/>
            <w:sz w:val="24"/>
            <w:szCs w:val="24"/>
          </w:rPr>
          <w:t>Implementing the Simple Biosphere Model (</w:t>
        </w:r>
        <w:proofErr w:type="spellStart"/>
        <w:r w:rsidRPr="007F6D07">
          <w:rPr>
            <w:rFonts w:eastAsiaTheme="minorEastAsia" w:cstheme="minorHAnsi"/>
            <w:sz w:val="24"/>
            <w:szCs w:val="24"/>
          </w:rPr>
          <w:t>SiB</w:t>
        </w:r>
        <w:proofErr w:type="spellEnd"/>
        <w:r w:rsidRPr="007F6D07">
          <w:rPr>
            <w:rFonts w:eastAsiaTheme="minorEastAsia" w:cstheme="minorHAnsi"/>
            <w:sz w:val="24"/>
            <w:szCs w:val="24"/>
          </w:rPr>
          <w:t xml:space="preserve">) in a general circulation model: methodologies and results. </w:t>
        </w:r>
        <w:r w:rsidRPr="007F6D07">
          <w:rPr>
            <w:rFonts w:eastAsiaTheme="minorEastAsia" w:cstheme="minorHAnsi"/>
            <w:i/>
            <w:sz w:val="24"/>
            <w:szCs w:val="24"/>
            <w:rPrChange w:id="1851" w:author="Bridget Kathleen Murphy" w:date="2020-07-02T10:29:00Z">
              <w:rPr>
                <w:rFonts w:eastAsiaTheme="minorEastAsia" w:cstheme="minorHAnsi"/>
                <w:sz w:val="24"/>
                <w:szCs w:val="24"/>
              </w:rPr>
            </w:rPrChange>
          </w:rPr>
          <w:t>NASA Technical Report</w:t>
        </w:r>
        <w:r w:rsidRPr="007F6D07">
          <w:rPr>
            <w:rFonts w:eastAsiaTheme="minorEastAsia" w:cstheme="minorHAnsi"/>
            <w:sz w:val="24"/>
            <w:szCs w:val="24"/>
          </w:rPr>
          <w:t xml:space="preserve"> NASA-CR-185509.</w:t>
        </w:r>
      </w:ins>
    </w:p>
    <w:p w14:paraId="5CFBB69D" w14:textId="5BA674B8" w:rsidR="007F6D07" w:rsidRPr="00525AD1" w:rsidRDefault="00525AD1" w:rsidP="007F6D07">
      <w:pPr>
        <w:spacing w:after="0" w:line="360" w:lineRule="auto"/>
        <w:ind w:left="567" w:hanging="567"/>
        <w:rPr>
          <w:rFonts w:eastAsiaTheme="minorEastAsia" w:cstheme="minorHAnsi"/>
          <w:sz w:val="24"/>
          <w:szCs w:val="24"/>
          <w:rPrChange w:id="1852" w:author="Joseph Stinziano" w:date="2020-06-25T15:56:00Z">
            <w:rPr>
              <w:rFonts w:eastAsiaTheme="minorEastAsia" w:cstheme="minorHAnsi"/>
              <w:sz w:val="24"/>
              <w:szCs w:val="24"/>
              <w:lang w:val="en-CA"/>
            </w:rPr>
          </w:rPrChange>
        </w:rPr>
      </w:pPr>
      <w:ins w:id="1853" w:author="Joseph Stinziano" w:date="2020-06-25T15:56:00Z">
        <w:r w:rsidRPr="00525AD1">
          <w:rPr>
            <w:rFonts w:eastAsiaTheme="minorEastAsia" w:cstheme="minorHAnsi"/>
            <w:b/>
            <w:bCs/>
            <w:sz w:val="24"/>
            <w:szCs w:val="24"/>
            <w:rPrChange w:id="1854" w:author="Joseph Stinziano" w:date="2020-06-25T15:57:00Z">
              <w:rPr>
                <w:rFonts w:eastAsiaTheme="minorEastAsia" w:cstheme="minorHAnsi"/>
                <w:sz w:val="24"/>
                <w:szCs w:val="24"/>
              </w:rPr>
            </w:rPrChange>
          </w:rPr>
          <w:t xml:space="preserve">Sharpe PJH, </w:t>
        </w:r>
        <w:proofErr w:type="spellStart"/>
        <w:r w:rsidRPr="00525AD1">
          <w:rPr>
            <w:rFonts w:eastAsiaTheme="minorEastAsia" w:cstheme="minorHAnsi"/>
            <w:b/>
            <w:bCs/>
            <w:sz w:val="24"/>
            <w:szCs w:val="24"/>
            <w:rPrChange w:id="1855" w:author="Joseph Stinziano" w:date="2020-06-25T15:57:00Z">
              <w:rPr>
                <w:rFonts w:eastAsiaTheme="minorEastAsia" w:cstheme="minorHAnsi"/>
                <w:sz w:val="24"/>
                <w:szCs w:val="24"/>
              </w:rPr>
            </w:rPrChange>
          </w:rPr>
          <w:t>DeMichele</w:t>
        </w:r>
        <w:proofErr w:type="spellEnd"/>
        <w:r w:rsidRPr="00525AD1">
          <w:rPr>
            <w:rFonts w:eastAsiaTheme="minorEastAsia" w:cstheme="minorHAnsi"/>
            <w:b/>
            <w:bCs/>
            <w:sz w:val="24"/>
            <w:szCs w:val="24"/>
            <w:rPrChange w:id="1856" w:author="Joseph Stinziano" w:date="2020-06-25T15:57:00Z">
              <w:rPr>
                <w:rFonts w:eastAsiaTheme="minorEastAsia" w:cstheme="minorHAnsi"/>
                <w:sz w:val="24"/>
                <w:szCs w:val="24"/>
              </w:rPr>
            </w:rPrChange>
          </w:rPr>
          <w:t xml:space="preserve"> DW. 1977.</w:t>
        </w:r>
        <w:r w:rsidRPr="00525AD1">
          <w:rPr>
            <w:rFonts w:eastAsiaTheme="minorEastAsia" w:cstheme="minorHAnsi"/>
            <w:sz w:val="24"/>
            <w:szCs w:val="24"/>
          </w:rPr>
          <w:t xml:space="preserve"> Reaction kinetics of poikilotherm development. </w:t>
        </w:r>
        <w:r w:rsidRPr="00525AD1">
          <w:rPr>
            <w:rFonts w:eastAsiaTheme="minorEastAsia" w:cstheme="minorHAnsi"/>
            <w:i/>
            <w:iCs/>
            <w:sz w:val="24"/>
            <w:szCs w:val="24"/>
            <w:rPrChange w:id="1857" w:author="Joseph Stinziano" w:date="2020-06-25T15:57:00Z">
              <w:rPr>
                <w:rFonts w:eastAsiaTheme="minorEastAsia" w:cstheme="minorHAnsi"/>
                <w:sz w:val="24"/>
                <w:szCs w:val="24"/>
              </w:rPr>
            </w:rPrChange>
          </w:rPr>
          <w:t>Journal of Theoretical Biology</w:t>
        </w:r>
        <w:r w:rsidRPr="00525AD1">
          <w:rPr>
            <w:rFonts w:eastAsiaTheme="minorEastAsia" w:cstheme="minorHAnsi"/>
            <w:sz w:val="24"/>
            <w:szCs w:val="24"/>
          </w:rPr>
          <w:t xml:space="preserve"> </w:t>
        </w:r>
        <w:r w:rsidRPr="00525AD1">
          <w:rPr>
            <w:rFonts w:eastAsiaTheme="minorEastAsia" w:cstheme="minorHAnsi"/>
            <w:b/>
            <w:bCs/>
            <w:sz w:val="24"/>
            <w:szCs w:val="24"/>
            <w:rPrChange w:id="1858" w:author="Joseph Stinziano" w:date="2020-06-25T15:57:00Z">
              <w:rPr>
                <w:rFonts w:eastAsiaTheme="minorEastAsia" w:cstheme="minorHAnsi"/>
                <w:sz w:val="24"/>
                <w:szCs w:val="24"/>
              </w:rPr>
            </w:rPrChange>
          </w:rPr>
          <w:t>64</w:t>
        </w:r>
        <w:r w:rsidRPr="00525AD1">
          <w:rPr>
            <w:rFonts w:eastAsiaTheme="minorEastAsia" w:cstheme="minorHAnsi"/>
            <w:sz w:val="24"/>
            <w:szCs w:val="24"/>
          </w:rPr>
          <w:t>:</w:t>
        </w:r>
      </w:ins>
      <w:ins w:id="1859" w:author="Joseph Stinziano" w:date="2020-06-25T15:57:00Z">
        <w:r>
          <w:rPr>
            <w:rFonts w:eastAsiaTheme="minorEastAsia" w:cstheme="minorHAnsi"/>
            <w:sz w:val="24"/>
            <w:szCs w:val="24"/>
          </w:rPr>
          <w:t xml:space="preserve"> </w:t>
        </w:r>
      </w:ins>
      <w:ins w:id="1860" w:author="Joseph Stinziano" w:date="2020-06-25T15:56:00Z">
        <w:r w:rsidRPr="00525AD1">
          <w:rPr>
            <w:rFonts w:eastAsiaTheme="minorEastAsia" w:cstheme="minorHAnsi"/>
            <w:sz w:val="24"/>
            <w:szCs w:val="24"/>
          </w:rPr>
          <w:t>649-670.</w:t>
        </w:r>
      </w:ins>
    </w:p>
    <w:p w14:paraId="45BBE2C5" w14:textId="79A7ABC1" w:rsidR="002243ED" w:rsidRDefault="002243ED" w:rsidP="002B0AA8">
      <w:pPr>
        <w:spacing w:after="0" w:line="360" w:lineRule="auto"/>
        <w:ind w:left="567" w:hanging="567"/>
        <w:rPr>
          <w:ins w:id="1861" w:author="Bridget Kathleen Murphy" w:date="2020-07-02T10:30:00Z"/>
          <w:rFonts w:eastAsiaTheme="minorEastAsia" w:cstheme="minorHAnsi"/>
          <w:sz w:val="24"/>
          <w:szCs w:val="24"/>
          <w:lang w:val="en-CA"/>
        </w:rPr>
      </w:pPr>
      <w:r w:rsidRPr="00FB408E">
        <w:rPr>
          <w:rFonts w:eastAsiaTheme="minorEastAsia" w:cstheme="minorHAnsi"/>
          <w:b/>
          <w:sz w:val="24"/>
          <w:szCs w:val="24"/>
          <w:lang w:val="en-CA"/>
        </w:rPr>
        <w:t>Shipley, B</w:t>
      </w:r>
      <w:ins w:id="1862" w:author="Joseph Stinziano" w:date="2020-06-25T15:57:00Z">
        <w:r w:rsidR="00525AD1">
          <w:rPr>
            <w:rFonts w:eastAsiaTheme="minorEastAsia" w:cstheme="minorHAnsi"/>
            <w:b/>
            <w:sz w:val="24"/>
            <w:szCs w:val="24"/>
            <w:lang w:val="en-CA"/>
          </w:rPr>
          <w:t>. 1989</w:t>
        </w:r>
      </w:ins>
      <w:r w:rsidRPr="00525AD1">
        <w:rPr>
          <w:rFonts w:eastAsiaTheme="minorEastAsia" w:cstheme="minorHAnsi"/>
          <w:b/>
          <w:bCs/>
          <w:sz w:val="24"/>
          <w:szCs w:val="24"/>
          <w:lang w:val="en-CA"/>
          <w:rPrChange w:id="1863" w:author="Joseph Stinziano" w:date="2020-06-25T15:57:00Z">
            <w:rPr>
              <w:rFonts w:eastAsiaTheme="minorEastAsia" w:cstheme="minorHAnsi"/>
              <w:sz w:val="24"/>
              <w:szCs w:val="24"/>
              <w:lang w:val="en-CA"/>
            </w:rPr>
          </w:rPrChange>
        </w:rPr>
        <w:t>.</w:t>
      </w:r>
      <w:r>
        <w:rPr>
          <w:rFonts w:eastAsiaTheme="minorEastAsia" w:cstheme="minorHAnsi"/>
          <w:sz w:val="24"/>
          <w:szCs w:val="24"/>
          <w:lang w:val="en-CA"/>
        </w:rPr>
        <w:t xml:space="preserve"> The use of above-ground maximum relative growth-rate as an accurate predictor of whole-plant maximum relative growth-rate. </w:t>
      </w:r>
      <w:r w:rsidRPr="00FB408E">
        <w:rPr>
          <w:rFonts w:eastAsiaTheme="minorEastAsia" w:cstheme="minorHAnsi"/>
          <w:i/>
          <w:sz w:val="24"/>
          <w:szCs w:val="24"/>
          <w:lang w:val="en-CA"/>
        </w:rPr>
        <w:t>Functional Ecology</w:t>
      </w:r>
      <w:r>
        <w:rPr>
          <w:rFonts w:eastAsiaTheme="minorEastAsia" w:cstheme="minorHAnsi"/>
          <w:sz w:val="24"/>
          <w:szCs w:val="24"/>
          <w:lang w:val="en-CA"/>
        </w:rPr>
        <w:t xml:space="preserve"> </w:t>
      </w:r>
      <w:r w:rsidRPr="00FB408E">
        <w:rPr>
          <w:rFonts w:eastAsiaTheme="minorEastAsia" w:cstheme="minorHAnsi"/>
          <w:b/>
          <w:sz w:val="24"/>
          <w:szCs w:val="24"/>
          <w:lang w:val="en-CA"/>
        </w:rPr>
        <w:t>3</w:t>
      </w:r>
      <w:r>
        <w:rPr>
          <w:rFonts w:eastAsiaTheme="minorEastAsia" w:cstheme="minorHAnsi"/>
          <w:sz w:val="24"/>
          <w:szCs w:val="24"/>
          <w:lang w:val="en-CA"/>
        </w:rPr>
        <w:t>(6): 771-775.</w:t>
      </w:r>
    </w:p>
    <w:p w14:paraId="30750AA4" w14:textId="4BAB6099" w:rsidR="007F6D07" w:rsidRPr="007F6D07" w:rsidRDefault="007F6D07" w:rsidP="007F6D07">
      <w:pPr>
        <w:spacing w:after="0" w:line="360" w:lineRule="auto"/>
        <w:ind w:left="567" w:hanging="567"/>
        <w:rPr>
          <w:rFonts w:eastAsiaTheme="minorEastAsia" w:cstheme="minorHAnsi"/>
          <w:sz w:val="24"/>
          <w:szCs w:val="24"/>
          <w:rPrChange w:id="1864" w:author="Bridget Kathleen Murphy" w:date="2020-07-02T10:31:00Z">
            <w:rPr>
              <w:rFonts w:eastAsiaTheme="minorEastAsia" w:cstheme="minorHAnsi"/>
              <w:sz w:val="24"/>
              <w:szCs w:val="24"/>
              <w:lang w:val="en-CA"/>
            </w:rPr>
          </w:rPrChange>
        </w:rPr>
      </w:pPr>
      <w:proofErr w:type="spellStart"/>
      <w:ins w:id="1865" w:author="Bridget Kathleen Murphy" w:date="2020-07-02T10:31:00Z">
        <w:r w:rsidRPr="007F6D07">
          <w:rPr>
            <w:rFonts w:eastAsiaTheme="minorEastAsia" w:cstheme="minorHAnsi"/>
            <w:b/>
            <w:sz w:val="24"/>
            <w:szCs w:val="24"/>
            <w:rPrChange w:id="1866" w:author="Bridget Kathleen Murphy" w:date="2020-07-02T10:31:00Z">
              <w:rPr>
                <w:rFonts w:eastAsiaTheme="minorEastAsia" w:cstheme="minorHAnsi"/>
                <w:sz w:val="24"/>
                <w:szCs w:val="24"/>
              </w:rPr>
            </w:rPrChange>
          </w:rPr>
          <w:t>Sitch</w:t>
        </w:r>
        <w:proofErr w:type="spellEnd"/>
        <w:r w:rsidRPr="007F6D07">
          <w:rPr>
            <w:rFonts w:eastAsiaTheme="minorEastAsia" w:cstheme="minorHAnsi"/>
            <w:b/>
            <w:sz w:val="24"/>
            <w:szCs w:val="24"/>
            <w:rPrChange w:id="1867" w:author="Bridget Kathleen Murphy" w:date="2020-07-02T10:31:00Z">
              <w:rPr>
                <w:rFonts w:eastAsiaTheme="minorEastAsia" w:cstheme="minorHAnsi"/>
                <w:sz w:val="24"/>
                <w:szCs w:val="24"/>
              </w:rPr>
            </w:rPrChange>
          </w:rPr>
          <w:t xml:space="preserve"> S, Smith B, Prentice IC, </w:t>
        </w:r>
        <w:proofErr w:type="spellStart"/>
        <w:r w:rsidRPr="007F6D07">
          <w:rPr>
            <w:rFonts w:eastAsiaTheme="minorEastAsia" w:cstheme="minorHAnsi"/>
            <w:b/>
            <w:sz w:val="24"/>
            <w:szCs w:val="24"/>
            <w:rPrChange w:id="1868" w:author="Bridget Kathleen Murphy" w:date="2020-07-02T10:31:00Z">
              <w:rPr>
                <w:rFonts w:eastAsiaTheme="minorEastAsia" w:cstheme="minorHAnsi"/>
                <w:sz w:val="24"/>
                <w:szCs w:val="24"/>
              </w:rPr>
            </w:rPrChange>
          </w:rPr>
          <w:t>Arneth</w:t>
        </w:r>
        <w:proofErr w:type="spellEnd"/>
        <w:r w:rsidRPr="007F6D07">
          <w:rPr>
            <w:rFonts w:eastAsiaTheme="minorEastAsia" w:cstheme="minorHAnsi"/>
            <w:b/>
            <w:sz w:val="24"/>
            <w:szCs w:val="24"/>
            <w:rPrChange w:id="1869" w:author="Bridget Kathleen Murphy" w:date="2020-07-02T10:31:00Z">
              <w:rPr>
                <w:rFonts w:eastAsiaTheme="minorEastAsia" w:cstheme="minorHAnsi"/>
                <w:sz w:val="24"/>
                <w:szCs w:val="24"/>
              </w:rPr>
            </w:rPrChange>
          </w:rPr>
          <w:t xml:space="preserve"> A, </w:t>
        </w:r>
        <w:proofErr w:type="spellStart"/>
        <w:r w:rsidRPr="007F6D07">
          <w:rPr>
            <w:rFonts w:eastAsiaTheme="minorEastAsia" w:cstheme="minorHAnsi"/>
            <w:b/>
            <w:sz w:val="24"/>
            <w:szCs w:val="24"/>
            <w:rPrChange w:id="1870" w:author="Bridget Kathleen Murphy" w:date="2020-07-02T10:31:00Z">
              <w:rPr>
                <w:rFonts w:eastAsiaTheme="minorEastAsia" w:cstheme="minorHAnsi"/>
                <w:sz w:val="24"/>
                <w:szCs w:val="24"/>
              </w:rPr>
            </w:rPrChange>
          </w:rPr>
          <w:t>Bondeau</w:t>
        </w:r>
        <w:proofErr w:type="spellEnd"/>
        <w:r w:rsidRPr="007F6D07">
          <w:rPr>
            <w:rFonts w:eastAsiaTheme="minorEastAsia" w:cstheme="minorHAnsi"/>
            <w:b/>
            <w:sz w:val="24"/>
            <w:szCs w:val="24"/>
            <w:rPrChange w:id="1871" w:author="Bridget Kathleen Murphy" w:date="2020-07-02T10:31:00Z">
              <w:rPr>
                <w:rFonts w:eastAsiaTheme="minorEastAsia" w:cstheme="minorHAnsi"/>
                <w:sz w:val="24"/>
                <w:szCs w:val="24"/>
              </w:rPr>
            </w:rPrChange>
          </w:rPr>
          <w:t xml:space="preserve"> A, Cramer W, Kaplan JO, et al. 2003.</w:t>
        </w:r>
        <w:r w:rsidRPr="007F6D07">
          <w:rPr>
            <w:rFonts w:eastAsiaTheme="minorEastAsia" w:cstheme="minorHAnsi"/>
            <w:sz w:val="24"/>
            <w:szCs w:val="24"/>
          </w:rPr>
          <w:t xml:space="preserve"> Evaluation of ecosystem dynamics, plant geography and terrestrial carbon cycling in the LPJ dynamic global vegetation model. </w:t>
        </w:r>
        <w:r w:rsidRPr="007F6D07">
          <w:rPr>
            <w:rFonts w:eastAsiaTheme="minorEastAsia" w:cstheme="minorHAnsi"/>
            <w:i/>
            <w:sz w:val="24"/>
            <w:szCs w:val="24"/>
            <w:rPrChange w:id="1872" w:author="Bridget Kathleen Murphy" w:date="2020-07-02T10:31:00Z">
              <w:rPr>
                <w:rFonts w:eastAsiaTheme="minorEastAsia" w:cstheme="minorHAnsi"/>
                <w:sz w:val="24"/>
                <w:szCs w:val="24"/>
              </w:rPr>
            </w:rPrChange>
          </w:rPr>
          <w:t>Global Change Biology</w:t>
        </w:r>
        <w:r w:rsidRPr="007F6D07">
          <w:rPr>
            <w:rFonts w:eastAsiaTheme="minorEastAsia" w:cstheme="minorHAnsi"/>
            <w:sz w:val="24"/>
            <w:szCs w:val="24"/>
          </w:rPr>
          <w:t xml:space="preserve"> </w:t>
        </w:r>
        <w:r w:rsidRPr="007F6D07">
          <w:rPr>
            <w:rFonts w:eastAsiaTheme="minorEastAsia" w:cstheme="minorHAnsi"/>
            <w:b/>
            <w:sz w:val="24"/>
            <w:szCs w:val="24"/>
            <w:rPrChange w:id="1873" w:author="Bridget Kathleen Murphy" w:date="2020-07-02T10:31:00Z">
              <w:rPr>
                <w:rFonts w:eastAsiaTheme="minorEastAsia" w:cstheme="minorHAnsi"/>
                <w:sz w:val="24"/>
                <w:szCs w:val="24"/>
              </w:rPr>
            </w:rPrChange>
          </w:rPr>
          <w:t>9</w:t>
        </w:r>
        <w:r w:rsidRPr="007F6D07">
          <w:rPr>
            <w:rFonts w:eastAsiaTheme="minorEastAsia" w:cstheme="minorHAnsi"/>
            <w:sz w:val="24"/>
            <w:szCs w:val="24"/>
          </w:rPr>
          <w:t>:161-185.</w:t>
        </w:r>
      </w:ins>
    </w:p>
    <w:p w14:paraId="031D08C1" w14:textId="22046726" w:rsidR="004D451E" w:rsidRDefault="004D451E"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Smith NG, Dukes JS. 2017.</w:t>
      </w:r>
      <w:r w:rsidRPr="005C3801">
        <w:rPr>
          <w:rFonts w:eastAsiaTheme="minorEastAsia" w:cstheme="minorHAnsi"/>
          <w:sz w:val="24"/>
          <w:szCs w:val="24"/>
          <w:lang w:val="en-CA"/>
        </w:rPr>
        <w:t xml:space="preserve"> Short-term acclimation to warmer temperatures accelerates leaf carbon exchange processes across plant types.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23</w:t>
      </w:r>
      <w:r w:rsidRPr="005C3801">
        <w:rPr>
          <w:rFonts w:eastAsiaTheme="minorEastAsia" w:cstheme="minorHAnsi"/>
          <w:sz w:val="24"/>
          <w:szCs w:val="24"/>
          <w:lang w:val="en-CA"/>
        </w:rPr>
        <w:t>:4840-4853.</w:t>
      </w:r>
    </w:p>
    <w:p w14:paraId="6B6512FE" w14:textId="57E107AA" w:rsidR="002150C5" w:rsidRDefault="002150C5" w:rsidP="002B0AA8">
      <w:pPr>
        <w:spacing w:after="0" w:line="360" w:lineRule="auto"/>
        <w:ind w:left="567" w:hanging="567"/>
        <w:rPr>
          <w:rFonts w:eastAsiaTheme="minorEastAsia" w:cstheme="minorHAnsi"/>
          <w:sz w:val="24"/>
          <w:szCs w:val="24"/>
          <w:lang w:val="en-CA"/>
        </w:rPr>
      </w:pPr>
      <w:commentRangeStart w:id="1874"/>
      <w:r w:rsidRPr="00FB408E">
        <w:rPr>
          <w:rFonts w:eastAsiaTheme="minorEastAsia" w:cstheme="minorHAnsi"/>
          <w:b/>
          <w:sz w:val="24"/>
          <w:szCs w:val="24"/>
          <w:lang w:val="en-CA"/>
        </w:rPr>
        <w:t>Stinziano JR, Murphy BK. 2020.</w:t>
      </w:r>
      <w:r>
        <w:rPr>
          <w:rFonts w:eastAsiaTheme="minorEastAsia" w:cstheme="minorHAnsi"/>
          <w:sz w:val="24"/>
          <w:szCs w:val="24"/>
          <w:lang w:val="en-CA"/>
        </w:rPr>
        <w:t xml:space="preserve">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comparing versions of the modified Arrhenius equation. R package version 1.0.0.</w:t>
      </w:r>
      <w:commentRangeEnd w:id="1874"/>
      <w:r w:rsidR="00525AD1">
        <w:rPr>
          <w:rStyle w:val="CommentReference"/>
        </w:rPr>
        <w:commentReference w:id="1874"/>
      </w:r>
    </w:p>
    <w:p w14:paraId="6EEFF42C" w14:textId="760AAB10" w:rsidR="00AC2BBB" w:rsidRPr="005C3801" w:rsidRDefault="00AC2BBB"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Stinziano JR, Way DA. 2017.</w:t>
      </w:r>
      <w:r>
        <w:rPr>
          <w:rFonts w:eastAsiaTheme="minorEastAsia" w:cstheme="minorHAnsi"/>
          <w:sz w:val="24"/>
          <w:szCs w:val="24"/>
          <w:lang w:val="en-CA"/>
        </w:rPr>
        <w:t xml:space="preserve"> Autumn photosynthetic decline and growth cessation in seedlings of white spruce are decoupled under warming and photoperiod manipulations. </w:t>
      </w:r>
      <w:r w:rsidRPr="00FB408E">
        <w:rPr>
          <w:rFonts w:eastAsiaTheme="minorEastAsia" w:cstheme="minorHAnsi"/>
          <w:i/>
          <w:sz w:val="24"/>
          <w:szCs w:val="24"/>
          <w:lang w:val="en-CA"/>
        </w:rPr>
        <w:t>Plant, Cell and Environment</w:t>
      </w:r>
      <w:r>
        <w:rPr>
          <w:rFonts w:eastAsiaTheme="minorEastAsia" w:cstheme="minorHAnsi"/>
          <w:sz w:val="24"/>
          <w:szCs w:val="24"/>
          <w:lang w:val="en-CA"/>
        </w:rPr>
        <w:t xml:space="preserve"> </w:t>
      </w:r>
      <w:r w:rsidRPr="00FB408E">
        <w:rPr>
          <w:rFonts w:eastAsiaTheme="minorEastAsia" w:cstheme="minorHAnsi"/>
          <w:b/>
          <w:sz w:val="24"/>
          <w:szCs w:val="24"/>
          <w:lang w:val="en-CA"/>
        </w:rPr>
        <w:t>40:</w:t>
      </w:r>
      <w:r>
        <w:rPr>
          <w:rFonts w:eastAsiaTheme="minorEastAsia" w:cstheme="minorHAnsi"/>
          <w:sz w:val="24"/>
          <w:szCs w:val="24"/>
          <w:lang w:val="en-CA"/>
        </w:rPr>
        <w:t>1296-1316.</w:t>
      </w:r>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bookmarkStart w:id="1875" w:name="_Hlk37412987"/>
      <w:r w:rsidRPr="00FB408E">
        <w:rPr>
          <w:rFonts w:eastAsiaTheme="minorEastAsia" w:cstheme="minorHAnsi"/>
          <w:b/>
          <w:sz w:val="24"/>
          <w:szCs w:val="24"/>
          <w:lang w:val="en-CA"/>
        </w:rPr>
        <w:t xml:space="preserve">Stinziano JR, Way DA, </w:t>
      </w:r>
      <w:proofErr w:type="spellStart"/>
      <w:r w:rsidRPr="00FB408E">
        <w:rPr>
          <w:rFonts w:eastAsiaTheme="minorEastAsia" w:cstheme="minorHAnsi"/>
          <w:b/>
          <w:sz w:val="24"/>
          <w:szCs w:val="24"/>
          <w:lang w:val="en-CA"/>
        </w:rPr>
        <w:t>Bauerle</w:t>
      </w:r>
      <w:proofErr w:type="spellEnd"/>
      <w:r w:rsidRPr="00FB408E">
        <w:rPr>
          <w:rFonts w:eastAsiaTheme="minorEastAsia" w:cstheme="minorHAnsi"/>
          <w:b/>
          <w:sz w:val="24"/>
          <w:szCs w:val="24"/>
          <w:lang w:val="en-CA"/>
        </w:rPr>
        <w:t xml:space="preserve"> WL. 2018.</w:t>
      </w:r>
      <w:r w:rsidRPr="005C3801">
        <w:rPr>
          <w:rFonts w:eastAsiaTheme="minorEastAsia" w:cstheme="minorHAnsi"/>
          <w:sz w:val="24"/>
          <w:szCs w:val="24"/>
          <w:lang w:val="en-CA"/>
        </w:rPr>
        <w:t xml:space="preserve"> Improving models of photosynthetic thermal acclimation: which parameters are most important and how many should be modified?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24</w:t>
      </w:r>
      <w:r w:rsidRPr="005C3801">
        <w:rPr>
          <w:rFonts w:eastAsiaTheme="minorEastAsia" w:cstheme="minorHAnsi"/>
          <w:sz w:val="24"/>
          <w:szCs w:val="24"/>
          <w:lang w:val="en-CA"/>
        </w:rPr>
        <w:t>:1580-1598.</w:t>
      </w:r>
    </w:p>
    <w:bookmarkEnd w:id="1875"/>
    <w:p w14:paraId="06F9B963" w14:textId="797A79B7" w:rsidR="00522DC5" w:rsidRDefault="00522DC5" w:rsidP="002B0AA8">
      <w:pPr>
        <w:spacing w:after="0" w:line="360" w:lineRule="auto"/>
        <w:ind w:left="567" w:hanging="567"/>
        <w:rPr>
          <w:ins w:id="1876" w:author="Bridget Kathleen Murphy" w:date="2020-07-02T10:34:00Z"/>
          <w:rFonts w:eastAsiaTheme="minorEastAsia" w:cstheme="minorHAnsi"/>
          <w:sz w:val="24"/>
          <w:szCs w:val="24"/>
          <w:lang w:val="en-CA"/>
        </w:rPr>
      </w:pPr>
      <w:r w:rsidRPr="00FB408E">
        <w:rPr>
          <w:rFonts w:eastAsiaTheme="minorEastAsia" w:cstheme="minorHAnsi"/>
          <w:b/>
          <w:sz w:val="24"/>
          <w:szCs w:val="24"/>
          <w:lang w:val="en-CA"/>
        </w:rPr>
        <w:lastRenderedPageBreak/>
        <w:t xml:space="preserve">Stinziano JR, </w:t>
      </w:r>
      <w:proofErr w:type="spellStart"/>
      <w:r w:rsidRPr="00FB408E">
        <w:rPr>
          <w:rFonts w:eastAsiaTheme="minorEastAsia" w:cstheme="minorHAnsi"/>
          <w:b/>
          <w:sz w:val="24"/>
          <w:szCs w:val="24"/>
          <w:lang w:val="en-CA"/>
        </w:rPr>
        <w:t>Bauerle</w:t>
      </w:r>
      <w:proofErr w:type="spellEnd"/>
      <w:r w:rsidRPr="00FB408E">
        <w:rPr>
          <w:rFonts w:eastAsiaTheme="minorEastAsia" w:cstheme="minorHAnsi"/>
          <w:b/>
          <w:sz w:val="24"/>
          <w:szCs w:val="24"/>
          <w:lang w:val="en-CA"/>
        </w:rPr>
        <w:t xml:space="preserve"> WL, Way DA. 2019.</w:t>
      </w:r>
      <w:r w:rsidRPr="005C3801">
        <w:rPr>
          <w:rFonts w:eastAsiaTheme="minorEastAsia" w:cstheme="minorHAnsi"/>
          <w:sz w:val="24"/>
          <w:szCs w:val="24"/>
          <w:lang w:val="en-CA"/>
        </w:rPr>
        <w:t xml:space="preserve"> Modelled net carbon gain responses to climate change in boreal </w:t>
      </w:r>
      <w:proofErr w:type="gramStart"/>
      <w:r w:rsidRPr="005C3801">
        <w:rPr>
          <w:rFonts w:eastAsiaTheme="minorEastAsia" w:cstheme="minorHAnsi"/>
          <w:sz w:val="24"/>
          <w:szCs w:val="24"/>
          <w:lang w:val="en-CA"/>
        </w:rPr>
        <w:t>trees:</w:t>
      </w:r>
      <w:proofErr w:type="gramEnd"/>
      <w:r w:rsidRPr="005C3801">
        <w:rPr>
          <w:rFonts w:eastAsiaTheme="minorEastAsia" w:cstheme="minorHAnsi"/>
          <w:sz w:val="24"/>
          <w:szCs w:val="24"/>
          <w:lang w:val="en-CA"/>
        </w:rPr>
        <w:t xml:space="preserve"> impacts of photosynthetic parameter selection and acclimation.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25</w:t>
      </w:r>
      <w:r w:rsidRPr="005C3801">
        <w:rPr>
          <w:rFonts w:eastAsiaTheme="minorEastAsia" w:cstheme="minorHAnsi"/>
          <w:sz w:val="24"/>
          <w:szCs w:val="24"/>
          <w:lang w:val="en-CA"/>
        </w:rPr>
        <w:t>:1445-1465.</w:t>
      </w:r>
    </w:p>
    <w:p w14:paraId="6A9C6A39" w14:textId="6B1232EE" w:rsidR="007F6D07" w:rsidRPr="007F6D07" w:rsidRDefault="007F6D07" w:rsidP="007F6D07">
      <w:pPr>
        <w:spacing w:after="0" w:line="360" w:lineRule="auto"/>
        <w:ind w:left="567" w:hanging="567"/>
        <w:rPr>
          <w:rFonts w:eastAsiaTheme="minorEastAsia" w:cstheme="minorHAnsi"/>
          <w:sz w:val="24"/>
          <w:szCs w:val="24"/>
          <w:rPrChange w:id="1877" w:author="Bridget Kathleen Murphy" w:date="2020-07-02T10:34:00Z">
            <w:rPr>
              <w:rFonts w:eastAsiaTheme="minorEastAsia" w:cstheme="minorHAnsi"/>
              <w:sz w:val="24"/>
              <w:szCs w:val="24"/>
              <w:lang w:val="en-CA"/>
            </w:rPr>
          </w:rPrChange>
        </w:rPr>
      </w:pPr>
      <w:proofErr w:type="spellStart"/>
      <w:ins w:id="1878" w:author="Bridget Kathleen Murphy" w:date="2020-07-02T10:34:00Z">
        <w:r w:rsidRPr="007F6D07">
          <w:rPr>
            <w:rFonts w:eastAsiaTheme="minorEastAsia" w:cstheme="minorHAnsi"/>
            <w:b/>
            <w:sz w:val="24"/>
            <w:szCs w:val="24"/>
            <w:rPrChange w:id="1879" w:author="Bridget Kathleen Murphy" w:date="2020-07-02T10:34:00Z">
              <w:rPr>
                <w:rFonts w:eastAsiaTheme="minorEastAsia" w:cstheme="minorHAnsi"/>
                <w:sz w:val="24"/>
                <w:szCs w:val="24"/>
              </w:rPr>
            </w:rPrChange>
          </w:rPr>
          <w:t>Swart</w:t>
        </w:r>
        <w:proofErr w:type="spellEnd"/>
        <w:r w:rsidRPr="007F6D07">
          <w:rPr>
            <w:rFonts w:eastAsiaTheme="minorEastAsia" w:cstheme="minorHAnsi"/>
            <w:b/>
            <w:sz w:val="24"/>
            <w:szCs w:val="24"/>
            <w:rPrChange w:id="1880" w:author="Bridget Kathleen Murphy" w:date="2020-07-02T10:34:00Z">
              <w:rPr>
                <w:rFonts w:eastAsiaTheme="minorEastAsia" w:cstheme="minorHAnsi"/>
                <w:sz w:val="24"/>
                <w:szCs w:val="24"/>
              </w:rPr>
            </w:rPrChange>
          </w:rPr>
          <w:t xml:space="preserve"> NC, Cole JNS, </w:t>
        </w:r>
        <w:proofErr w:type="spellStart"/>
        <w:r w:rsidRPr="007F6D07">
          <w:rPr>
            <w:rFonts w:eastAsiaTheme="minorEastAsia" w:cstheme="minorHAnsi"/>
            <w:b/>
            <w:sz w:val="24"/>
            <w:szCs w:val="24"/>
            <w:rPrChange w:id="1881" w:author="Bridget Kathleen Murphy" w:date="2020-07-02T10:34:00Z">
              <w:rPr>
                <w:rFonts w:eastAsiaTheme="minorEastAsia" w:cstheme="minorHAnsi"/>
                <w:sz w:val="24"/>
                <w:szCs w:val="24"/>
              </w:rPr>
            </w:rPrChange>
          </w:rPr>
          <w:t>Kharin</w:t>
        </w:r>
        <w:proofErr w:type="spellEnd"/>
        <w:r w:rsidRPr="007F6D07">
          <w:rPr>
            <w:rFonts w:eastAsiaTheme="minorEastAsia" w:cstheme="minorHAnsi"/>
            <w:b/>
            <w:sz w:val="24"/>
            <w:szCs w:val="24"/>
            <w:rPrChange w:id="1882" w:author="Bridget Kathleen Murphy" w:date="2020-07-02T10:34:00Z">
              <w:rPr>
                <w:rFonts w:eastAsiaTheme="minorEastAsia" w:cstheme="minorHAnsi"/>
                <w:sz w:val="24"/>
                <w:szCs w:val="24"/>
              </w:rPr>
            </w:rPrChange>
          </w:rPr>
          <w:t xml:space="preserve"> VV, Lazare M, </w:t>
        </w:r>
        <w:proofErr w:type="spellStart"/>
        <w:r w:rsidRPr="007F6D07">
          <w:rPr>
            <w:rFonts w:eastAsiaTheme="minorEastAsia" w:cstheme="minorHAnsi"/>
            <w:b/>
            <w:sz w:val="24"/>
            <w:szCs w:val="24"/>
            <w:rPrChange w:id="1883" w:author="Bridget Kathleen Murphy" w:date="2020-07-02T10:34:00Z">
              <w:rPr>
                <w:rFonts w:eastAsiaTheme="minorEastAsia" w:cstheme="minorHAnsi"/>
                <w:sz w:val="24"/>
                <w:szCs w:val="24"/>
              </w:rPr>
            </w:rPrChange>
          </w:rPr>
          <w:t>Scinocca</w:t>
        </w:r>
        <w:proofErr w:type="spellEnd"/>
        <w:r w:rsidRPr="007F6D07">
          <w:rPr>
            <w:rFonts w:eastAsiaTheme="minorEastAsia" w:cstheme="minorHAnsi"/>
            <w:b/>
            <w:sz w:val="24"/>
            <w:szCs w:val="24"/>
            <w:rPrChange w:id="1884" w:author="Bridget Kathleen Murphy" w:date="2020-07-02T10:34:00Z">
              <w:rPr>
                <w:rFonts w:eastAsiaTheme="minorEastAsia" w:cstheme="minorHAnsi"/>
                <w:sz w:val="24"/>
                <w:szCs w:val="24"/>
              </w:rPr>
            </w:rPrChange>
          </w:rPr>
          <w:t xml:space="preserve"> JF, Gillett NP, Anstey J, et al. 2019.</w:t>
        </w:r>
        <w:r w:rsidRPr="007F6D07">
          <w:rPr>
            <w:rFonts w:eastAsiaTheme="minorEastAsia" w:cstheme="minorHAnsi"/>
            <w:sz w:val="24"/>
            <w:szCs w:val="24"/>
          </w:rPr>
          <w:t xml:space="preserve"> The Canadian Earth System Model version 5 (CanESM5.0.3). </w:t>
        </w:r>
        <w:r w:rsidRPr="007F6D07">
          <w:rPr>
            <w:rFonts w:eastAsiaTheme="minorEastAsia" w:cstheme="minorHAnsi"/>
            <w:i/>
            <w:sz w:val="24"/>
            <w:szCs w:val="24"/>
            <w:rPrChange w:id="1885" w:author="Bridget Kathleen Murphy" w:date="2020-07-02T10:36:00Z">
              <w:rPr>
                <w:rFonts w:eastAsiaTheme="minorEastAsia" w:cstheme="minorHAnsi"/>
                <w:sz w:val="24"/>
                <w:szCs w:val="24"/>
              </w:rPr>
            </w:rPrChange>
          </w:rPr>
          <w:t>Geoscientific Model Development</w:t>
        </w:r>
        <w:r w:rsidRPr="007F6D07">
          <w:rPr>
            <w:rFonts w:eastAsiaTheme="minorEastAsia" w:cstheme="minorHAnsi"/>
            <w:sz w:val="24"/>
            <w:szCs w:val="24"/>
          </w:rPr>
          <w:t xml:space="preserve"> </w:t>
        </w:r>
        <w:r w:rsidRPr="007F6D07">
          <w:rPr>
            <w:rFonts w:eastAsiaTheme="minorEastAsia" w:cstheme="minorHAnsi"/>
            <w:b/>
            <w:sz w:val="24"/>
            <w:szCs w:val="24"/>
            <w:rPrChange w:id="1886" w:author="Bridget Kathleen Murphy" w:date="2020-07-02T10:36:00Z">
              <w:rPr>
                <w:rFonts w:eastAsiaTheme="minorEastAsia" w:cstheme="minorHAnsi"/>
                <w:sz w:val="24"/>
                <w:szCs w:val="24"/>
              </w:rPr>
            </w:rPrChange>
          </w:rPr>
          <w:t>12:</w:t>
        </w:r>
        <w:r w:rsidRPr="007F6D07">
          <w:rPr>
            <w:rFonts w:eastAsiaTheme="minorEastAsia" w:cstheme="minorHAnsi"/>
            <w:sz w:val="24"/>
            <w:szCs w:val="24"/>
          </w:rPr>
          <w:t>4823-4873.</w:t>
        </w:r>
      </w:ins>
    </w:p>
    <w:p w14:paraId="24F80C3E" w14:textId="06636838" w:rsidR="0004356D" w:rsidRDefault="0004356D" w:rsidP="002B0AA8">
      <w:pPr>
        <w:spacing w:after="0" w:line="360" w:lineRule="auto"/>
        <w:ind w:left="567" w:hanging="567"/>
        <w:rPr>
          <w:ins w:id="1887" w:author="Bridget Kathleen Murphy" w:date="2020-07-02T10:36:00Z"/>
          <w:rFonts w:eastAsiaTheme="minorEastAsia" w:cstheme="minorHAnsi"/>
          <w:sz w:val="24"/>
          <w:szCs w:val="24"/>
        </w:rPr>
      </w:pPr>
      <w:proofErr w:type="spellStart"/>
      <w:r w:rsidRPr="00FB408E">
        <w:rPr>
          <w:rFonts w:eastAsiaTheme="minorEastAsia" w:cstheme="minorHAnsi"/>
          <w:b/>
          <w:sz w:val="24"/>
          <w:szCs w:val="24"/>
          <w:lang w:val="en-CA"/>
        </w:rPr>
        <w:t>Tjoelker</w:t>
      </w:r>
      <w:proofErr w:type="spellEnd"/>
      <w:r w:rsidRPr="00FB408E">
        <w:rPr>
          <w:rFonts w:eastAsiaTheme="minorEastAsia" w:cstheme="minorHAnsi"/>
          <w:b/>
          <w:sz w:val="24"/>
          <w:szCs w:val="24"/>
          <w:lang w:val="en-CA"/>
        </w:rPr>
        <w:t xml:space="preserve"> M, </w:t>
      </w:r>
      <w:proofErr w:type="spellStart"/>
      <w:r w:rsidRPr="00FB408E">
        <w:rPr>
          <w:rFonts w:eastAsiaTheme="minorEastAsia" w:cstheme="minorHAnsi"/>
          <w:b/>
          <w:sz w:val="24"/>
          <w:szCs w:val="24"/>
          <w:lang w:val="en-CA"/>
        </w:rPr>
        <w:t>Oleksyn</w:t>
      </w:r>
      <w:proofErr w:type="spellEnd"/>
      <w:r w:rsidRPr="00FB408E">
        <w:rPr>
          <w:rFonts w:eastAsiaTheme="minorEastAsia" w:cstheme="minorHAnsi"/>
          <w:b/>
          <w:sz w:val="24"/>
          <w:szCs w:val="24"/>
          <w:lang w:val="en-CA"/>
        </w:rPr>
        <w:t xml:space="preserve"> J, Reich P. 1999.</w:t>
      </w:r>
      <w:r>
        <w:rPr>
          <w:rFonts w:eastAsiaTheme="minorEastAsia" w:cstheme="minorHAnsi"/>
          <w:sz w:val="24"/>
          <w:szCs w:val="24"/>
          <w:lang w:val="en-CA"/>
        </w:rPr>
        <w:t xml:space="preserve"> </w:t>
      </w:r>
      <w:r w:rsidRPr="0004356D">
        <w:rPr>
          <w:rFonts w:eastAsiaTheme="minorEastAsia" w:cstheme="minorHAnsi"/>
          <w:sz w:val="24"/>
          <w:szCs w:val="24"/>
        </w:rPr>
        <w:t>Acclimation of respiration to temperature and CO</w:t>
      </w:r>
      <w:r w:rsidRPr="00FB408E">
        <w:rPr>
          <w:rFonts w:eastAsiaTheme="minorEastAsia" w:cstheme="minorHAnsi"/>
          <w:sz w:val="24"/>
          <w:szCs w:val="24"/>
          <w:vertAlign w:val="subscript"/>
        </w:rPr>
        <w:t>2</w:t>
      </w:r>
      <w:r w:rsidRPr="0004356D">
        <w:rPr>
          <w:rFonts w:eastAsiaTheme="minorEastAsia" w:cstheme="minorHAnsi"/>
          <w:sz w:val="24"/>
          <w:szCs w:val="24"/>
        </w:rPr>
        <w:t xml:space="preserve"> in seedlings of boreal tree species in relation to plant size and relative growth rate</w:t>
      </w:r>
      <w:r>
        <w:rPr>
          <w:rFonts w:eastAsiaTheme="minorEastAsia" w:cstheme="minorHAnsi"/>
          <w:sz w:val="24"/>
          <w:szCs w:val="24"/>
        </w:rPr>
        <w:t xml:space="preserve">. </w:t>
      </w:r>
      <w:r w:rsidRPr="00FB408E">
        <w:rPr>
          <w:rFonts w:eastAsiaTheme="minorEastAsia" w:cstheme="minorHAnsi"/>
          <w:i/>
          <w:sz w:val="24"/>
          <w:szCs w:val="24"/>
        </w:rPr>
        <w:t xml:space="preserve">Global Change Biology </w:t>
      </w:r>
      <w:r w:rsidRPr="00FB408E">
        <w:rPr>
          <w:rFonts w:eastAsiaTheme="minorEastAsia" w:cstheme="minorHAnsi"/>
          <w:b/>
          <w:sz w:val="24"/>
          <w:szCs w:val="24"/>
        </w:rPr>
        <w:t>49</w:t>
      </w:r>
      <w:r>
        <w:rPr>
          <w:rFonts w:eastAsiaTheme="minorEastAsia" w:cstheme="minorHAnsi"/>
          <w:sz w:val="24"/>
          <w:szCs w:val="24"/>
        </w:rPr>
        <w:t xml:space="preserve">(6): 679-691. </w:t>
      </w:r>
    </w:p>
    <w:p w14:paraId="2EA1E9F0" w14:textId="0B91CA7B" w:rsidR="007F6D07" w:rsidRPr="007F6D07" w:rsidRDefault="007F6D07" w:rsidP="007F6D07">
      <w:pPr>
        <w:spacing w:after="0" w:line="360" w:lineRule="auto"/>
        <w:ind w:left="567" w:hanging="567"/>
        <w:rPr>
          <w:rFonts w:eastAsiaTheme="minorEastAsia" w:cstheme="minorHAnsi"/>
          <w:sz w:val="24"/>
          <w:szCs w:val="24"/>
          <w:rPrChange w:id="1888" w:author="Bridget Kathleen Murphy" w:date="2020-07-02T10:36:00Z">
            <w:rPr>
              <w:rFonts w:eastAsiaTheme="minorEastAsia" w:cstheme="minorHAnsi"/>
              <w:sz w:val="24"/>
              <w:szCs w:val="24"/>
              <w:lang w:val="en-CA"/>
            </w:rPr>
          </w:rPrChange>
        </w:rPr>
      </w:pPr>
      <w:proofErr w:type="spellStart"/>
      <w:ins w:id="1889" w:author="Bridget Kathleen Murphy" w:date="2020-07-02T10:36:00Z">
        <w:r w:rsidRPr="007F6D07">
          <w:rPr>
            <w:rFonts w:eastAsiaTheme="minorEastAsia" w:cstheme="minorHAnsi"/>
            <w:b/>
            <w:sz w:val="24"/>
            <w:szCs w:val="24"/>
            <w:rPrChange w:id="1890" w:author="Bridget Kathleen Murphy" w:date="2020-07-02T10:37:00Z">
              <w:rPr>
                <w:rFonts w:eastAsiaTheme="minorEastAsia" w:cstheme="minorHAnsi"/>
                <w:sz w:val="24"/>
                <w:szCs w:val="24"/>
              </w:rPr>
            </w:rPrChange>
          </w:rPr>
          <w:t>Volodin</w:t>
        </w:r>
        <w:proofErr w:type="spellEnd"/>
        <w:r w:rsidRPr="007F6D07">
          <w:rPr>
            <w:rFonts w:eastAsiaTheme="minorEastAsia" w:cstheme="minorHAnsi"/>
            <w:b/>
            <w:sz w:val="24"/>
            <w:szCs w:val="24"/>
            <w:rPrChange w:id="1891" w:author="Bridget Kathleen Murphy" w:date="2020-07-02T10:37:00Z">
              <w:rPr>
                <w:rFonts w:eastAsiaTheme="minorEastAsia" w:cstheme="minorHAnsi"/>
                <w:sz w:val="24"/>
                <w:szCs w:val="24"/>
              </w:rPr>
            </w:rPrChange>
          </w:rPr>
          <w:t xml:space="preserve"> EM, </w:t>
        </w:r>
        <w:proofErr w:type="spellStart"/>
        <w:r w:rsidRPr="007F6D07">
          <w:rPr>
            <w:rFonts w:eastAsiaTheme="minorEastAsia" w:cstheme="minorHAnsi"/>
            <w:b/>
            <w:sz w:val="24"/>
            <w:szCs w:val="24"/>
            <w:rPrChange w:id="1892" w:author="Bridget Kathleen Murphy" w:date="2020-07-02T10:37:00Z">
              <w:rPr>
                <w:rFonts w:eastAsiaTheme="minorEastAsia" w:cstheme="minorHAnsi"/>
                <w:sz w:val="24"/>
                <w:szCs w:val="24"/>
              </w:rPr>
            </w:rPrChange>
          </w:rPr>
          <w:t>Lykosov</w:t>
        </w:r>
        <w:proofErr w:type="spellEnd"/>
        <w:r w:rsidRPr="007F6D07">
          <w:rPr>
            <w:rFonts w:eastAsiaTheme="minorEastAsia" w:cstheme="minorHAnsi"/>
            <w:b/>
            <w:sz w:val="24"/>
            <w:szCs w:val="24"/>
            <w:rPrChange w:id="1893" w:author="Bridget Kathleen Murphy" w:date="2020-07-02T10:37:00Z">
              <w:rPr>
                <w:rFonts w:eastAsiaTheme="minorEastAsia" w:cstheme="minorHAnsi"/>
                <w:sz w:val="24"/>
                <w:szCs w:val="24"/>
              </w:rPr>
            </w:rPrChange>
          </w:rPr>
          <w:t xml:space="preserve"> VN. 1998. </w:t>
        </w:r>
        <w:r w:rsidRPr="007F6D07">
          <w:rPr>
            <w:rFonts w:eastAsiaTheme="minorEastAsia" w:cstheme="minorHAnsi"/>
            <w:sz w:val="24"/>
            <w:szCs w:val="24"/>
          </w:rPr>
          <w:t xml:space="preserve">Parameterization of heat and moisture transfer in the soil-vegetation system for use in atmospheric general circulation models: 1. Formulation and simulations based on local observational data. </w:t>
        </w:r>
        <w:proofErr w:type="spellStart"/>
        <w:r w:rsidRPr="007F6D07">
          <w:rPr>
            <w:rFonts w:eastAsiaTheme="minorEastAsia" w:cstheme="minorHAnsi"/>
            <w:i/>
            <w:sz w:val="24"/>
            <w:szCs w:val="24"/>
            <w:rPrChange w:id="1894" w:author="Bridget Kathleen Murphy" w:date="2020-07-02T10:38:00Z">
              <w:rPr>
                <w:rFonts w:eastAsiaTheme="minorEastAsia" w:cstheme="minorHAnsi"/>
                <w:sz w:val="24"/>
                <w:szCs w:val="24"/>
              </w:rPr>
            </w:rPrChange>
          </w:rPr>
          <w:t>Izvestiya</w:t>
        </w:r>
        <w:proofErr w:type="spellEnd"/>
        <w:r w:rsidRPr="007F6D07">
          <w:rPr>
            <w:rFonts w:eastAsiaTheme="minorEastAsia" w:cstheme="minorHAnsi"/>
            <w:i/>
            <w:sz w:val="24"/>
            <w:szCs w:val="24"/>
            <w:rPrChange w:id="1895" w:author="Bridget Kathleen Murphy" w:date="2020-07-02T10:38:00Z">
              <w:rPr>
                <w:rFonts w:eastAsiaTheme="minorEastAsia" w:cstheme="minorHAnsi"/>
                <w:sz w:val="24"/>
                <w:szCs w:val="24"/>
              </w:rPr>
            </w:rPrChange>
          </w:rPr>
          <w:t xml:space="preserve"> Atmospheric and Oceanic Physics</w:t>
        </w:r>
        <w:r w:rsidRPr="007F6D07">
          <w:rPr>
            <w:rFonts w:eastAsiaTheme="minorEastAsia" w:cstheme="minorHAnsi"/>
            <w:sz w:val="24"/>
            <w:szCs w:val="24"/>
          </w:rPr>
          <w:t xml:space="preserve"> </w:t>
        </w:r>
        <w:r w:rsidRPr="007F6D07">
          <w:rPr>
            <w:rFonts w:eastAsiaTheme="minorEastAsia" w:cstheme="minorHAnsi"/>
            <w:b/>
            <w:sz w:val="24"/>
            <w:szCs w:val="24"/>
            <w:rPrChange w:id="1896" w:author="Bridget Kathleen Murphy" w:date="2020-07-02T10:38:00Z">
              <w:rPr>
                <w:rFonts w:eastAsiaTheme="minorEastAsia" w:cstheme="minorHAnsi"/>
                <w:sz w:val="24"/>
                <w:szCs w:val="24"/>
              </w:rPr>
            </w:rPrChange>
          </w:rPr>
          <w:t>34:</w:t>
        </w:r>
        <w:r w:rsidRPr="007F6D07">
          <w:rPr>
            <w:rFonts w:eastAsiaTheme="minorEastAsia" w:cstheme="minorHAnsi"/>
            <w:sz w:val="24"/>
            <w:szCs w:val="24"/>
          </w:rPr>
          <w:t>405-416.</w:t>
        </w:r>
      </w:ins>
    </w:p>
    <w:p w14:paraId="472996C7" w14:textId="61D03C94" w:rsidR="00522DC5" w:rsidRDefault="00522D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Way DA, </w:t>
      </w:r>
      <w:proofErr w:type="spellStart"/>
      <w:r w:rsidRPr="00FB408E">
        <w:rPr>
          <w:rFonts w:eastAsiaTheme="minorEastAsia" w:cstheme="minorHAnsi"/>
          <w:b/>
          <w:sz w:val="24"/>
          <w:szCs w:val="24"/>
          <w:lang w:val="en-CA"/>
        </w:rPr>
        <w:t>Yamori</w:t>
      </w:r>
      <w:proofErr w:type="spellEnd"/>
      <w:r w:rsidRPr="00FB408E">
        <w:rPr>
          <w:rFonts w:eastAsiaTheme="minorEastAsia" w:cstheme="minorHAnsi"/>
          <w:b/>
          <w:sz w:val="24"/>
          <w:szCs w:val="24"/>
          <w:lang w:val="en-CA"/>
        </w:rPr>
        <w:t xml:space="preserve"> W. 2014.</w:t>
      </w:r>
      <w:r w:rsidRPr="005C3801">
        <w:rPr>
          <w:rFonts w:eastAsiaTheme="minorEastAsia" w:cstheme="minorHAnsi"/>
          <w:sz w:val="24"/>
          <w:szCs w:val="24"/>
          <w:lang w:val="en-CA"/>
        </w:rPr>
        <w:t xml:space="preserve"> Thermal acclimation of photosynthesis: on the importance of adjusting our definitions and accounting for thermal acclimation of respiration. </w:t>
      </w:r>
      <w:r w:rsidRPr="00FB408E">
        <w:rPr>
          <w:rFonts w:eastAsiaTheme="minorEastAsia" w:cstheme="minorHAnsi"/>
          <w:i/>
          <w:sz w:val="24"/>
          <w:szCs w:val="24"/>
          <w:lang w:val="en-CA"/>
        </w:rPr>
        <w:t>Photosynthesis Research</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119</w:t>
      </w:r>
      <w:r w:rsidRPr="005C3801">
        <w:rPr>
          <w:rFonts w:eastAsiaTheme="minorEastAsia" w:cstheme="minorHAnsi"/>
          <w:sz w:val="24"/>
          <w:szCs w:val="24"/>
          <w:lang w:val="en-CA"/>
        </w:rPr>
        <w:t>:89-100.</w:t>
      </w:r>
    </w:p>
    <w:p w14:paraId="1A613AFF" w14:textId="60E5F625" w:rsidR="00C32518" w:rsidRPr="00546700" w:rsidRDefault="00AC2BBB" w:rsidP="00916054">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Weger</w:t>
      </w:r>
      <w:proofErr w:type="spellEnd"/>
      <w:r w:rsidRPr="00FB408E">
        <w:rPr>
          <w:rFonts w:eastAsiaTheme="minorEastAsia" w:cstheme="minorHAnsi"/>
          <w:b/>
          <w:sz w:val="24"/>
          <w:szCs w:val="24"/>
          <w:lang w:val="en-CA"/>
        </w:rPr>
        <w:t xml:space="preserve"> HG, Guy RD. 1991.</w:t>
      </w:r>
      <w:r>
        <w:rPr>
          <w:rFonts w:eastAsiaTheme="minorEastAsia" w:cstheme="minorHAnsi"/>
          <w:sz w:val="24"/>
          <w:szCs w:val="24"/>
          <w:lang w:val="en-CA"/>
        </w:rPr>
        <w:t xml:space="preserve"> Cytochrome and alternative pathway respiration in white spruce (</w:t>
      </w:r>
      <w:proofErr w:type="spellStart"/>
      <w:r>
        <w:rPr>
          <w:rFonts w:eastAsiaTheme="minorEastAsia" w:cstheme="minorHAnsi"/>
          <w:i/>
          <w:iCs/>
          <w:sz w:val="24"/>
          <w:szCs w:val="24"/>
          <w:lang w:val="en-CA"/>
        </w:rPr>
        <w:t>Picea</w:t>
      </w:r>
      <w:proofErr w:type="spellEnd"/>
      <w:r>
        <w:rPr>
          <w:rFonts w:eastAsiaTheme="minorEastAsia" w:cstheme="minorHAnsi"/>
          <w:i/>
          <w:iCs/>
          <w:sz w:val="24"/>
          <w:szCs w:val="24"/>
          <w:lang w:val="en-CA"/>
        </w:rPr>
        <w:t xml:space="preserve"> glauca</w:t>
      </w:r>
      <w:r>
        <w:rPr>
          <w:rFonts w:eastAsiaTheme="minorEastAsia" w:cstheme="minorHAnsi"/>
          <w:sz w:val="24"/>
          <w:szCs w:val="24"/>
          <w:lang w:val="en-CA"/>
        </w:rPr>
        <w:t xml:space="preserve">) roots. Effects of growth and measurement temperature. </w:t>
      </w:r>
      <w:proofErr w:type="spellStart"/>
      <w:r w:rsidRPr="00FB408E">
        <w:rPr>
          <w:rFonts w:eastAsiaTheme="minorEastAsia" w:cstheme="minorHAnsi"/>
          <w:i/>
          <w:sz w:val="24"/>
          <w:szCs w:val="24"/>
          <w:lang w:val="en-CA"/>
        </w:rPr>
        <w:t>Physiologia</w:t>
      </w:r>
      <w:proofErr w:type="spellEnd"/>
      <w:r w:rsidRPr="00FB408E">
        <w:rPr>
          <w:rFonts w:eastAsiaTheme="minorEastAsia" w:cstheme="minorHAnsi"/>
          <w:i/>
          <w:sz w:val="24"/>
          <w:szCs w:val="24"/>
          <w:lang w:val="en-CA"/>
        </w:rPr>
        <w:t xml:space="preserve"> Plantarum</w:t>
      </w:r>
      <w:r>
        <w:rPr>
          <w:rFonts w:eastAsiaTheme="minorEastAsia" w:cstheme="minorHAnsi"/>
          <w:sz w:val="24"/>
          <w:szCs w:val="24"/>
          <w:lang w:val="en-CA"/>
        </w:rPr>
        <w:t xml:space="preserve"> </w:t>
      </w:r>
      <w:r w:rsidRPr="00FB408E">
        <w:rPr>
          <w:rFonts w:eastAsiaTheme="minorEastAsia" w:cstheme="minorHAnsi"/>
          <w:b/>
          <w:sz w:val="24"/>
          <w:szCs w:val="24"/>
          <w:lang w:val="en-CA"/>
        </w:rPr>
        <w:t>83</w:t>
      </w:r>
      <w:r>
        <w:rPr>
          <w:rFonts w:eastAsiaTheme="minorEastAsia" w:cstheme="minorHAnsi"/>
          <w:sz w:val="24"/>
          <w:szCs w:val="24"/>
          <w:lang w:val="en-CA"/>
        </w:rPr>
        <w:t>:675-681.</w:t>
      </w:r>
    </w:p>
    <w:sectPr w:rsidR="00C32518" w:rsidRPr="00546700" w:rsidSect="00615D1B">
      <w:pgSz w:w="12240" w:h="15840" w:code="1"/>
      <w:pgMar w:top="1134" w:right="1134" w:bottom="1134" w:left="1134"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ridget Kathleen Murphy" w:date="2020-06-22T11:31:00Z" w:initials="BKM">
    <w:p w14:paraId="19E0C747" w14:textId="37F4B3FA" w:rsidR="00893B32" w:rsidRDefault="00893B32">
      <w:pPr>
        <w:pStyle w:val="CommentText"/>
      </w:pPr>
      <w:r>
        <w:rPr>
          <w:rStyle w:val="CommentReference"/>
        </w:rPr>
        <w:annotationRef/>
      </w:r>
      <w:r>
        <w:t>Reviewer 1 &amp; 3:</w:t>
      </w:r>
    </w:p>
    <w:p w14:paraId="02BCA9E5" w14:textId="77777777" w:rsidR="00893B32" w:rsidRDefault="00893B32">
      <w:pPr>
        <w:pStyle w:val="CommentText"/>
      </w:pPr>
      <w:r>
        <w:t>Title is too long</w:t>
      </w:r>
    </w:p>
    <w:p w14:paraId="47F880DD" w14:textId="77777777" w:rsidR="00893B32" w:rsidRDefault="00893B32">
      <w:pPr>
        <w:pStyle w:val="CommentText"/>
      </w:pPr>
      <w:r>
        <w:t>Awkward to include a citation</w:t>
      </w:r>
    </w:p>
    <w:p w14:paraId="4650D3E0" w14:textId="77777777" w:rsidR="00893B32" w:rsidRDefault="00893B32">
      <w:pPr>
        <w:pStyle w:val="CommentText"/>
      </w:pPr>
    </w:p>
    <w:p w14:paraId="5FA9B8AF" w14:textId="562F37B7" w:rsidR="00893B32" w:rsidRDefault="00893B32">
      <w:pPr>
        <w:pStyle w:val="CommentText"/>
      </w:pPr>
      <w:r>
        <w:t>“A derivation error affecting C balance models exists in the current implementation of the modified Arrhenius function”</w:t>
      </w:r>
    </w:p>
  </w:comment>
  <w:comment w:id="3" w:author="Joseph Stinziano" w:date="2020-07-06T09:52:00Z" w:initials="JS">
    <w:p w14:paraId="0767FD02" w14:textId="243889F1" w:rsidR="00893B32" w:rsidRDefault="00893B32">
      <w:pPr>
        <w:pStyle w:val="CommentText"/>
      </w:pPr>
      <w:r>
        <w:rPr>
          <w:rStyle w:val="CommentReference"/>
        </w:rPr>
        <w:annotationRef/>
      </w:r>
      <w:r>
        <w:t>update word counts</w:t>
      </w:r>
    </w:p>
  </w:comment>
  <w:comment w:id="8" w:author="Bridget Kathleen Murphy" w:date="2020-06-22T13:16:00Z" w:initials="BKM">
    <w:p w14:paraId="5C3E1319" w14:textId="77777777" w:rsidR="00893B32" w:rsidRDefault="00893B32">
      <w:pPr>
        <w:pStyle w:val="CommentText"/>
      </w:pPr>
      <w:r>
        <w:rPr>
          <w:rStyle w:val="CommentReference"/>
        </w:rPr>
        <w:annotationRef/>
      </w:r>
      <w:r>
        <w:t>Reviewer 1:</w:t>
      </w:r>
    </w:p>
    <w:p w14:paraId="41A94215" w14:textId="39ED05E1" w:rsidR="00893B32" w:rsidRPr="00E3559E" w:rsidRDefault="00893B32" w:rsidP="00E3559E">
      <w:pPr>
        <w:spacing w:after="0" w:line="240" w:lineRule="auto"/>
        <w:rPr>
          <w:rFonts w:ascii="Times New Roman" w:eastAsia="Times New Roman" w:hAnsi="Times New Roman" w:cs="Times New Roman"/>
          <w:sz w:val="24"/>
          <w:szCs w:val="24"/>
          <w:lang w:val="en-CA"/>
        </w:rPr>
      </w:pPr>
      <w:r w:rsidRPr="00E3559E">
        <w:rPr>
          <w:rFonts w:ascii="-webkit-standard" w:eastAsia="Times New Roman" w:hAnsi="-webkit-standard" w:cs="Times New Roman"/>
          <w:color w:val="000000"/>
          <w:lang w:val="en-CA"/>
        </w:rPr>
        <w:t xml:space="preserve">How can a term be half dropped its either in or out, clarify the point or amend the </w:t>
      </w:r>
      <w:proofErr w:type="gramStart"/>
      <w:r w:rsidRPr="00E3559E">
        <w:rPr>
          <w:rFonts w:ascii="-webkit-standard" w:eastAsia="Times New Roman" w:hAnsi="-webkit-standard" w:cs="Times New Roman"/>
          <w:color w:val="000000"/>
          <w:lang w:val="en-CA"/>
        </w:rPr>
        <w:t>bullet</w:t>
      </w:r>
      <w:proofErr w:type="gramEnd"/>
    </w:p>
  </w:comment>
  <w:comment w:id="14" w:author="Bridget Kathleen Murphy" w:date="2020-06-22T13:16:00Z" w:initials="BKM">
    <w:p w14:paraId="4FD909E0" w14:textId="170093F4" w:rsidR="00893B32" w:rsidRDefault="00893B32" w:rsidP="00E3559E">
      <w:pPr>
        <w:rPr>
          <w:rFonts w:ascii="-webkit-standard" w:eastAsia="Times New Roman" w:hAnsi="-webkit-standard" w:cs="Times New Roman"/>
          <w:color w:val="000000"/>
          <w:lang w:val="en-CA"/>
        </w:rPr>
      </w:pPr>
      <w:r>
        <w:rPr>
          <w:rStyle w:val="CommentReference"/>
        </w:rPr>
        <w:annotationRef/>
      </w:r>
      <w:r>
        <w:rPr>
          <w:rFonts w:ascii="-webkit-standard" w:eastAsia="Times New Roman" w:hAnsi="-webkit-standard" w:cs="Times New Roman"/>
          <w:color w:val="000000"/>
          <w:lang w:val="en-CA"/>
        </w:rPr>
        <w:t>Reviewer 1:</w:t>
      </w:r>
    </w:p>
    <w:p w14:paraId="054F9FE2" w14:textId="7D876FCD" w:rsidR="00893B32" w:rsidRPr="00E3559E" w:rsidRDefault="00893B32" w:rsidP="00E3559E">
      <w:pPr>
        <w:rPr>
          <w:rFonts w:ascii="-webkit-standard" w:eastAsia="Times New Roman" w:hAnsi="-webkit-standard" w:cs="Times New Roman"/>
          <w:color w:val="000000"/>
          <w:lang w:val="en-CA"/>
        </w:rPr>
      </w:pPr>
      <w:r w:rsidRPr="00E3559E">
        <w:rPr>
          <w:rFonts w:ascii="-webkit-standard" w:eastAsia="Times New Roman" w:hAnsi="-webkit-standard" w:cs="Times New Roman"/>
          <w:color w:val="000000"/>
          <w:lang w:val="en-CA"/>
        </w:rPr>
        <w:t>A is not a good choice for a symbol given the topic and the later use of A for photosynthesis</w:t>
      </w:r>
    </w:p>
    <w:p w14:paraId="643FBAE4" w14:textId="7BF19EFB" w:rsidR="00893B32" w:rsidRDefault="00893B32">
      <w:pPr>
        <w:pStyle w:val="CommentText"/>
      </w:pPr>
    </w:p>
  </w:comment>
  <w:comment w:id="23" w:author="Bridget Kathleen Murphy" w:date="2020-06-22T13:17:00Z" w:initials="BKM">
    <w:p w14:paraId="30D8635E" w14:textId="058CA89D" w:rsidR="00893B32" w:rsidRDefault="00893B32" w:rsidP="00E3559E">
      <w:pPr>
        <w:rPr>
          <w:rFonts w:ascii="-webkit-standard" w:eastAsia="Times New Roman" w:hAnsi="-webkit-standard" w:cs="Times New Roman"/>
          <w:color w:val="000000"/>
          <w:lang w:val="en-CA"/>
        </w:rPr>
      </w:pPr>
      <w:r>
        <w:rPr>
          <w:rStyle w:val="CommentReference"/>
        </w:rPr>
        <w:annotationRef/>
      </w:r>
      <w:r>
        <w:rPr>
          <w:rFonts w:ascii="-webkit-standard" w:eastAsia="Times New Roman" w:hAnsi="-webkit-standard" w:cs="Times New Roman"/>
          <w:color w:val="000000"/>
          <w:lang w:val="en-CA"/>
        </w:rPr>
        <w:t>Reviewer 1:</w:t>
      </w:r>
    </w:p>
    <w:p w14:paraId="53AF172B" w14:textId="77777777" w:rsidR="00893B32" w:rsidRDefault="00893B32" w:rsidP="00E3559E">
      <w:pPr>
        <w:rPr>
          <w:rFonts w:ascii="-webkit-standard" w:eastAsia="Times New Roman" w:hAnsi="-webkit-standard" w:cs="Times New Roman"/>
          <w:color w:val="000000"/>
          <w:lang w:val="en-CA"/>
        </w:rPr>
      </w:pPr>
      <w:r w:rsidRPr="00E3559E">
        <w:rPr>
          <w:rFonts w:ascii="-webkit-standard" w:eastAsia="Times New Roman" w:hAnsi="-webkit-standard" w:cs="Times New Roman"/>
          <w:color w:val="000000"/>
          <w:lang w:val="en-CA"/>
        </w:rPr>
        <w:t>The order of the symbol descriptions does not align with the presentation of the equations and makes it hard for the reader</w:t>
      </w:r>
    </w:p>
    <w:p w14:paraId="3BAA95EE" w14:textId="24284BBC" w:rsidR="00893B32" w:rsidRPr="00E3559E" w:rsidRDefault="00893B32" w:rsidP="00E3559E">
      <w:pPr>
        <w:spacing w:after="0" w:line="240" w:lineRule="auto"/>
        <w:rPr>
          <w:rFonts w:ascii="Times New Roman" w:eastAsia="Times New Roman" w:hAnsi="Times New Roman" w:cs="Times New Roman"/>
          <w:sz w:val="24"/>
          <w:szCs w:val="24"/>
          <w:lang w:val="en-CA"/>
        </w:rPr>
      </w:pPr>
      <w:r w:rsidRPr="00E3559E">
        <w:rPr>
          <w:rFonts w:ascii="-webkit-standard" w:eastAsia="Times New Roman" w:hAnsi="-webkit-standard" w:cs="Times New Roman"/>
          <w:color w:val="000000"/>
          <w:lang w:val="en-CA"/>
        </w:rPr>
        <w:t>It would help the clarity to state degrees Kelvin (K) or similar</w:t>
      </w:r>
    </w:p>
  </w:comment>
  <w:comment w:id="42" w:author="Bridget Kathleen Murphy" w:date="2020-06-22T13:18:00Z" w:initials="BKM">
    <w:p w14:paraId="559F6A11" w14:textId="77777777" w:rsidR="00893B32" w:rsidRDefault="00893B32">
      <w:pPr>
        <w:pStyle w:val="CommentText"/>
      </w:pPr>
      <w:r>
        <w:rPr>
          <w:rStyle w:val="CommentReference"/>
        </w:rPr>
        <w:annotationRef/>
      </w:r>
      <w:r>
        <w:t>Reviewer 1:</w:t>
      </w:r>
    </w:p>
    <w:p w14:paraId="410EB456" w14:textId="29B5CE46" w:rsidR="00893B32" w:rsidRPr="00CA003A" w:rsidRDefault="00893B32" w:rsidP="00CA003A">
      <w:pPr>
        <w:spacing w:after="0" w:line="240" w:lineRule="auto"/>
        <w:rPr>
          <w:rFonts w:ascii="-webkit-standard" w:eastAsia="Times New Roman" w:hAnsi="-webkit-standard" w:cs="Times New Roman"/>
          <w:color w:val="000000"/>
          <w:lang w:val="en-CA"/>
        </w:rPr>
      </w:pPr>
      <w:r w:rsidRPr="00E3559E">
        <w:rPr>
          <w:rFonts w:ascii="-webkit-standard" w:eastAsia="Times New Roman" w:hAnsi="-webkit-standard" w:cs="Times New Roman"/>
          <w:color w:val="000000"/>
          <w:lang w:val="en-CA"/>
        </w:rPr>
        <w:t>Rogers et al (2017) considered a limited number of models. I think the impact of the paper could be improved with a table highlighting which major Earth system models (take the CMIP suite for example) have this error, or if it’s all of them then state that. I think understanding how widespread this error is in major Earth system models would increase the impact of the paper</w:t>
      </w:r>
    </w:p>
  </w:comment>
  <w:comment w:id="58" w:author="Bridget Kathleen Murphy" w:date="2020-06-22T11:55:00Z" w:initials="BKM">
    <w:p w14:paraId="67AD8B32" w14:textId="77777777" w:rsidR="00893B32" w:rsidRDefault="00893B32">
      <w:pPr>
        <w:pStyle w:val="CommentText"/>
      </w:pPr>
      <w:r>
        <w:rPr>
          <w:rStyle w:val="CommentReference"/>
        </w:rPr>
        <w:annotationRef/>
      </w:r>
      <w:r>
        <w:t>Reviewer 1:</w:t>
      </w:r>
    </w:p>
    <w:p w14:paraId="70CCEE77" w14:textId="32C0933F" w:rsidR="00893B32" w:rsidRDefault="00893B32" w:rsidP="00E3559E">
      <w:pPr>
        <w:spacing w:after="0" w:line="240" w:lineRule="auto"/>
        <w:rPr>
          <w:rFonts w:ascii="-webkit-standard" w:eastAsia="Times New Roman" w:hAnsi="-webkit-standard" w:cs="Times New Roman"/>
          <w:color w:val="000000"/>
          <w:lang w:val="en-CA"/>
        </w:rPr>
      </w:pPr>
      <w:r w:rsidRPr="00E3559E">
        <w:rPr>
          <w:rFonts w:ascii="-webkit-standard" w:eastAsia="Times New Roman" w:hAnsi="-webkit-standard" w:cs="Times New Roman"/>
          <w:color w:val="000000"/>
          <w:lang w:val="en-CA"/>
        </w:rPr>
        <w:t>Perhaps the authors could consider referring to them as J1942 and M2002 or original and modern – anything to help the reader keep them straight</w:t>
      </w:r>
      <w:r>
        <w:rPr>
          <w:rFonts w:ascii="-webkit-standard" w:eastAsia="Times New Roman" w:hAnsi="-webkit-standard" w:cs="Times New Roman"/>
          <w:color w:val="000000"/>
          <w:lang w:val="en-CA"/>
        </w:rPr>
        <w:t xml:space="preserve"> […]</w:t>
      </w:r>
    </w:p>
    <w:p w14:paraId="6F263859" w14:textId="383885D7" w:rsidR="00893B32" w:rsidRPr="00E3559E" w:rsidRDefault="00893B32" w:rsidP="00E3559E">
      <w:pPr>
        <w:spacing w:after="0" w:line="240" w:lineRule="auto"/>
        <w:rPr>
          <w:rFonts w:ascii="Times New Roman" w:eastAsia="Times New Roman" w:hAnsi="Times New Roman" w:cs="Times New Roman"/>
          <w:sz w:val="24"/>
          <w:szCs w:val="24"/>
          <w:lang w:val="en-CA"/>
        </w:rPr>
      </w:pPr>
      <w:r w:rsidRPr="00E3559E">
        <w:rPr>
          <w:rFonts w:ascii="-webkit-standard" w:eastAsia="Times New Roman" w:hAnsi="-webkit-standard" w:cs="Times New Roman"/>
          <w:color w:val="000000"/>
          <w:lang w:val="en-CA"/>
        </w:rPr>
        <w:t>This particularly relevant for the figure axis labels.</w:t>
      </w:r>
    </w:p>
    <w:p w14:paraId="72B72F43" w14:textId="77777777" w:rsidR="00893B32" w:rsidRPr="00E3559E" w:rsidRDefault="00893B32" w:rsidP="00E3559E">
      <w:pPr>
        <w:spacing w:after="0" w:line="240" w:lineRule="auto"/>
        <w:rPr>
          <w:rFonts w:ascii="Times New Roman" w:eastAsia="Times New Roman" w:hAnsi="Times New Roman" w:cs="Times New Roman"/>
          <w:sz w:val="24"/>
          <w:szCs w:val="24"/>
          <w:lang w:val="en-CA"/>
        </w:rPr>
      </w:pPr>
    </w:p>
    <w:p w14:paraId="4C978B69" w14:textId="77777777" w:rsidR="00893B32" w:rsidRDefault="00893B32">
      <w:pPr>
        <w:pStyle w:val="CommentText"/>
      </w:pPr>
      <w:r>
        <w:t>Reviewer 3:</w:t>
      </w:r>
    </w:p>
    <w:p w14:paraId="7F1D6D14" w14:textId="77777777" w:rsidR="00893B32" w:rsidRPr="003668EA" w:rsidRDefault="00893B32" w:rsidP="003668EA">
      <w:pPr>
        <w:spacing w:after="0" w:line="240" w:lineRule="auto"/>
        <w:rPr>
          <w:rFonts w:ascii="Times New Roman" w:eastAsia="Times New Roman" w:hAnsi="Times New Roman" w:cs="Times New Roman"/>
          <w:sz w:val="24"/>
          <w:szCs w:val="24"/>
          <w:lang w:val="en-CA"/>
        </w:rPr>
      </w:pPr>
      <w:r w:rsidRPr="003668EA">
        <w:rPr>
          <w:rFonts w:ascii="-webkit-standard" w:eastAsia="Times New Roman" w:hAnsi="-webkit-standard" w:cs="Times New Roman"/>
          <w:color w:val="000000"/>
          <w:lang w:val="en-CA"/>
        </w:rPr>
        <w:t>(2)     Please go back through the literature to find, if possible, where the term is first dropped.</w:t>
      </w:r>
      <w:r w:rsidRPr="003668EA">
        <w:rPr>
          <w:rFonts w:ascii="-webkit-standard" w:eastAsia="Times New Roman" w:hAnsi="-webkit-standard" w:cs="Times New Roman"/>
          <w:color w:val="000000"/>
          <w:lang w:val="en-CA"/>
        </w:rPr>
        <w:br/>
        <w:t>(3)     Where the term is dropped, see if this is because those authors believe it to have little variation in T, and so can be regarded as roughly unity.</w:t>
      </w:r>
      <w:r w:rsidRPr="003668EA">
        <w:rPr>
          <w:rFonts w:ascii="-webkit-standard" w:eastAsia="Times New Roman" w:hAnsi="-webkit-standard" w:cs="Times New Roman"/>
          <w:color w:val="000000"/>
          <w:lang w:val="en-CA"/>
        </w:rPr>
        <w:br/>
        <w:t>(4)     See if the original derivation is based on a linearly-increasing response to T, with the exponentials used to “flatten off” the curve at high temperatures.</w:t>
      </w:r>
    </w:p>
    <w:p w14:paraId="53ACA958" w14:textId="7846BB97" w:rsidR="00893B32" w:rsidRDefault="00893B32">
      <w:pPr>
        <w:pStyle w:val="CommentText"/>
      </w:pPr>
    </w:p>
  </w:comment>
  <w:comment w:id="64" w:author="Bridget Kathleen Murphy" w:date="2020-06-22T13:13:00Z" w:initials="BKM">
    <w:p w14:paraId="092F1000" w14:textId="77777777" w:rsidR="00893B32" w:rsidRDefault="00893B32">
      <w:pPr>
        <w:pStyle w:val="CommentText"/>
      </w:pPr>
      <w:r>
        <w:rPr>
          <w:rStyle w:val="CommentReference"/>
        </w:rPr>
        <w:annotationRef/>
      </w:r>
      <w:r>
        <w:t>Reviewer 1:</w:t>
      </w:r>
    </w:p>
    <w:p w14:paraId="076B4BDB" w14:textId="634B7D3F" w:rsidR="00893B32" w:rsidRPr="00E3559E" w:rsidRDefault="00893B32" w:rsidP="00E3559E">
      <w:pPr>
        <w:spacing w:after="0" w:line="240" w:lineRule="auto"/>
        <w:rPr>
          <w:rFonts w:ascii="Times New Roman" w:eastAsia="Times New Roman" w:hAnsi="Times New Roman" w:cs="Times New Roman"/>
          <w:sz w:val="24"/>
          <w:szCs w:val="24"/>
          <w:lang w:val="en-CA"/>
        </w:rPr>
      </w:pPr>
      <w:r>
        <w:rPr>
          <w:rFonts w:ascii="-webkit-standard" w:eastAsia="Times New Roman" w:hAnsi="-webkit-standard" w:cs="Times New Roman"/>
          <w:color w:val="000000"/>
          <w:lang w:val="en-CA"/>
        </w:rPr>
        <w:t>C</w:t>
      </w:r>
      <w:r w:rsidRPr="00E3559E">
        <w:rPr>
          <w:rFonts w:ascii="-webkit-standard" w:eastAsia="Times New Roman" w:hAnsi="-webkit-standard" w:cs="Times New Roman"/>
          <w:color w:val="000000"/>
          <w:lang w:val="en-CA"/>
        </w:rPr>
        <w:t>larity could be improved by harmonizing immediately and alerting the reader to the harmonization on first presentation of the original and modern equations.</w:t>
      </w:r>
    </w:p>
    <w:p w14:paraId="73E3E0CA" w14:textId="480F2C9B" w:rsidR="00893B32" w:rsidRDefault="00893B32">
      <w:pPr>
        <w:pStyle w:val="CommentText"/>
      </w:pPr>
    </w:p>
  </w:comment>
  <w:comment w:id="65" w:author="Bridget Kathleen Murphy" w:date="2020-06-22T13:27:00Z" w:initials="BKM">
    <w:p w14:paraId="1EA77BEF" w14:textId="77777777" w:rsidR="00893B32" w:rsidRDefault="00893B32">
      <w:pPr>
        <w:pStyle w:val="CommentText"/>
      </w:pPr>
      <w:r>
        <w:rPr>
          <w:rStyle w:val="CommentReference"/>
        </w:rPr>
        <w:annotationRef/>
      </w:r>
      <w:r>
        <w:t>Reviewer 3:</w:t>
      </w:r>
    </w:p>
    <w:p w14:paraId="1E87C477" w14:textId="1137EDF3" w:rsidR="00893B32" w:rsidRPr="003668EA" w:rsidRDefault="00893B32" w:rsidP="003668EA">
      <w:pPr>
        <w:spacing w:after="0" w:line="240" w:lineRule="auto"/>
        <w:rPr>
          <w:rFonts w:ascii="Times New Roman" w:eastAsia="Times New Roman" w:hAnsi="Times New Roman" w:cs="Times New Roman"/>
          <w:sz w:val="24"/>
          <w:szCs w:val="24"/>
          <w:lang w:val="en-CA"/>
        </w:rPr>
      </w:pPr>
      <w:r w:rsidRPr="003668EA">
        <w:rPr>
          <w:rFonts w:ascii="-webkit-standard" w:eastAsia="Times New Roman" w:hAnsi="-webkit-standard" w:cs="Times New Roman"/>
          <w:color w:val="000000"/>
          <w:lang w:val="en-CA"/>
        </w:rPr>
        <w:t>Do check again all algebra</w:t>
      </w:r>
    </w:p>
    <w:p w14:paraId="46608047" w14:textId="77777777" w:rsidR="00893B32" w:rsidRDefault="00893B32">
      <w:pPr>
        <w:pStyle w:val="CommentText"/>
      </w:pPr>
    </w:p>
    <w:p w14:paraId="51106D4C" w14:textId="77777777" w:rsidR="00893B32" w:rsidRPr="00205BBD" w:rsidRDefault="00893B32" w:rsidP="00205BBD">
      <w:pPr>
        <w:spacing w:after="0" w:line="240" w:lineRule="auto"/>
        <w:rPr>
          <w:rFonts w:ascii="Times New Roman" w:eastAsia="Times New Roman" w:hAnsi="Times New Roman" w:cs="Times New Roman"/>
          <w:sz w:val="24"/>
          <w:szCs w:val="24"/>
          <w:lang w:val="en-CA"/>
        </w:rPr>
      </w:pPr>
      <w:r w:rsidRPr="00205BBD">
        <w:rPr>
          <w:rFonts w:ascii="-webkit-standard" w:eastAsia="Times New Roman" w:hAnsi="-webkit-standard" w:cs="Times New Roman"/>
          <w:color w:val="000000"/>
          <w:lang w:val="en-CA"/>
        </w:rPr>
        <w:t xml:space="preserve">The descriptions around the transitions between how the authors get from </w:t>
      </w:r>
      <w:proofErr w:type="spellStart"/>
      <w:r w:rsidRPr="00205BBD">
        <w:rPr>
          <w:rFonts w:ascii="-webkit-standard" w:eastAsia="Times New Roman" w:hAnsi="-webkit-standard" w:cs="Times New Roman"/>
          <w:color w:val="000000"/>
          <w:lang w:val="en-CA"/>
        </w:rPr>
        <w:t>Eqn</w:t>
      </w:r>
      <w:proofErr w:type="spellEnd"/>
      <w:r w:rsidRPr="00205BBD">
        <w:rPr>
          <w:rFonts w:ascii="-webkit-standard" w:eastAsia="Times New Roman" w:hAnsi="-webkit-standard" w:cs="Times New Roman"/>
          <w:color w:val="000000"/>
          <w:lang w:val="en-CA"/>
        </w:rPr>
        <w:t xml:space="preserve"> (4) to </w:t>
      </w:r>
      <w:proofErr w:type="spellStart"/>
      <w:r w:rsidRPr="00205BBD">
        <w:rPr>
          <w:rFonts w:ascii="-webkit-standard" w:eastAsia="Times New Roman" w:hAnsi="-webkit-standard" w:cs="Times New Roman"/>
          <w:color w:val="000000"/>
          <w:lang w:val="en-CA"/>
        </w:rPr>
        <w:t>Eqn</w:t>
      </w:r>
      <w:proofErr w:type="spellEnd"/>
      <w:r w:rsidRPr="00205BBD">
        <w:rPr>
          <w:rFonts w:ascii="-webkit-standard" w:eastAsia="Times New Roman" w:hAnsi="-webkit-standard" w:cs="Times New Roman"/>
          <w:color w:val="000000"/>
          <w:lang w:val="en-CA"/>
        </w:rPr>
        <w:t xml:space="preserve"> (10) could be better. For instance, “Harmonizing the notation scheme to that typically used in plant ecophysiology”. Much better would be describing the parameters that are changed in name, or clustered together – and giving references throughout.</w:t>
      </w:r>
    </w:p>
    <w:p w14:paraId="4076D2CA" w14:textId="77777777" w:rsidR="00893B32" w:rsidRDefault="00893B32">
      <w:pPr>
        <w:pStyle w:val="CommentText"/>
      </w:pPr>
    </w:p>
    <w:p w14:paraId="400AE3BF" w14:textId="21C0B58A" w:rsidR="00893B32" w:rsidRPr="00205BBD" w:rsidRDefault="00893B32" w:rsidP="00205BBD">
      <w:pPr>
        <w:spacing w:after="0" w:line="240" w:lineRule="auto"/>
        <w:rPr>
          <w:rFonts w:ascii="Times New Roman" w:eastAsia="Times New Roman" w:hAnsi="Times New Roman" w:cs="Times New Roman"/>
          <w:sz w:val="24"/>
          <w:szCs w:val="24"/>
          <w:lang w:val="en-CA"/>
        </w:rPr>
      </w:pPr>
      <w:r w:rsidRPr="00205BBD">
        <w:rPr>
          <w:rFonts w:ascii="-webkit-standard" w:eastAsia="Times New Roman" w:hAnsi="-webkit-standard" w:cs="Times New Roman"/>
          <w:color w:val="000000"/>
          <w:lang w:val="en-CA"/>
        </w:rPr>
        <w:t xml:space="preserve">Where numerical values are mixed with variable names, then the standard notation would be to either (1) put the numerical value first, or (2) use a “x” symbol. So, for instance, </w:t>
      </w:r>
      <w:proofErr w:type="spellStart"/>
      <w:r w:rsidRPr="00205BBD">
        <w:rPr>
          <w:rFonts w:ascii="-webkit-standard" w:eastAsia="Times New Roman" w:hAnsi="-webkit-standard" w:cs="Times New Roman"/>
          <w:color w:val="000000"/>
          <w:lang w:val="en-CA"/>
        </w:rPr>
        <w:t>Eqn</w:t>
      </w:r>
      <w:proofErr w:type="spellEnd"/>
      <w:r w:rsidRPr="00205BBD">
        <w:rPr>
          <w:rFonts w:ascii="-webkit-standard" w:eastAsia="Times New Roman" w:hAnsi="-webkit-standard" w:cs="Times New Roman"/>
          <w:color w:val="000000"/>
          <w:lang w:val="en-CA"/>
        </w:rPr>
        <w:t xml:space="preserve"> (8), first fraction in brackets, the denominator as either “298.15 RT” or “RT x 298.15”.</w:t>
      </w:r>
    </w:p>
  </w:comment>
  <w:comment w:id="69" w:author="Bridget Kathleen Murphy" w:date="2020-06-22T13:31:00Z" w:initials="BKM">
    <w:p w14:paraId="411146A6" w14:textId="70EFEB0C" w:rsidR="00893B32" w:rsidRDefault="00893B32" w:rsidP="00205BBD">
      <w:pPr>
        <w:rPr>
          <w:rFonts w:ascii="-webkit-standard" w:eastAsia="Times New Roman" w:hAnsi="-webkit-standard" w:cs="Times New Roman"/>
          <w:color w:val="000000"/>
          <w:lang w:val="en-CA"/>
        </w:rPr>
      </w:pPr>
      <w:r>
        <w:rPr>
          <w:rStyle w:val="CommentReference"/>
        </w:rPr>
        <w:annotationRef/>
      </w:r>
      <w:r>
        <w:rPr>
          <w:rFonts w:ascii="-webkit-standard" w:eastAsia="Times New Roman" w:hAnsi="-webkit-standard" w:cs="Times New Roman"/>
          <w:color w:val="000000"/>
          <w:lang w:val="en-CA"/>
        </w:rPr>
        <w:t>Reviewer 3:</w:t>
      </w:r>
    </w:p>
    <w:p w14:paraId="453A854F" w14:textId="77777777" w:rsidR="00893B32" w:rsidRPr="00205BBD" w:rsidRDefault="00893B32" w:rsidP="00205BBD">
      <w:pPr>
        <w:rPr>
          <w:rFonts w:ascii="Times New Roman" w:eastAsia="Times New Roman" w:hAnsi="Times New Roman" w:cs="Times New Roman"/>
          <w:b/>
          <w:sz w:val="24"/>
          <w:szCs w:val="24"/>
          <w:lang w:val="en-CA"/>
        </w:rPr>
      </w:pPr>
      <w:r w:rsidRPr="00205BBD">
        <w:rPr>
          <w:rFonts w:ascii="-webkit-standard" w:eastAsia="Times New Roman" w:hAnsi="-webkit-standard" w:cs="Times New Roman"/>
          <w:color w:val="000000"/>
          <w:lang w:val="en-CA"/>
        </w:rPr>
        <w:t xml:space="preserve">To allow reproducibility of the direct temperature responses – rather than onward implications for the global carbon cycle – then please give the numerical values of each parameter in </w:t>
      </w:r>
      <w:proofErr w:type="spellStart"/>
      <w:r w:rsidRPr="00205BBD">
        <w:rPr>
          <w:rFonts w:ascii="-webkit-standard" w:eastAsia="Times New Roman" w:hAnsi="-webkit-standard" w:cs="Times New Roman"/>
          <w:color w:val="000000"/>
          <w:lang w:val="en-CA"/>
        </w:rPr>
        <w:t>Eqns</w:t>
      </w:r>
      <w:proofErr w:type="spellEnd"/>
      <w:r w:rsidRPr="00205BBD">
        <w:rPr>
          <w:rFonts w:ascii="-webkit-standard" w:eastAsia="Times New Roman" w:hAnsi="-webkit-standard" w:cs="Times New Roman"/>
          <w:color w:val="000000"/>
          <w:lang w:val="en-CA"/>
        </w:rPr>
        <w:t xml:space="preserve"> (4)-(10). For instance, line 96 gives the value for R but not ΔH. Sorry if they are tucked somewhere else in the paper. </w:t>
      </w:r>
      <w:r w:rsidRPr="00205BBD">
        <w:rPr>
          <w:rFonts w:ascii="-webkit-standard" w:eastAsia="Times New Roman" w:hAnsi="-webkit-standard" w:cs="Times New Roman"/>
          <w:b/>
          <w:color w:val="000000"/>
          <w:lang w:val="en-CA"/>
        </w:rPr>
        <w:t>Alternatively, Table 1 could be expanded beyond carbon cycle parameters.</w:t>
      </w:r>
    </w:p>
    <w:p w14:paraId="4254F2A7" w14:textId="0AB0F0C4" w:rsidR="00893B32" w:rsidRPr="00205BBD" w:rsidRDefault="00893B32" w:rsidP="00205BBD">
      <w:pPr>
        <w:rPr>
          <w:rFonts w:ascii="Times New Roman" w:eastAsia="Times New Roman" w:hAnsi="Times New Roman" w:cs="Times New Roman"/>
          <w:sz w:val="24"/>
          <w:szCs w:val="24"/>
          <w:lang w:val="en-CA"/>
        </w:rPr>
      </w:pPr>
    </w:p>
    <w:p w14:paraId="20183849" w14:textId="5C33FF4A" w:rsidR="00893B32" w:rsidRDefault="00893B32">
      <w:pPr>
        <w:pStyle w:val="CommentText"/>
      </w:pPr>
    </w:p>
  </w:comment>
  <w:comment w:id="134" w:author="Bridget Kathleen Murphy" w:date="2020-06-22T13:32:00Z" w:initials="BKM">
    <w:p w14:paraId="3BC0A6B4" w14:textId="2B1CACC9" w:rsidR="00893B32" w:rsidRDefault="00893B32" w:rsidP="00205BBD">
      <w:pPr>
        <w:rPr>
          <w:rFonts w:ascii="-webkit-standard" w:eastAsia="Times New Roman" w:hAnsi="-webkit-standard" w:cs="Times New Roman"/>
          <w:color w:val="000000"/>
          <w:lang w:val="en-CA"/>
        </w:rPr>
      </w:pPr>
      <w:r>
        <w:rPr>
          <w:rStyle w:val="CommentReference"/>
        </w:rPr>
        <w:annotationRef/>
      </w:r>
      <w:r>
        <w:rPr>
          <w:rFonts w:ascii="-webkit-standard" w:eastAsia="Times New Roman" w:hAnsi="-webkit-standard" w:cs="Times New Roman"/>
          <w:color w:val="000000"/>
          <w:lang w:val="en-CA"/>
        </w:rPr>
        <w:t>Reviewer 3:</w:t>
      </w:r>
    </w:p>
    <w:p w14:paraId="5E975E54" w14:textId="12A7A319" w:rsidR="00893B32" w:rsidRPr="00205BBD" w:rsidRDefault="00893B32" w:rsidP="00205BBD">
      <w:pPr>
        <w:rPr>
          <w:rFonts w:ascii="Times New Roman" w:eastAsia="Times New Roman" w:hAnsi="Times New Roman" w:cs="Times New Roman"/>
          <w:sz w:val="24"/>
          <w:szCs w:val="24"/>
          <w:lang w:val="en-CA"/>
        </w:rPr>
      </w:pPr>
      <w:r w:rsidRPr="00205BBD">
        <w:rPr>
          <w:rFonts w:ascii="-webkit-standard" w:eastAsia="Times New Roman" w:hAnsi="-webkit-standard" w:cs="Times New Roman"/>
          <w:color w:val="000000"/>
          <w:lang w:val="en-CA"/>
        </w:rPr>
        <w:t xml:space="preserve">But given this is a highly mathematical paper (and with some equation terms having “fractions over fractions”), then I hope that due consideration will be given to ensuring that adequate space is given to the equations, so they are clear. In other words, the font (e.g. in </w:t>
      </w:r>
      <w:proofErr w:type="spellStart"/>
      <w:proofErr w:type="gramStart"/>
      <w:r w:rsidRPr="00205BBD">
        <w:rPr>
          <w:rFonts w:ascii="-webkit-standard" w:eastAsia="Times New Roman" w:hAnsi="-webkit-standard" w:cs="Times New Roman"/>
          <w:color w:val="000000"/>
          <w:lang w:val="en-CA"/>
        </w:rPr>
        <w:t>Eqn</w:t>
      </w:r>
      <w:proofErr w:type="spellEnd"/>
      <w:r w:rsidRPr="00205BBD">
        <w:rPr>
          <w:rFonts w:ascii="-webkit-standard" w:eastAsia="Times New Roman" w:hAnsi="-webkit-standard" w:cs="Times New Roman"/>
          <w:color w:val="000000"/>
          <w:lang w:val="en-CA"/>
        </w:rPr>
        <w:t>(</w:t>
      </w:r>
      <w:proofErr w:type="gramEnd"/>
      <w:r w:rsidRPr="00205BBD">
        <w:rPr>
          <w:rFonts w:ascii="-webkit-standard" w:eastAsia="Times New Roman" w:hAnsi="-webkit-standard" w:cs="Times New Roman"/>
          <w:color w:val="000000"/>
          <w:lang w:val="en-CA"/>
        </w:rPr>
        <w:t>7)) should be prevented from becoming too small.</w:t>
      </w:r>
    </w:p>
    <w:p w14:paraId="0FCDE645" w14:textId="6907AAF9" w:rsidR="00893B32" w:rsidRDefault="00893B32">
      <w:pPr>
        <w:pStyle w:val="CommentText"/>
      </w:pPr>
    </w:p>
  </w:comment>
  <w:comment w:id="211" w:author="Joseph Stinziano" w:date="2020-07-06T14:57:00Z" w:initials="JS">
    <w:p w14:paraId="5FF4FD8F" w14:textId="55C47275" w:rsidR="00923322" w:rsidRDefault="00923322">
      <w:pPr>
        <w:pStyle w:val="CommentText"/>
      </w:pPr>
      <w:bookmarkStart w:id="212" w:name="_GoBack"/>
      <w:r>
        <w:rPr>
          <w:rStyle w:val="CommentReference"/>
        </w:rPr>
        <w:annotationRef/>
      </w:r>
      <w:r>
        <w:t>add</w:t>
      </w:r>
      <w:bookmarkEnd w:id="212"/>
    </w:p>
  </w:comment>
  <w:comment w:id="232" w:author="Joseph Stinziano" w:date="2020-06-25T12:19:00Z" w:initials="JS">
    <w:p w14:paraId="3A9E5A21" w14:textId="5539AAD9" w:rsidR="00893B32" w:rsidRDefault="00893B32">
      <w:pPr>
        <w:pStyle w:val="CommentText"/>
      </w:pPr>
      <w:r>
        <w:rPr>
          <w:rStyle w:val="CommentReference"/>
        </w:rPr>
        <w:annotationRef/>
      </w:r>
      <w:r>
        <w:t>remember to change &amp; include citation at end of paper.</w:t>
      </w:r>
    </w:p>
  </w:comment>
  <w:comment w:id="241" w:author="Bridget Kathleen Murphy" w:date="2020-06-23T14:37:00Z" w:initials="BKM">
    <w:p w14:paraId="65BFD025" w14:textId="32857841" w:rsidR="00893B32" w:rsidRDefault="00893B32">
      <w:pPr>
        <w:pStyle w:val="CommentText"/>
      </w:pPr>
      <w:r>
        <w:rPr>
          <w:rStyle w:val="CommentReference"/>
        </w:rPr>
        <w:annotationRef/>
      </w:r>
      <w:r>
        <w:t xml:space="preserve">I don’t know how to rearrange the figures so that the environmental data doesn’t go first when it’s so critical in the description of methods </w:t>
      </w:r>
    </w:p>
  </w:comment>
  <w:comment w:id="249" w:author="Bridget Kathleen Murphy" w:date="2020-06-22T13:26:00Z" w:initials="BKM">
    <w:p w14:paraId="4316CD82" w14:textId="77777777" w:rsidR="00893B32" w:rsidRDefault="00893B32">
      <w:pPr>
        <w:pStyle w:val="CommentText"/>
      </w:pPr>
      <w:r>
        <w:rPr>
          <w:rStyle w:val="CommentReference"/>
        </w:rPr>
        <w:annotationRef/>
      </w:r>
      <w:r>
        <w:t>Reviewer 3:</w:t>
      </w:r>
    </w:p>
    <w:p w14:paraId="727B3C70" w14:textId="593797C7" w:rsidR="00893B32" w:rsidRDefault="00893B32" w:rsidP="003668EA">
      <w:pPr>
        <w:spacing w:after="0" w:line="240" w:lineRule="auto"/>
        <w:rPr>
          <w:rFonts w:ascii="-webkit-standard" w:eastAsia="Times New Roman" w:hAnsi="-webkit-standard" w:cs="Times New Roman"/>
          <w:color w:val="000000"/>
          <w:lang w:val="en-CA"/>
        </w:rPr>
      </w:pPr>
      <w:r w:rsidRPr="003668EA">
        <w:rPr>
          <w:rFonts w:ascii="-webkit-standard" w:eastAsia="Times New Roman" w:hAnsi="-webkit-standard" w:cs="Times New Roman"/>
          <w:color w:val="000000"/>
          <w:lang w:val="en-CA"/>
        </w:rPr>
        <w:t>Please place more focus on the implications of the missing equation term, and make sure these appear in the first diagram i.e. Figure 1. This will then relate the bulk of the paper better to the title.</w:t>
      </w:r>
    </w:p>
    <w:p w14:paraId="44C6A374" w14:textId="13798424" w:rsidR="00893B32" w:rsidRDefault="00893B32" w:rsidP="003668EA">
      <w:pPr>
        <w:spacing w:after="0" w:line="240" w:lineRule="auto"/>
        <w:rPr>
          <w:rFonts w:ascii="Times New Roman" w:eastAsia="Times New Roman" w:hAnsi="Times New Roman" w:cs="Times New Roman"/>
          <w:sz w:val="24"/>
          <w:szCs w:val="24"/>
          <w:lang w:val="en-CA"/>
        </w:rPr>
      </w:pPr>
    </w:p>
    <w:p w14:paraId="42E7C063" w14:textId="77777777" w:rsidR="00893B32" w:rsidRPr="00205BBD" w:rsidRDefault="00893B32" w:rsidP="00205BBD">
      <w:pPr>
        <w:spacing w:after="0" w:line="240" w:lineRule="auto"/>
        <w:rPr>
          <w:rFonts w:ascii="Times New Roman" w:eastAsia="Times New Roman" w:hAnsi="Times New Roman" w:cs="Times New Roman"/>
          <w:sz w:val="24"/>
          <w:szCs w:val="24"/>
          <w:lang w:val="en-CA"/>
        </w:rPr>
      </w:pPr>
      <w:r w:rsidRPr="00205BBD">
        <w:rPr>
          <w:rFonts w:ascii="-webkit-standard" w:eastAsia="Times New Roman" w:hAnsi="-webkit-standard" w:cs="Times New Roman"/>
          <w:color w:val="000000"/>
          <w:lang w:val="en-CA"/>
        </w:rPr>
        <w:t xml:space="preserve">The most important part of this paper is illustrating that </w:t>
      </w:r>
      <w:proofErr w:type="spellStart"/>
      <w:r w:rsidRPr="00205BBD">
        <w:rPr>
          <w:rFonts w:ascii="-webkit-standard" w:eastAsia="Times New Roman" w:hAnsi="-webkit-standard" w:cs="Times New Roman"/>
          <w:color w:val="000000"/>
          <w:lang w:val="en-CA"/>
        </w:rPr>
        <w:t>Eqn</w:t>
      </w:r>
      <w:proofErr w:type="spellEnd"/>
      <w:r w:rsidRPr="00205BBD">
        <w:rPr>
          <w:rFonts w:ascii="-webkit-standard" w:eastAsia="Times New Roman" w:hAnsi="-webkit-standard" w:cs="Times New Roman"/>
          <w:color w:val="000000"/>
          <w:lang w:val="en-CA"/>
        </w:rPr>
        <w:t xml:space="preserve"> (10) is different to </w:t>
      </w:r>
      <w:proofErr w:type="spellStart"/>
      <w:r w:rsidRPr="00205BBD">
        <w:rPr>
          <w:rFonts w:ascii="-webkit-standard" w:eastAsia="Times New Roman" w:hAnsi="-webkit-standard" w:cs="Times New Roman"/>
          <w:color w:val="000000"/>
          <w:lang w:val="en-CA"/>
        </w:rPr>
        <w:t>Eqn</w:t>
      </w:r>
      <w:proofErr w:type="spellEnd"/>
      <w:r w:rsidRPr="00205BBD">
        <w:rPr>
          <w:rFonts w:ascii="-webkit-standard" w:eastAsia="Times New Roman" w:hAnsi="-webkit-standard" w:cs="Times New Roman"/>
          <w:color w:val="000000"/>
          <w:lang w:val="en-CA"/>
        </w:rPr>
        <w:t xml:space="preserve"> (3). This should be presented in Figure 1 in my view (not in the panels of Figure 2), as this follows the order of the paper in a more logical way.</w:t>
      </w:r>
    </w:p>
    <w:p w14:paraId="47E55D02" w14:textId="4D90B259" w:rsidR="00893B32" w:rsidRDefault="00893B32">
      <w:pPr>
        <w:pStyle w:val="CommentText"/>
      </w:pPr>
    </w:p>
  </w:comment>
  <w:comment w:id="265" w:author="Bridget Kathleen Murphy" w:date="2020-06-22T13:18:00Z" w:initials="BKM">
    <w:p w14:paraId="5F2BCD55" w14:textId="77777777" w:rsidR="00893B32" w:rsidRDefault="00893B32">
      <w:pPr>
        <w:pStyle w:val="CommentText"/>
      </w:pPr>
      <w:r>
        <w:rPr>
          <w:rStyle w:val="CommentReference"/>
        </w:rPr>
        <w:annotationRef/>
      </w:r>
      <w:r>
        <w:t>Reviewer 1:</w:t>
      </w:r>
    </w:p>
    <w:p w14:paraId="25C15081" w14:textId="77777777" w:rsidR="00893B32" w:rsidRPr="00E3559E" w:rsidRDefault="00893B32" w:rsidP="00E3559E">
      <w:pPr>
        <w:spacing w:after="0" w:line="240" w:lineRule="auto"/>
        <w:rPr>
          <w:rFonts w:ascii="Times New Roman" w:eastAsia="Times New Roman" w:hAnsi="Times New Roman" w:cs="Times New Roman"/>
          <w:sz w:val="24"/>
          <w:szCs w:val="24"/>
          <w:lang w:val="en-CA"/>
        </w:rPr>
      </w:pPr>
      <w:r w:rsidRPr="00E3559E">
        <w:rPr>
          <w:rFonts w:ascii="-webkit-standard" w:eastAsia="Times New Roman" w:hAnsi="-webkit-standard" w:cs="Times New Roman"/>
          <w:color w:val="000000"/>
          <w:lang w:val="en-CA"/>
        </w:rPr>
        <w:t xml:space="preserve">As a reader I struggled with this sentence and with interpreting Fig 2. I think some additional text is needed to help the reader understand the key point. Where on the figures should we be looking? Why </w:t>
      </w:r>
      <w:proofErr w:type="gramStart"/>
      <w:r w:rsidRPr="00E3559E">
        <w:rPr>
          <w:rFonts w:ascii="-webkit-standard" w:eastAsia="Times New Roman" w:hAnsi="-webkit-standard" w:cs="Times New Roman"/>
          <w:color w:val="000000"/>
          <w:lang w:val="en-CA"/>
        </w:rPr>
        <w:t>pick</w:t>
      </w:r>
      <w:proofErr w:type="gramEnd"/>
      <w:r w:rsidRPr="00E3559E">
        <w:rPr>
          <w:rFonts w:ascii="-webkit-standard" w:eastAsia="Times New Roman" w:hAnsi="-webkit-standard" w:cs="Times New Roman"/>
          <w:color w:val="000000"/>
          <w:lang w:val="en-CA"/>
        </w:rPr>
        <w:t xml:space="preserve"> these examples?</w:t>
      </w:r>
    </w:p>
    <w:p w14:paraId="0819781C" w14:textId="6F81BC90" w:rsidR="00893B32" w:rsidRDefault="00893B32">
      <w:pPr>
        <w:pStyle w:val="CommentText"/>
      </w:pPr>
    </w:p>
  </w:comment>
  <w:comment w:id="266" w:author="Bridget Kathleen Murphy" w:date="2020-06-22T13:14:00Z" w:initials="BKM">
    <w:p w14:paraId="40A90573" w14:textId="77777777" w:rsidR="00893B32" w:rsidRDefault="00893B32">
      <w:pPr>
        <w:pStyle w:val="CommentText"/>
      </w:pPr>
      <w:r>
        <w:rPr>
          <w:rStyle w:val="CommentReference"/>
        </w:rPr>
        <w:annotationRef/>
      </w:r>
      <w:r>
        <w:t>Reviewer 1:</w:t>
      </w:r>
    </w:p>
    <w:p w14:paraId="710A1A57" w14:textId="516B781F" w:rsidR="00893B32" w:rsidRDefault="00893B32" w:rsidP="00E3559E">
      <w:pPr>
        <w:spacing w:after="0" w:line="240" w:lineRule="auto"/>
        <w:rPr>
          <w:rFonts w:ascii="-webkit-standard" w:eastAsia="Times New Roman" w:hAnsi="-webkit-standard" w:cs="Times New Roman"/>
          <w:color w:val="000000"/>
          <w:lang w:val="en-CA"/>
        </w:rPr>
      </w:pPr>
      <w:r w:rsidRPr="00E3559E">
        <w:rPr>
          <w:rFonts w:ascii="-webkit-standard" w:eastAsia="Times New Roman" w:hAnsi="-webkit-standard" w:cs="Times New Roman"/>
          <w:color w:val="000000"/>
          <w:lang w:val="en-CA"/>
        </w:rPr>
        <w:t xml:space="preserve">It would be nice to see a two-panel figure of a Vcmax.25 and Jmax.25 scaled between 5 and 45oC using the </w:t>
      </w:r>
      <w:proofErr w:type="spellStart"/>
      <w:r w:rsidRPr="00E3559E">
        <w:rPr>
          <w:rFonts w:ascii="-webkit-standard" w:eastAsia="Times New Roman" w:hAnsi="-webkit-standard" w:cs="Times New Roman"/>
          <w:color w:val="000000"/>
          <w:lang w:val="en-CA"/>
        </w:rPr>
        <w:t>Ea</w:t>
      </w:r>
      <w:proofErr w:type="spellEnd"/>
      <w:r w:rsidRPr="00E3559E">
        <w:rPr>
          <w:rFonts w:ascii="-webkit-standard" w:eastAsia="Times New Roman" w:hAnsi="-webkit-standard" w:cs="Times New Roman"/>
          <w:color w:val="000000"/>
          <w:lang w:val="en-CA"/>
        </w:rPr>
        <w:t xml:space="preserve"> from the original and modern Arrhenius functions</w:t>
      </w:r>
    </w:p>
    <w:p w14:paraId="081A6C23" w14:textId="10B66763" w:rsidR="00893B32" w:rsidRDefault="00893B32">
      <w:pPr>
        <w:pStyle w:val="CommentText"/>
      </w:pPr>
    </w:p>
  </w:comment>
  <w:comment w:id="267" w:author="Bridget Kathleen Murphy" w:date="2020-06-23T21:28:00Z" w:initials="BKM">
    <w:p w14:paraId="0AD980C3" w14:textId="6903D707" w:rsidR="00893B32" w:rsidRDefault="00893B32">
      <w:pPr>
        <w:pStyle w:val="CommentText"/>
      </w:pPr>
      <w:r>
        <w:rPr>
          <w:rStyle w:val="CommentReference"/>
        </w:rPr>
        <w:annotationRef/>
      </w:r>
      <w:r>
        <w:t xml:space="preserve">Attempted to clarify this in the figures by using Vcmax25 and Jmax25 instead of </w:t>
      </w:r>
      <w:proofErr w:type="spellStart"/>
      <w:r>
        <w:t>Vcmax</w:t>
      </w:r>
      <w:proofErr w:type="spellEnd"/>
      <w:r>
        <w:t xml:space="preserve"> and </w:t>
      </w:r>
      <w:proofErr w:type="spellStart"/>
      <w:r>
        <w:t>Jmax</w:t>
      </w:r>
      <w:proofErr w:type="spellEnd"/>
    </w:p>
  </w:comment>
  <w:comment w:id="268" w:author="Joseph Stinziano" w:date="2020-06-25T12:01:00Z" w:initials="JS">
    <w:p w14:paraId="7F26EBE7" w14:textId="6F218D09" w:rsidR="00893B32" w:rsidRDefault="00893B32">
      <w:pPr>
        <w:pStyle w:val="CommentText"/>
      </w:pPr>
      <w:r>
        <w:rPr>
          <w:rStyle w:val="CommentReference"/>
        </w:rPr>
        <w:annotationRef/>
      </w:r>
      <w:r>
        <w:t>The reviewer comment does not make sense. The y axes should not be Vcmax25/Jmax25 – it would imply it is an acclimation curve rather than acute temperature response.</w:t>
      </w:r>
    </w:p>
  </w:comment>
  <w:comment w:id="336" w:author="Bridget Kathleen Murphy" w:date="2020-06-22T13:28:00Z" w:initials="BKM">
    <w:p w14:paraId="0E1253B3" w14:textId="14067936" w:rsidR="00893B32" w:rsidRDefault="00893B32" w:rsidP="003668EA">
      <w:pPr>
        <w:rPr>
          <w:rFonts w:ascii="-webkit-standard" w:eastAsia="Times New Roman" w:hAnsi="-webkit-standard" w:cs="Times New Roman"/>
          <w:color w:val="000000"/>
          <w:lang w:val="en-CA"/>
        </w:rPr>
      </w:pPr>
      <w:r>
        <w:rPr>
          <w:rStyle w:val="CommentReference"/>
        </w:rPr>
        <w:annotationRef/>
      </w:r>
      <w:r>
        <w:rPr>
          <w:rFonts w:ascii="-webkit-standard" w:eastAsia="Times New Roman" w:hAnsi="-webkit-standard" w:cs="Times New Roman"/>
          <w:color w:val="000000"/>
          <w:lang w:val="en-CA"/>
        </w:rPr>
        <w:t>Reviewer 3:</w:t>
      </w:r>
    </w:p>
    <w:p w14:paraId="434D29DF" w14:textId="4E46A0FD" w:rsidR="00893B32" w:rsidRPr="003668EA" w:rsidRDefault="00893B32" w:rsidP="003668EA">
      <w:pPr>
        <w:rPr>
          <w:rFonts w:ascii="Times New Roman" w:eastAsia="Times New Roman" w:hAnsi="Times New Roman" w:cs="Times New Roman"/>
          <w:sz w:val="24"/>
          <w:szCs w:val="24"/>
          <w:lang w:val="en-CA"/>
        </w:rPr>
      </w:pPr>
      <w:r w:rsidRPr="003668EA">
        <w:rPr>
          <w:rFonts w:ascii="-webkit-standard" w:eastAsia="Times New Roman" w:hAnsi="-webkit-standard" w:cs="Times New Roman"/>
          <w:color w:val="000000"/>
          <w:lang w:val="en-CA"/>
        </w:rPr>
        <w:t xml:space="preserve">I appreciate the implications are expressed in terms of the carbon cycle, but I would place as much emphasis on the fundamental finding of the </w:t>
      </w:r>
      <w:proofErr w:type="spellStart"/>
      <w:r w:rsidRPr="003668EA">
        <w:rPr>
          <w:rFonts w:ascii="-webkit-standard" w:eastAsia="Times New Roman" w:hAnsi="-webkit-standard" w:cs="Times New Roman"/>
          <w:color w:val="000000"/>
          <w:lang w:val="en-CA"/>
        </w:rPr>
        <w:t>Eqn</w:t>
      </w:r>
      <w:proofErr w:type="spellEnd"/>
      <w:r w:rsidRPr="003668EA">
        <w:rPr>
          <w:rFonts w:ascii="-webkit-standard" w:eastAsia="Times New Roman" w:hAnsi="-webkit-standard" w:cs="Times New Roman"/>
          <w:color w:val="000000"/>
          <w:lang w:val="en-CA"/>
        </w:rPr>
        <w:t xml:space="preserve"> (10) versus </w:t>
      </w:r>
      <w:proofErr w:type="spellStart"/>
      <w:r w:rsidRPr="003668EA">
        <w:rPr>
          <w:rFonts w:ascii="-webkit-standard" w:eastAsia="Times New Roman" w:hAnsi="-webkit-standard" w:cs="Times New Roman"/>
          <w:color w:val="000000"/>
          <w:lang w:val="en-CA"/>
        </w:rPr>
        <w:t>Eqn</w:t>
      </w:r>
      <w:proofErr w:type="spellEnd"/>
      <w:r w:rsidRPr="003668EA">
        <w:rPr>
          <w:rFonts w:ascii="-webkit-standard" w:eastAsia="Times New Roman" w:hAnsi="-webkit-standard" w:cs="Times New Roman"/>
          <w:color w:val="000000"/>
          <w:lang w:val="en-CA"/>
        </w:rPr>
        <w:t xml:space="preserve"> (3) differences.</w:t>
      </w:r>
    </w:p>
    <w:p w14:paraId="631151AB" w14:textId="2A76FCFE" w:rsidR="00893B32" w:rsidRDefault="00893B32">
      <w:pPr>
        <w:pStyle w:val="CommentText"/>
      </w:pPr>
    </w:p>
  </w:comment>
  <w:comment w:id="339" w:author="Bridget Kathleen Murphy" w:date="2020-06-22T13:21:00Z" w:initials="BKM">
    <w:p w14:paraId="4667FF92" w14:textId="73601508" w:rsidR="00893B32" w:rsidRDefault="00893B32" w:rsidP="00E3559E">
      <w:pPr>
        <w:rPr>
          <w:rFonts w:ascii="-webkit-standard" w:eastAsia="Times New Roman" w:hAnsi="-webkit-standard" w:cs="Times New Roman"/>
          <w:color w:val="000000"/>
          <w:lang w:val="en-CA"/>
        </w:rPr>
      </w:pPr>
      <w:r>
        <w:rPr>
          <w:rStyle w:val="CommentReference"/>
        </w:rPr>
        <w:annotationRef/>
      </w:r>
      <w:r>
        <w:rPr>
          <w:rFonts w:ascii="-webkit-standard" w:eastAsia="Times New Roman" w:hAnsi="-webkit-standard" w:cs="Times New Roman"/>
          <w:color w:val="000000"/>
          <w:lang w:val="en-CA"/>
        </w:rPr>
        <w:t>Reviewer 2:</w:t>
      </w:r>
    </w:p>
    <w:p w14:paraId="49628E5B" w14:textId="77777777" w:rsidR="00893B32" w:rsidRDefault="00893B32" w:rsidP="00E3559E">
      <w:pPr>
        <w:rPr>
          <w:rFonts w:ascii="-webkit-standard" w:eastAsia="Times New Roman" w:hAnsi="-webkit-standard" w:cs="Times New Roman"/>
          <w:color w:val="000000"/>
          <w:lang w:val="en-CA"/>
        </w:rPr>
      </w:pPr>
      <w:r w:rsidRPr="00E3559E">
        <w:rPr>
          <w:rFonts w:ascii="-webkit-standard" w:eastAsia="Times New Roman" w:hAnsi="-webkit-standard" w:cs="Times New Roman"/>
          <w:color w:val="000000"/>
          <w:lang w:val="en-CA"/>
        </w:rPr>
        <w:t xml:space="preserve">The activation energy concept was originally derived for a single chemical.  In plant science, it has always been used in the context of a process with many interacting chemicals (enzymes).  Beyond getting the photosynthetic temperature response and daily photosynthetic total correct, what does activation energy mean for a process with many interacting enzymes?  </w:t>
      </w:r>
    </w:p>
    <w:p w14:paraId="04F570F1" w14:textId="77777777" w:rsidR="00893B32" w:rsidRDefault="00893B32" w:rsidP="00E3559E">
      <w:pPr>
        <w:rPr>
          <w:rFonts w:ascii="-webkit-standard" w:eastAsia="Times New Roman" w:hAnsi="-webkit-standard" w:cs="Times New Roman"/>
          <w:color w:val="000000"/>
          <w:lang w:val="en-CA"/>
        </w:rPr>
      </w:pPr>
    </w:p>
    <w:p w14:paraId="0CA7534B" w14:textId="454CC510" w:rsidR="00893B32" w:rsidRPr="00E42AC7" w:rsidRDefault="00893B32" w:rsidP="00E42AC7">
      <w:pPr>
        <w:rPr>
          <w:rFonts w:ascii="-webkit-standard" w:eastAsia="Times New Roman" w:hAnsi="-webkit-standard" w:cs="Times New Roman"/>
          <w:color w:val="000000"/>
          <w:lang w:val="en-CA"/>
        </w:rPr>
      </w:pPr>
      <w:r w:rsidRPr="00E3559E">
        <w:rPr>
          <w:rFonts w:ascii="-webkit-standard" w:eastAsia="Times New Roman" w:hAnsi="-webkit-standard" w:cs="Times New Roman"/>
          <w:color w:val="000000"/>
          <w:lang w:val="en-CA"/>
        </w:rPr>
        <w:t xml:space="preserve">Have there been any studies of the temperature response of the pure enzyme, and, if so, how did its </w:t>
      </w:r>
      <w:proofErr w:type="spellStart"/>
      <w:r w:rsidRPr="00E3559E">
        <w:rPr>
          <w:rFonts w:ascii="-webkit-standard" w:eastAsia="Times New Roman" w:hAnsi="-webkit-standard" w:cs="Times New Roman"/>
          <w:color w:val="000000"/>
          <w:lang w:val="en-CA"/>
        </w:rPr>
        <w:t>Ea</w:t>
      </w:r>
      <w:proofErr w:type="spellEnd"/>
      <w:r w:rsidRPr="00E3559E">
        <w:rPr>
          <w:rFonts w:ascii="-webkit-standard" w:eastAsia="Times New Roman" w:hAnsi="-webkit-standard" w:cs="Times New Roman"/>
          <w:color w:val="000000"/>
          <w:lang w:val="en-CA"/>
        </w:rPr>
        <w:t xml:space="preserve"> and temperature response compare to that of the leaf or chloroplast response?</w:t>
      </w:r>
    </w:p>
  </w:comment>
  <w:comment w:id="340" w:author="Bridget Kathleen Murphy" w:date="2020-06-23T21:26:00Z" w:initials="BKM">
    <w:p w14:paraId="7705991A" w14:textId="3E7C657F" w:rsidR="00893B32" w:rsidRDefault="00893B32" w:rsidP="00E42AC7">
      <w:pPr>
        <w:rPr>
          <w:rFonts w:ascii="-webkit-standard" w:eastAsia="Times New Roman" w:hAnsi="-webkit-standard" w:cs="Times New Roman"/>
          <w:color w:val="000000"/>
          <w:lang w:val="en-CA"/>
        </w:rPr>
      </w:pPr>
      <w:r>
        <w:rPr>
          <w:rStyle w:val="CommentReference"/>
        </w:rPr>
        <w:annotationRef/>
      </w:r>
    </w:p>
    <w:p w14:paraId="454E7D3F" w14:textId="0C65ABC0" w:rsidR="00893B32" w:rsidRDefault="00893B32" w:rsidP="00E42AC7">
      <w:pPr>
        <w:rPr>
          <w:rFonts w:ascii="-webkit-standard" w:eastAsia="Times New Roman" w:hAnsi="-webkit-standard" w:cs="Times New Roman"/>
          <w:color w:val="000000"/>
          <w:lang w:val="en-CA"/>
        </w:rPr>
      </w:pPr>
      <w:r>
        <w:rPr>
          <w:rFonts w:ascii="-webkit-standard" w:eastAsia="Times New Roman" w:hAnsi="-webkit-standard" w:cs="Times New Roman"/>
          <w:color w:val="000000"/>
          <w:lang w:val="en-CA"/>
        </w:rPr>
        <w:t>Really tough time finding any papers on a singular enzyme and the temperature responses</w:t>
      </w:r>
    </w:p>
    <w:p w14:paraId="0FEDA48C" w14:textId="77777777" w:rsidR="00893B32" w:rsidRDefault="00893B32" w:rsidP="00E42AC7">
      <w:pPr>
        <w:rPr>
          <w:rFonts w:ascii="-webkit-standard" w:eastAsia="Times New Roman" w:hAnsi="-webkit-standard" w:cs="Times New Roman"/>
          <w:color w:val="000000"/>
          <w:lang w:val="en-CA"/>
        </w:rPr>
      </w:pPr>
    </w:p>
    <w:p w14:paraId="2CCF6A64" w14:textId="77777777" w:rsidR="00893B32" w:rsidRDefault="00893B32" w:rsidP="00E42AC7">
      <w:pPr>
        <w:rPr>
          <w:rFonts w:ascii="-webkit-standard" w:eastAsia="Times New Roman" w:hAnsi="-webkit-standard" w:cs="Times New Roman"/>
          <w:b/>
          <w:color w:val="000000"/>
          <w:lang w:val="en-CA"/>
        </w:rPr>
      </w:pPr>
      <w:r>
        <w:rPr>
          <w:rFonts w:ascii="-webkit-standard" w:eastAsia="Times New Roman" w:hAnsi="-webkit-standard" w:cs="Times New Roman"/>
          <w:b/>
          <w:color w:val="000000"/>
          <w:lang w:val="en-CA"/>
        </w:rPr>
        <w:t xml:space="preserve">Smeller, </w:t>
      </w:r>
      <w:proofErr w:type="spellStart"/>
      <w:r>
        <w:rPr>
          <w:rFonts w:ascii="-webkit-standard" w:eastAsia="Times New Roman" w:hAnsi="-webkit-standard" w:cs="Times New Roman"/>
          <w:b/>
          <w:color w:val="000000"/>
          <w:lang w:val="en-CA"/>
        </w:rPr>
        <w:t>Solymosi</w:t>
      </w:r>
      <w:proofErr w:type="spellEnd"/>
      <w:r>
        <w:rPr>
          <w:rFonts w:ascii="-webkit-standard" w:eastAsia="Times New Roman" w:hAnsi="-webkit-standard" w:cs="Times New Roman"/>
          <w:b/>
          <w:color w:val="000000"/>
          <w:lang w:val="en-CA"/>
        </w:rPr>
        <w:t xml:space="preserve">, </w:t>
      </w:r>
      <w:proofErr w:type="spellStart"/>
      <w:r>
        <w:rPr>
          <w:rFonts w:ascii="-webkit-standard" w:eastAsia="Times New Roman" w:hAnsi="-webkit-standard" w:cs="Times New Roman"/>
          <w:b/>
          <w:color w:val="000000"/>
          <w:lang w:val="en-CA"/>
        </w:rPr>
        <w:t>Boddi</w:t>
      </w:r>
      <w:proofErr w:type="spellEnd"/>
      <w:r>
        <w:rPr>
          <w:rFonts w:ascii="-webkit-standard" w:eastAsia="Times New Roman" w:hAnsi="-webkit-standard" w:cs="Times New Roman"/>
          <w:b/>
          <w:color w:val="000000"/>
          <w:lang w:val="en-CA"/>
        </w:rPr>
        <w:t>, et al. (2002) “Determination of the activation parameters of the early steps of greening in dark-grown wheat leaf homogenates by high fluorescence spectroscopy”</w:t>
      </w:r>
    </w:p>
    <w:p w14:paraId="2C314031" w14:textId="77777777" w:rsidR="00893B32" w:rsidRDefault="00893B32" w:rsidP="00E42AC7">
      <w:pPr>
        <w:pStyle w:val="ListParagraph"/>
        <w:numPr>
          <w:ilvl w:val="0"/>
          <w:numId w:val="7"/>
        </w:numPr>
        <w:rPr>
          <w:rFonts w:ascii="-webkit-standard" w:eastAsia="Times New Roman" w:hAnsi="-webkit-standard" w:cs="Times New Roman"/>
          <w:color w:val="000000"/>
          <w:lang w:val="en-CA"/>
        </w:rPr>
      </w:pPr>
      <w:r>
        <w:rPr>
          <w:rFonts w:ascii="-webkit-standard" w:eastAsia="Times New Roman" w:hAnsi="-webkit-standard" w:cs="Times New Roman"/>
          <w:color w:val="000000"/>
          <w:lang w:val="en-CA"/>
        </w:rPr>
        <w:t xml:space="preserve"> Chlorophyll biosynthetic pathway relies on “NADPH-</w:t>
      </w:r>
      <w:proofErr w:type="spellStart"/>
      <w:r>
        <w:rPr>
          <w:rFonts w:ascii="-webkit-standard" w:eastAsia="Times New Roman" w:hAnsi="-webkit-standard" w:cs="Times New Roman"/>
          <w:color w:val="000000"/>
          <w:lang w:val="en-CA"/>
        </w:rPr>
        <w:t>pchlide</w:t>
      </w:r>
      <w:proofErr w:type="spellEnd"/>
      <w:r>
        <w:rPr>
          <w:rFonts w:ascii="-webkit-standard" w:eastAsia="Times New Roman" w:hAnsi="-webkit-standard" w:cs="Times New Roman"/>
          <w:color w:val="000000"/>
          <w:lang w:val="en-CA"/>
        </w:rPr>
        <w:t xml:space="preserve"> oxidoreductase (POR)” </w:t>
      </w:r>
    </w:p>
    <w:p w14:paraId="787864AD" w14:textId="77777777" w:rsidR="00893B32" w:rsidRDefault="00893B32" w:rsidP="00E42AC7">
      <w:pPr>
        <w:pStyle w:val="ListParagraph"/>
        <w:numPr>
          <w:ilvl w:val="0"/>
          <w:numId w:val="7"/>
        </w:numPr>
        <w:rPr>
          <w:rFonts w:ascii="-webkit-standard" w:eastAsia="Times New Roman" w:hAnsi="-webkit-standard" w:cs="Times New Roman"/>
          <w:color w:val="000000"/>
          <w:lang w:val="en-CA"/>
        </w:rPr>
      </w:pPr>
      <w:r>
        <w:rPr>
          <w:rFonts w:ascii="-webkit-standard" w:eastAsia="Times New Roman" w:hAnsi="-webkit-standard" w:cs="Times New Roman"/>
          <w:color w:val="000000"/>
          <w:lang w:val="en-CA"/>
        </w:rPr>
        <w:t xml:space="preserve"> Responsible for transformation from </w:t>
      </w:r>
      <w:proofErr w:type="spellStart"/>
      <w:r>
        <w:rPr>
          <w:rFonts w:ascii="-webkit-standard" w:eastAsia="Times New Roman" w:hAnsi="-webkit-standard" w:cs="Times New Roman"/>
          <w:color w:val="000000"/>
          <w:lang w:val="en-CA"/>
        </w:rPr>
        <w:t>pchlide</w:t>
      </w:r>
      <w:proofErr w:type="spellEnd"/>
      <w:r>
        <w:rPr>
          <w:rFonts w:ascii="-webkit-standard" w:eastAsia="Times New Roman" w:hAnsi="-webkit-standard" w:cs="Times New Roman"/>
          <w:color w:val="000000"/>
          <w:lang w:val="en-CA"/>
        </w:rPr>
        <w:t xml:space="preserve"> into chlorophyllide (</w:t>
      </w:r>
      <w:proofErr w:type="spellStart"/>
      <w:r>
        <w:rPr>
          <w:rFonts w:ascii="-webkit-standard" w:eastAsia="Times New Roman" w:hAnsi="-webkit-standard" w:cs="Times New Roman"/>
          <w:color w:val="000000"/>
          <w:lang w:val="en-CA"/>
        </w:rPr>
        <w:t>chlide</w:t>
      </w:r>
      <w:proofErr w:type="spellEnd"/>
      <w:r>
        <w:rPr>
          <w:rFonts w:ascii="-webkit-standard" w:eastAsia="Times New Roman" w:hAnsi="-webkit-standard" w:cs="Times New Roman"/>
          <w:color w:val="000000"/>
          <w:lang w:val="en-CA"/>
        </w:rPr>
        <w:t>) under light (specifically a blue spectral shift)</w:t>
      </w:r>
    </w:p>
    <w:p w14:paraId="3DBB28A0" w14:textId="77777777" w:rsidR="00893B32" w:rsidRPr="00622A10" w:rsidRDefault="00893B32" w:rsidP="00E42AC7">
      <w:pPr>
        <w:pStyle w:val="ListParagraph"/>
        <w:numPr>
          <w:ilvl w:val="0"/>
          <w:numId w:val="7"/>
        </w:numPr>
        <w:rPr>
          <w:rFonts w:ascii="-webkit-standard" w:eastAsia="Times New Roman" w:hAnsi="-webkit-standard" w:cs="Times New Roman"/>
          <w:color w:val="000000"/>
          <w:lang w:val="en-CA"/>
        </w:rPr>
      </w:pPr>
      <w:r>
        <w:rPr>
          <w:rFonts w:ascii="-webkit-standard" w:eastAsia="Times New Roman" w:hAnsi="-webkit-standard" w:cs="Times New Roman"/>
          <w:color w:val="000000"/>
          <w:lang w:val="en-CA"/>
        </w:rPr>
        <w:t xml:space="preserve"> Activation energy of processes were calculated with an Arrhenius plot (but I can’t access the paper)</w:t>
      </w:r>
    </w:p>
    <w:p w14:paraId="50124BA1" w14:textId="77777777" w:rsidR="00893B32" w:rsidRDefault="00893B32" w:rsidP="00E42AC7">
      <w:pPr>
        <w:rPr>
          <w:rFonts w:ascii="Times New Roman" w:eastAsia="Times New Roman" w:hAnsi="Times New Roman" w:cs="Times New Roman"/>
          <w:sz w:val="24"/>
          <w:szCs w:val="24"/>
          <w:lang w:val="en-CA"/>
        </w:rPr>
      </w:pPr>
    </w:p>
    <w:p w14:paraId="68EC4098" w14:textId="77777777" w:rsidR="00893B32" w:rsidRDefault="00893B32" w:rsidP="00E42AC7">
      <w:pPr>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Li, Feng, &amp; Boersma (1991) “Activation energy as a measure of plant response to temperature and water stresses”</w:t>
      </w:r>
    </w:p>
    <w:p w14:paraId="4A76F0A4" w14:textId="77777777" w:rsidR="00893B32" w:rsidRDefault="00893B32" w:rsidP="00E42AC7">
      <w:pPr>
        <w:pStyle w:val="ListParagraph"/>
        <w:numPr>
          <w:ilvl w:val="0"/>
          <w:numId w:val="6"/>
        </w:numPr>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 Leaf response (relative growth rate, leaf water potential)</w:t>
      </w:r>
    </w:p>
    <w:p w14:paraId="4FFAB338" w14:textId="77777777" w:rsidR="00893B32" w:rsidRDefault="00893B32" w:rsidP="00E42AC7">
      <w:pPr>
        <w:pStyle w:val="ListParagraph"/>
        <w:numPr>
          <w:ilvl w:val="0"/>
          <w:numId w:val="6"/>
        </w:numPr>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 Activation energies increased with decreasing water potential </w:t>
      </w:r>
    </w:p>
    <w:p w14:paraId="5FBA5DE8" w14:textId="77777777" w:rsidR="00893B32" w:rsidRDefault="00893B32" w:rsidP="00E42AC7">
      <w:pPr>
        <w:pStyle w:val="ListParagraph"/>
        <w:numPr>
          <w:ilvl w:val="0"/>
          <w:numId w:val="6"/>
        </w:numPr>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 Stronger relationship between </w:t>
      </w:r>
      <w:proofErr w:type="spellStart"/>
      <w:r>
        <w:rPr>
          <w:rFonts w:ascii="Times New Roman" w:eastAsia="Times New Roman" w:hAnsi="Times New Roman" w:cs="Times New Roman"/>
          <w:sz w:val="24"/>
          <w:szCs w:val="24"/>
          <w:lang w:val="en-CA"/>
        </w:rPr>
        <w:t>Ea</w:t>
      </w:r>
      <w:proofErr w:type="spellEnd"/>
      <w:r>
        <w:rPr>
          <w:rFonts w:ascii="Times New Roman" w:eastAsia="Times New Roman" w:hAnsi="Times New Roman" w:cs="Times New Roman"/>
          <w:sz w:val="24"/>
          <w:szCs w:val="24"/>
          <w:lang w:val="en-CA"/>
        </w:rPr>
        <w:t xml:space="preserve"> &amp; water potential than photosynthesis </w:t>
      </w:r>
    </w:p>
    <w:p w14:paraId="0BB18312" w14:textId="77777777" w:rsidR="00893B32" w:rsidRDefault="00893B32" w:rsidP="00E42AC7">
      <w:pPr>
        <w:pStyle w:val="ListParagraph"/>
        <w:numPr>
          <w:ilvl w:val="0"/>
          <w:numId w:val="6"/>
        </w:numPr>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 Water potential also more strongly influences growth rates than photosynthesis</w:t>
      </w:r>
    </w:p>
    <w:p w14:paraId="33FE11B2" w14:textId="77777777" w:rsidR="00893B32" w:rsidRDefault="00893B32" w:rsidP="00E42AC7">
      <w:pPr>
        <w:pStyle w:val="ListParagraph"/>
        <w:ind w:left="0"/>
        <w:rPr>
          <w:rFonts w:ascii="Times New Roman" w:eastAsia="Times New Roman" w:hAnsi="Times New Roman" w:cs="Times New Roman"/>
          <w:sz w:val="24"/>
          <w:szCs w:val="24"/>
          <w:lang w:val="en-CA"/>
        </w:rPr>
      </w:pPr>
    </w:p>
    <w:p w14:paraId="34F9B06F" w14:textId="77777777" w:rsidR="00893B32" w:rsidRDefault="00893B32" w:rsidP="00E42AC7">
      <w:pPr>
        <w:pStyle w:val="ListParagraph"/>
        <w:ind w:left="0"/>
        <w:rPr>
          <w:rFonts w:ascii="Times New Roman" w:eastAsia="Times New Roman" w:hAnsi="Times New Roman" w:cs="Times New Roman"/>
          <w:sz w:val="24"/>
          <w:szCs w:val="24"/>
          <w:lang w:val="en-CA"/>
        </w:rPr>
      </w:pPr>
      <w:proofErr w:type="spellStart"/>
      <w:r>
        <w:rPr>
          <w:rFonts w:ascii="Times New Roman" w:eastAsia="Times New Roman" w:hAnsi="Times New Roman" w:cs="Times New Roman"/>
          <w:sz w:val="24"/>
          <w:szCs w:val="24"/>
          <w:lang w:val="en-CA"/>
        </w:rPr>
        <w:t>Alexandrov</w:t>
      </w:r>
      <w:proofErr w:type="spellEnd"/>
      <w:r>
        <w:rPr>
          <w:rFonts w:ascii="Times New Roman" w:eastAsia="Times New Roman" w:hAnsi="Times New Roman" w:cs="Times New Roman"/>
          <w:sz w:val="24"/>
          <w:szCs w:val="24"/>
          <w:lang w:val="en-CA"/>
        </w:rPr>
        <w:t xml:space="preserve"> &amp; Yamagata (2007) “A peaked function of modeling temperature dependence of plant productivity”</w:t>
      </w:r>
    </w:p>
    <w:p w14:paraId="69F252D6" w14:textId="77777777" w:rsidR="00893B32" w:rsidRDefault="00893B32" w:rsidP="00E42AC7">
      <w:pPr>
        <w:pStyle w:val="ListParagraph"/>
        <w:numPr>
          <w:ilvl w:val="0"/>
          <w:numId w:val="6"/>
        </w:numPr>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 Many interacting enzymes determine temperature dependence (not a single enzyme)</w:t>
      </w:r>
    </w:p>
    <w:p w14:paraId="1060C4A5" w14:textId="77777777" w:rsidR="00893B32" w:rsidRDefault="00893B32" w:rsidP="00E42AC7">
      <w:pPr>
        <w:pStyle w:val="ListParagraph"/>
        <w:numPr>
          <w:ilvl w:val="0"/>
          <w:numId w:val="6"/>
        </w:numPr>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 Use the Johnson et al. (1942) Arrhenius function</w:t>
      </w:r>
    </w:p>
    <w:p w14:paraId="39C7E9FE" w14:textId="6B64ACCE" w:rsidR="00893B32" w:rsidRDefault="00893B32" w:rsidP="00E42AC7">
      <w:pPr>
        <w:pStyle w:val="CommentText"/>
      </w:pPr>
      <w:r>
        <w:rPr>
          <w:rFonts w:ascii="Times New Roman" w:eastAsia="Times New Roman" w:hAnsi="Times New Roman" w:cs="Times New Roman"/>
          <w:sz w:val="24"/>
          <w:szCs w:val="24"/>
          <w:lang w:val="en-CA"/>
        </w:rPr>
        <w:t xml:space="preserve"> Hypothetical/mathematical review</w:t>
      </w:r>
    </w:p>
  </w:comment>
  <w:comment w:id="341" w:author="Joseph Stinziano" w:date="2020-06-25T15:58:00Z" w:initials="JS">
    <w:p w14:paraId="27516915" w14:textId="48A6BA8C" w:rsidR="00893B32" w:rsidRDefault="00893B32">
      <w:pPr>
        <w:pStyle w:val="CommentText"/>
      </w:pPr>
      <w:r>
        <w:rPr>
          <w:rStyle w:val="CommentReference"/>
        </w:rPr>
        <w:annotationRef/>
      </w:r>
      <w:r>
        <w:t xml:space="preserve">I honestly think that this is just </w:t>
      </w:r>
      <w:proofErr w:type="spellStart"/>
      <w:r>
        <w:t>wayyyy</w:t>
      </w:r>
      <w:proofErr w:type="spellEnd"/>
      <w:r>
        <w:t xml:space="preserve"> outside the scope of this paper.</w:t>
      </w:r>
    </w:p>
  </w:comment>
  <w:comment w:id="367" w:author="Bridget Kathleen Murphy" w:date="2020-06-22T13:22:00Z" w:initials="BKM">
    <w:p w14:paraId="160BADF3" w14:textId="77777777" w:rsidR="00893B32" w:rsidRDefault="00893B32">
      <w:pPr>
        <w:pStyle w:val="CommentText"/>
      </w:pPr>
      <w:r>
        <w:rPr>
          <w:rStyle w:val="CommentReference"/>
        </w:rPr>
        <w:annotationRef/>
      </w:r>
      <w:r>
        <w:t>Reviewer 2:</w:t>
      </w:r>
    </w:p>
    <w:p w14:paraId="0835BEB9" w14:textId="77777777" w:rsidR="00893B32" w:rsidRPr="00E3559E" w:rsidRDefault="00893B32" w:rsidP="00E3559E">
      <w:pPr>
        <w:spacing w:after="0" w:line="240" w:lineRule="auto"/>
        <w:rPr>
          <w:rFonts w:ascii="Times New Roman" w:eastAsia="Times New Roman" w:hAnsi="Times New Roman" w:cs="Times New Roman"/>
          <w:sz w:val="24"/>
          <w:szCs w:val="24"/>
          <w:lang w:val="en-CA"/>
        </w:rPr>
      </w:pPr>
      <w:r w:rsidRPr="00E3559E">
        <w:rPr>
          <w:rFonts w:ascii="-webkit-standard" w:eastAsia="Times New Roman" w:hAnsi="-webkit-standard" w:cs="Times New Roman"/>
          <w:color w:val="000000"/>
          <w:lang w:val="en-CA"/>
        </w:rPr>
        <w:t>A few sentences on future work needed beyond changing models would be helpful.  Comparing models is one thing, but comparing actual data, for example the photosynthetic temperature response and daily sums from whole-tree chamber experiments (e.g., Drake et al. (2019) and similar studies from the same group) might be useful.</w:t>
      </w:r>
    </w:p>
    <w:p w14:paraId="377801FD" w14:textId="087BF250" w:rsidR="00893B32" w:rsidRDefault="00893B32">
      <w:pPr>
        <w:pStyle w:val="CommentText"/>
      </w:pPr>
    </w:p>
  </w:comment>
  <w:comment w:id="482" w:author="Bridget Kathleen Murphy" w:date="2020-06-22T13:15:00Z" w:initials="BKM">
    <w:p w14:paraId="55534133" w14:textId="77777777" w:rsidR="00893B32" w:rsidRDefault="00893B32">
      <w:pPr>
        <w:pStyle w:val="CommentText"/>
      </w:pPr>
      <w:r>
        <w:rPr>
          <w:rStyle w:val="CommentReference"/>
        </w:rPr>
        <w:annotationRef/>
      </w:r>
      <w:r>
        <w:t>Reviewer 1:</w:t>
      </w:r>
    </w:p>
    <w:p w14:paraId="2FB8CF81" w14:textId="77777777" w:rsidR="00893B32" w:rsidRPr="00E3559E" w:rsidRDefault="00893B32" w:rsidP="00E3559E">
      <w:pPr>
        <w:spacing w:after="0" w:line="240" w:lineRule="auto"/>
        <w:rPr>
          <w:rFonts w:ascii="Times New Roman" w:eastAsia="Times New Roman" w:hAnsi="Times New Roman" w:cs="Times New Roman"/>
          <w:sz w:val="24"/>
          <w:szCs w:val="24"/>
          <w:lang w:val="en-CA"/>
        </w:rPr>
      </w:pPr>
      <w:r w:rsidRPr="00E3559E">
        <w:rPr>
          <w:rFonts w:ascii="-webkit-standard" w:eastAsia="Times New Roman" w:hAnsi="-webkit-standard" w:cs="Times New Roman"/>
          <w:color w:val="000000"/>
          <w:lang w:val="en-CA"/>
        </w:rPr>
        <w:t>I suggest deleting the sentence starting “Despite…” (285-287) and focusing the final paragraph on the key finding – the detection of the error, that needs to be fixed in many models and the impact of the error of model output. If the authors want to retain the brief reference to model tuning (I think) in the last phrase of the paper (289) the thought should be expanded</w:t>
      </w:r>
    </w:p>
    <w:p w14:paraId="67046992" w14:textId="013B26FC" w:rsidR="00893B32" w:rsidRDefault="00893B32">
      <w:pPr>
        <w:pStyle w:val="CommentText"/>
      </w:pPr>
    </w:p>
  </w:comment>
  <w:comment w:id="503" w:author="Bridget Kathleen Murphy" w:date="2020-06-23T21:44:00Z" w:initials="BKM">
    <w:p w14:paraId="7D75EA9C" w14:textId="108CB5BE" w:rsidR="00893B32" w:rsidRDefault="00893B32">
      <w:pPr>
        <w:pStyle w:val="CommentText"/>
      </w:pPr>
      <w:r>
        <w:rPr>
          <w:rStyle w:val="CommentReference"/>
        </w:rPr>
        <w:annotationRef/>
      </w:r>
      <w:r>
        <w:t xml:space="preserve">Need to expand this thought </w:t>
      </w:r>
    </w:p>
  </w:comment>
  <w:comment w:id="1520" w:author="Bridget Kathleen Murphy" w:date="2020-06-22T13:15:00Z" w:initials="BKM">
    <w:p w14:paraId="4F55C4B4" w14:textId="78E3457C" w:rsidR="00893B32" w:rsidRDefault="00893B32" w:rsidP="00E3559E">
      <w:pPr>
        <w:rPr>
          <w:rFonts w:ascii="-webkit-standard" w:eastAsia="Times New Roman" w:hAnsi="-webkit-standard" w:cs="Times New Roman"/>
          <w:color w:val="000000"/>
          <w:lang w:val="en-CA"/>
        </w:rPr>
      </w:pPr>
      <w:r>
        <w:rPr>
          <w:rStyle w:val="CommentReference"/>
        </w:rPr>
        <w:annotationRef/>
      </w:r>
      <w:r>
        <w:rPr>
          <w:rFonts w:ascii="-webkit-standard" w:eastAsia="Times New Roman" w:hAnsi="-webkit-standard" w:cs="Times New Roman"/>
          <w:color w:val="000000"/>
          <w:lang w:val="en-CA"/>
        </w:rPr>
        <w:t>Reviewer 1:</w:t>
      </w:r>
    </w:p>
    <w:p w14:paraId="3745DA0B" w14:textId="2478F4D8" w:rsidR="00893B32" w:rsidRPr="00E3559E" w:rsidRDefault="00893B32" w:rsidP="00E3559E">
      <w:pPr>
        <w:rPr>
          <w:rFonts w:ascii="Times New Roman" w:eastAsia="Times New Roman" w:hAnsi="Times New Roman" w:cs="Times New Roman"/>
          <w:sz w:val="24"/>
          <w:szCs w:val="24"/>
          <w:lang w:val="en-CA"/>
        </w:rPr>
      </w:pPr>
      <w:r w:rsidRPr="00E3559E">
        <w:rPr>
          <w:rFonts w:ascii="-webkit-standard" w:eastAsia="Times New Roman" w:hAnsi="-webkit-standard" w:cs="Times New Roman"/>
          <w:color w:val="000000"/>
          <w:lang w:val="en-CA"/>
        </w:rPr>
        <w:t>The authors should reread their figures and ensure that they are describing all the graphical elements of the figures in the legends I found the legends to be incomplete.</w:t>
      </w:r>
    </w:p>
    <w:p w14:paraId="65572E8F" w14:textId="5CA211F1" w:rsidR="00893B32" w:rsidRDefault="00893B32">
      <w:pPr>
        <w:pStyle w:val="CommentText"/>
      </w:pPr>
    </w:p>
  </w:comment>
  <w:comment w:id="1561" w:author="Joseph Stinziano" w:date="2020-06-25T12:02:00Z" w:initials="JS">
    <w:p w14:paraId="28ED8C4F" w14:textId="6D07AD79" w:rsidR="00893B32" w:rsidRDefault="00893B32">
      <w:pPr>
        <w:pStyle w:val="CommentText"/>
      </w:pPr>
      <w:r>
        <w:rPr>
          <w:rStyle w:val="CommentReference"/>
        </w:rPr>
        <w:annotationRef/>
      </w:r>
      <w:r>
        <w:t>Please remove the “</w:t>
      </w:r>
      <w:proofErr w:type="gramStart"/>
      <w:r>
        <w:t>25”s</w:t>
      </w:r>
      <w:proofErr w:type="gramEnd"/>
      <w:r>
        <w:t xml:space="preserve"> in the y axis titles</w:t>
      </w:r>
    </w:p>
  </w:comment>
  <w:comment w:id="1874" w:author="Joseph Stinziano" w:date="2020-06-25T15:57:00Z" w:initials="JS">
    <w:p w14:paraId="295B4BD1" w14:textId="13F92B88" w:rsidR="00893B32" w:rsidRDefault="00893B32">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A9B8AF" w15:done="1"/>
  <w15:commentEx w15:paraId="0767FD02" w15:done="0"/>
  <w15:commentEx w15:paraId="41A94215" w15:done="1"/>
  <w15:commentEx w15:paraId="643FBAE4" w15:done="1"/>
  <w15:commentEx w15:paraId="3BAA95EE" w15:done="1"/>
  <w15:commentEx w15:paraId="410EB456" w15:done="1"/>
  <w15:commentEx w15:paraId="53ACA958" w15:done="0"/>
  <w15:commentEx w15:paraId="73E3E0CA" w15:done="1"/>
  <w15:commentEx w15:paraId="400AE3BF" w15:done="1"/>
  <w15:commentEx w15:paraId="20183849" w15:done="1"/>
  <w15:commentEx w15:paraId="0FCDE645" w15:done="1"/>
  <w15:commentEx w15:paraId="5FF4FD8F" w15:done="1"/>
  <w15:commentEx w15:paraId="3A9E5A21" w15:done="0"/>
  <w15:commentEx w15:paraId="65BFD025" w15:done="1"/>
  <w15:commentEx w15:paraId="47E55D02" w15:done="1"/>
  <w15:commentEx w15:paraId="0819781C" w15:done="1"/>
  <w15:commentEx w15:paraId="081A6C23" w15:done="1"/>
  <w15:commentEx w15:paraId="0AD980C3" w15:paraIdParent="081A6C23" w15:done="1"/>
  <w15:commentEx w15:paraId="7F26EBE7" w15:paraIdParent="081A6C23" w15:done="1"/>
  <w15:commentEx w15:paraId="631151AB" w15:done="1"/>
  <w15:commentEx w15:paraId="0CA7534B" w15:done="1"/>
  <w15:commentEx w15:paraId="39C7E9FE" w15:paraIdParent="0CA7534B" w15:done="1"/>
  <w15:commentEx w15:paraId="27516915" w15:paraIdParent="0CA7534B" w15:done="1"/>
  <w15:commentEx w15:paraId="377801FD" w15:done="1"/>
  <w15:commentEx w15:paraId="67046992" w15:done="1"/>
  <w15:commentEx w15:paraId="7D75EA9C" w15:done="1"/>
  <w15:commentEx w15:paraId="65572E8F" w15:done="1"/>
  <w15:commentEx w15:paraId="28ED8C4F" w15:done="0"/>
  <w15:commentEx w15:paraId="295B4B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A9B8AF" w16cid:durableId="229B1526"/>
  <w16cid:commentId w16cid:paraId="0767FD02" w16cid:durableId="22AD7302"/>
  <w16cid:commentId w16cid:paraId="41A94215" w16cid:durableId="229B2D9C"/>
  <w16cid:commentId w16cid:paraId="643FBAE4" w16cid:durableId="229B2DB8"/>
  <w16cid:commentId w16cid:paraId="3BAA95EE" w16cid:durableId="229B2DD4"/>
  <w16cid:commentId w16cid:paraId="410EB456" w16cid:durableId="229B2E17"/>
  <w16cid:commentId w16cid:paraId="53ACA958" w16cid:durableId="229B1AB0"/>
  <w16cid:commentId w16cid:paraId="73E3E0CA" w16cid:durableId="229B2CF5"/>
  <w16cid:commentId w16cid:paraId="400AE3BF" w16cid:durableId="229B304B"/>
  <w16cid:commentId w16cid:paraId="20183849" w16cid:durableId="229B314E"/>
  <w16cid:commentId w16cid:paraId="0FCDE645" w16cid:durableId="229B317F"/>
  <w16cid:commentId w16cid:paraId="5FF4FD8F" w16cid:durableId="22ADBA4A"/>
  <w16cid:commentId w16cid:paraId="3A9E5A21" w16cid:durableId="229F14B6"/>
  <w16cid:commentId w16cid:paraId="65BFD025" w16cid:durableId="229C9247"/>
  <w16cid:commentId w16cid:paraId="47E55D02" w16cid:durableId="229B300D"/>
  <w16cid:commentId w16cid:paraId="0819781C" w16cid:durableId="229B2E36"/>
  <w16cid:commentId w16cid:paraId="081A6C23" w16cid:durableId="229B2D39"/>
  <w16cid:commentId w16cid:paraId="0AD980C3" w16cid:durableId="229CF293"/>
  <w16cid:commentId w16cid:paraId="7F26EBE7" w16cid:durableId="229F10B7"/>
  <w16cid:commentId w16cid:paraId="631151AB" w16cid:durableId="229B3067"/>
  <w16cid:commentId w16cid:paraId="0CA7534B" w16cid:durableId="229B2EF6"/>
  <w16cid:commentId w16cid:paraId="39C7E9FE" w16cid:durableId="229CF20B"/>
  <w16cid:commentId w16cid:paraId="27516915" w16cid:durableId="229F482D"/>
  <w16cid:commentId w16cid:paraId="377801FD" w16cid:durableId="229B2F1A"/>
  <w16cid:commentId w16cid:paraId="67046992" w16cid:durableId="229B2D60"/>
  <w16cid:commentId w16cid:paraId="7D75EA9C" w16cid:durableId="229CF637"/>
  <w16cid:commentId w16cid:paraId="65572E8F" w16cid:durableId="229B2D74"/>
  <w16cid:commentId w16cid:paraId="28ED8C4F" w16cid:durableId="229F10E6"/>
  <w16cid:commentId w16cid:paraId="295B4BD1" w16cid:durableId="229F47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6DD50" w14:textId="77777777" w:rsidR="00AC2C16" w:rsidRDefault="00AC2C16" w:rsidP="00190931">
      <w:pPr>
        <w:spacing w:after="0" w:line="240" w:lineRule="auto"/>
      </w:pPr>
      <w:r>
        <w:separator/>
      </w:r>
    </w:p>
  </w:endnote>
  <w:endnote w:type="continuationSeparator" w:id="0">
    <w:p w14:paraId="1AEB7CBC" w14:textId="77777777" w:rsidR="00AC2C16" w:rsidRDefault="00AC2C16"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ebkit-standard">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893B32" w:rsidRPr="002E2148" w:rsidRDefault="00893B32" w:rsidP="00CB3198">
        <w:pPr>
          <w:pStyle w:val="Footer"/>
          <w:pBdr>
            <w:top w:val="single" w:sz="4" w:space="1" w:color="auto"/>
          </w:pBdr>
          <w:jc w:val="right"/>
          <w:rPr>
            <w:rFonts w:cstheme="minorHAnsi"/>
            <w:sz w:val="24"/>
          </w:rPr>
        </w:pPr>
        <w:r w:rsidRPr="002E2148">
          <w:rPr>
            <w:rFonts w:cstheme="minorHAnsi"/>
            <w:sz w:val="24"/>
          </w:rPr>
          <w:fldChar w:fldCharType="begin"/>
        </w:r>
        <w:r w:rsidRPr="002E2148">
          <w:rPr>
            <w:rFonts w:cstheme="minorHAnsi"/>
            <w:sz w:val="24"/>
          </w:rPr>
          <w:instrText xml:space="preserve"> PAGE   \* MERGEFORMAT </w:instrText>
        </w:r>
        <w:r w:rsidRPr="002E2148">
          <w:rPr>
            <w:rFonts w:cstheme="minorHAnsi"/>
            <w:sz w:val="24"/>
          </w:rPr>
          <w:fldChar w:fldCharType="separate"/>
        </w:r>
        <w:r w:rsidRPr="002E2148">
          <w:rPr>
            <w:rFonts w:cstheme="minorHAnsi"/>
            <w:noProof/>
            <w:sz w:val="24"/>
          </w:rPr>
          <w:t>1</w:t>
        </w:r>
        <w:r w:rsidRPr="002E2148">
          <w:rPr>
            <w:rFonts w:cstheme="minorHAnsi"/>
            <w:noProof/>
            <w:sz w:val="24"/>
          </w:rPr>
          <w:fldChar w:fldCharType="end"/>
        </w:r>
      </w:p>
    </w:sdtContent>
  </w:sdt>
  <w:p w14:paraId="06466E0F" w14:textId="77777777" w:rsidR="00893B32" w:rsidRDefault="00893B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893B32" w:rsidRPr="00190931" w:rsidRDefault="00893B32">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893B32" w:rsidRPr="00190931" w:rsidRDefault="00893B32">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74430" w14:textId="77777777" w:rsidR="00AC2C16" w:rsidRDefault="00AC2C16" w:rsidP="00190931">
      <w:pPr>
        <w:spacing w:after="0" w:line="240" w:lineRule="auto"/>
      </w:pPr>
      <w:r>
        <w:separator/>
      </w:r>
    </w:p>
  </w:footnote>
  <w:footnote w:type="continuationSeparator" w:id="0">
    <w:p w14:paraId="41CE4E94" w14:textId="77777777" w:rsidR="00AC2C16" w:rsidRDefault="00AC2C16"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306F1A"/>
    <w:multiLevelType w:val="hybridMultilevel"/>
    <w:tmpl w:val="1EF88FC4"/>
    <w:lvl w:ilvl="0" w:tplc="2C8410CE">
      <w:start w:val="2"/>
      <w:numFmt w:val="bullet"/>
      <w:lvlText w:val="-"/>
      <w:lvlJc w:val="left"/>
      <w:pPr>
        <w:ind w:left="720" w:hanging="360"/>
      </w:pPr>
      <w:rPr>
        <w:rFonts w:ascii="-webkit-standard" w:eastAsia="Times New Roman" w:hAnsi="-webkit-standar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E091E"/>
    <w:multiLevelType w:val="hybridMultilevel"/>
    <w:tmpl w:val="C2B41912"/>
    <w:lvl w:ilvl="0" w:tplc="A1FA74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4A164E"/>
    <w:multiLevelType w:val="hybridMultilevel"/>
    <w:tmpl w:val="E8964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CC5C63"/>
    <w:multiLevelType w:val="hybridMultilevel"/>
    <w:tmpl w:val="8646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BD4C99"/>
    <w:multiLevelType w:val="hybridMultilevel"/>
    <w:tmpl w:val="1DA8014C"/>
    <w:lvl w:ilvl="0" w:tplc="F8B61EC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70711A"/>
    <w:multiLevelType w:val="hybridMultilevel"/>
    <w:tmpl w:val="3B26A6D4"/>
    <w:lvl w:ilvl="0" w:tplc="DFC07796">
      <w:start w:val="2"/>
      <w:numFmt w:val="bullet"/>
      <w:lvlText w:val="-"/>
      <w:lvlJc w:val="left"/>
      <w:pPr>
        <w:ind w:left="720" w:hanging="360"/>
      </w:pPr>
      <w:rPr>
        <w:rFonts w:ascii="-webkit-standard" w:eastAsia="Times New Roman" w:hAnsi="-webkit-standar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1"/>
  </w:num>
  <w:num w:numId="6">
    <w:abstractNumId w:val="6"/>
  </w:num>
  <w:num w:numId="7">
    <w:abstractNumId w:val="0"/>
  </w:num>
  <w:num w:numId="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dget Kathleen Murphy">
    <w15:presenceInfo w15:providerId="AD" w15:userId="S::bmurph26@uwo.ca::ae93ae61-3699-4017-8956-d96eb79cbd6c"/>
  </w15:person>
  <w15:person w15:author="Joseph Stinziano">
    <w15:presenceInfo w15:providerId="Windows Live" w15:userId="f1004a6d0003a0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4BC"/>
    <w:rsid w:val="00002F89"/>
    <w:rsid w:val="000040BC"/>
    <w:rsid w:val="0000539E"/>
    <w:rsid w:val="00006AF9"/>
    <w:rsid w:val="00016E46"/>
    <w:rsid w:val="00020A68"/>
    <w:rsid w:val="000264E2"/>
    <w:rsid w:val="0003170F"/>
    <w:rsid w:val="0004126A"/>
    <w:rsid w:val="000418B4"/>
    <w:rsid w:val="0004356D"/>
    <w:rsid w:val="00044CA3"/>
    <w:rsid w:val="000470D4"/>
    <w:rsid w:val="000476DF"/>
    <w:rsid w:val="00060A40"/>
    <w:rsid w:val="00064F2C"/>
    <w:rsid w:val="00067667"/>
    <w:rsid w:val="0007157F"/>
    <w:rsid w:val="000722BA"/>
    <w:rsid w:val="00074F62"/>
    <w:rsid w:val="000763C3"/>
    <w:rsid w:val="00096252"/>
    <w:rsid w:val="000B4C3E"/>
    <w:rsid w:val="000C2423"/>
    <w:rsid w:val="000C5459"/>
    <w:rsid w:val="000C5E11"/>
    <w:rsid w:val="000C6608"/>
    <w:rsid w:val="000E2CB3"/>
    <w:rsid w:val="000E4716"/>
    <w:rsid w:val="000E68C1"/>
    <w:rsid w:val="000F3F0D"/>
    <w:rsid w:val="00100AE8"/>
    <w:rsid w:val="001053B0"/>
    <w:rsid w:val="001214C4"/>
    <w:rsid w:val="001239BA"/>
    <w:rsid w:val="00124E3E"/>
    <w:rsid w:val="001344C4"/>
    <w:rsid w:val="00134D1E"/>
    <w:rsid w:val="001525FE"/>
    <w:rsid w:val="00154A14"/>
    <w:rsid w:val="00170E94"/>
    <w:rsid w:val="00174BEC"/>
    <w:rsid w:val="00184C36"/>
    <w:rsid w:val="00186E4B"/>
    <w:rsid w:val="00190931"/>
    <w:rsid w:val="00192EB6"/>
    <w:rsid w:val="00194C49"/>
    <w:rsid w:val="00195FC9"/>
    <w:rsid w:val="001A0869"/>
    <w:rsid w:val="001B3A9D"/>
    <w:rsid w:val="001C1CD3"/>
    <w:rsid w:val="001C3146"/>
    <w:rsid w:val="001C4756"/>
    <w:rsid w:val="001E19D5"/>
    <w:rsid w:val="001E4502"/>
    <w:rsid w:val="001F038E"/>
    <w:rsid w:val="001F5084"/>
    <w:rsid w:val="00201742"/>
    <w:rsid w:val="00201D37"/>
    <w:rsid w:val="00205BBD"/>
    <w:rsid w:val="002067C8"/>
    <w:rsid w:val="00206D84"/>
    <w:rsid w:val="00214261"/>
    <w:rsid w:val="002150C5"/>
    <w:rsid w:val="00216834"/>
    <w:rsid w:val="002241AC"/>
    <w:rsid w:val="002243ED"/>
    <w:rsid w:val="0024309D"/>
    <w:rsid w:val="00243947"/>
    <w:rsid w:val="00247F8E"/>
    <w:rsid w:val="00251233"/>
    <w:rsid w:val="0025150C"/>
    <w:rsid w:val="0025284A"/>
    <w:rsid w:val="00262220"/>
    <w:rsid w:val="002622C8"/>
    <w:rsid w:val="002721F2"/>
    <w:rsid w:val="0027580E"/>
    <w:rsid w:val="0028651E"/>
    <w:rsid w:val="00290544"/>
    <w:rsid w:val="00297CA3"/>
    <w:rsid w:val="002B0AA8"/>
    <w:rsid w:val="002C312C"/>
    <w:rsid w:val="002C483E"/>
    <w:rsid w:val="002C6092"/>
    <w:rsid w:val="002C71BF"/>
    <w:rsid w:val="002D59E1"/>
    <w:rsid w:val="002E01F1"/>
    <w:rsid w:val="002E0B0D"/>
    <w:rsid w:val="002E17A6"/>
    <w:rsid w:val="002E2148"/>
    <w:rsid w:val="002F07D0"/>
    <w:rsid w:val="002F2DCA"/>
    <w:rsid w:val="002F4467"/>
    <w:rsid w:val="002F6CEC"/>
    <w:rsid w:val="002F71BA"/>
    <w:rsid w:val="00312155"/>
    <w:rsid w:val="00316AA7"/>
    <w:rsid w:val="00326636"/>
    <w:rsid w:val="00331150"/>
    <w:rsid w:val="0033602A"/>
    <w:rsid w:val="00340642"/>
    <w:rsid w:val="0034085B"/>
    <w:rsid w:val="00341B05"/>
    <w:rsid w:val="00346F61"/>
    <w:rsid w:val="003473AE"/>
    <w:rsid w:val="00347B09"/>
    <w:rsid w:val="00352AAF"/>
    <w:rsid w:val="00355443"/>
    <w:rsid w:val="00363508"/>
    <w:rsid w:val="003668EA"/>
    <w:rsid w:val="00367CFC"/>
    <w:rsid w:val="00373122"/>
    <w:rsid w:val="003811C5"/>
    <w:rsid w:val="00383A05"/>
    <w:rsid w:val="003871F4"/>
    <w:rsid w:val="00394D1C"/>
    <w:rsid w:val="003A740C"/>
    <w:rsid w:val="003B42BA"/>
    <w:rsid w:val="003B44E2"/>
    <w:rsid w:val="003C4DBD"/>
    <w:rsid w:val="003C5531"/>
    <w:rsid w:val="003C6CE1"/>
    <w:rsid w:val="003C7286"/>
    <w:rsid w:val="003D1A1F"/>
    <w:rsid w:val="003E2AFD"/>
    <w:rsid w:val="003E3F09"/>
    <w:rsid w:val="003F2CEA"/>
    <w:rsid w:val="003F4559"/>
    <w:rsid w:val="00401A98"/>
    <w:rsid w:val="00413C92"/>
    <w:rsid w:val="00430A25"/>
    <w:rsid w:val="00430EB9"/>
    <w:rsid w:val="00434951"/>
    <w:rsid w:val="00435780"/>
    <w:rsid w:val="0043785B"/>
    <w:rsid w:val="0044210C"/>
    <w:rsid w:val="00444F06"/>
    <w:rsid w:val="004504EC"/>
    <w:rsid w:val="004512A9"/>
    <w:rsid w:val="004528C6"/>
    <w:rsid w:val="00463FDA"/>
    <w:rsid w:val="0047268D"/>
    <w:rsid w:val="00484572"/>
    <w:rsid w:val="00487B07"/>
    <w:rsid w:val="004939B4"/>
    <w:rsid w:val="004A0367"/>
    <w:rsid w:val="004A501D"/>
    <w:rsid w:val="004B13BE"/>
    <w:rsid w:val="004B295A"/>
    <w:rsid w:val="004C702F"/>
    <w:rsid w:val="004D0FAC"/>
    <w:rsid w:val="004D451E"/>
    <w:rsid w:val="004D5FAA"/>
    <w:rsid w:val="004E1981"/>
    <w:rsid w:val="004F6A28"/>
    <w:rsid w:val="004F7CDA"/>
    <w:rsid w:val="00500B5D"/>
    <w:rsid w:val="00512F16"/>
    <w:rsid w:val="00513BD2"/>
    <w:rsid w:val="00522DC5"/>
    <w:rsid w:val="00523EE1"/>
    <w:rsid w:val="00525AD1"/>
    <w:rsid w:val="00531177"/>
    <w:rsid w:val="00531AE9"/>
    <w:rsid w:val="00546700"/>
    <w:rsid w:val="00553DBF"/>
    <w:rsid w:val="00554090"/>
    <w:rsid w:val="005613CA"/>
    <w:rsid w:val="00572A65"/>
    <w:rsid w:val="005747B1"/>
    <w:rsid w:val="00577D52"/>
    <w:rsid w:val="005824C2"/>
    <w:rsid w:val="005868C8"/>
    <w:rsid w:val="00590C14"/>
    <w:rsid w:val="005A1DB6"/>
    <w:rsid w:val="005A415C"/>
    <w:rsid w:val="005B0322"/>
    <w:rsid w:val="005B0FC4"/>
    <w:rsid w:val="005B14C3"/>
    <w:rsid w:val="005B6359"/>
    <w:rsid w:val="005B64F0"/>
    <w:rsid w:val="005C2645"/>
    <w:rsid w:val="005C3801"/>
    <w:rsid w:val="005D14D6"/>
    <w:rsid w:val="005F5121"/>
    <w:rsid w:val="0060352C"/>
    <w:rsid w:val="006039D7"/>
    <w:rsid w:val="00603FB1"/>
    <w:rsid w:val="00604480"/>
    <w:rsid w:val="00604E7B"/>
    <w:rsid w:val="00610DC0"/>
    <w:rsid w:val="00611027"/>
    <w:rsid w:val="006142CC"/>
    <w:rsid w:val="00615D1B"/>
    <w:rsid w:val="00620862"/>
    <w:rsid w:val="00622A10"/>
    <w:rsid w:val="00627358"/>
    <w:rsid w:val="0062782C"/>
    <w:rsid w:val="006278D6"/>
    <w:rsid w:val="0063016C"/>
    <w:rsid w:val="00630E2A"/>
    <w:rsid w:val="00631F67"/>
    <w:rsid w:val="00632F39"/>
    <w:rsid w:val="00634954"/>
    <w:rsid w:val="00650BFF"/>
    <w:rsid w:val="00650D11"/>
    <w:rsid w:val="00665C14"/>
    <w:rsid w:val="00693015"/>
    <w:rsid w:val="00697547"/>
    <w:rsid w:val="006A4F31"/>
    <w:rsid w:val="006B07D2"/>
    <w:rsid w:val="006B3EAC"/>
    <w:rsid w:val="006C1935"/>
    <w:rsid w:val="006D474D"/>
    <w:rsid w:val="006E15F2"/>
    <w:rsid w:val="006E21EB"/>
    <w:rsid w:val="006E3D08"/>
    <w:rsid w:val="006E448B"/>
    <w:rsid w:val="006E7FAB"/>
    <w:rsid w:val="00702843"/>
    <w:rsid w:val="007039BC"/>
    <w:rsid w:val="00723677"/>
    <w:rsid w:val="0072692D"/>
    <w:rsid w:val="00726E6A"/>
    <w:rsid w:val="007535E9"/>
    <w:rsid w:val="007602F8"/>
    <w:rsid w:val="007609D4"/>
    <w:rsid w:val="00761A05"/>
    <w:rsid w:val="00763C0D"/>
    <w:rsid w:val="0077100A"/>
    <w:rsid w:val="00771860"/>
    <w:rsid w:val="00787402"/>
    <w:rsid w:val="007925D5"/>
    <w:rsid w:val="007968C1"/>
    <w:rsid w:val="007A2171"/>
    <w:rsid w:val="007A2BE7"/>
    <w:rsid w:val="007C2CA5"/>
    <w:rsid w:val="007D1E14"/>
    <w:rsid w:val="007D33E3"/>
    <w:rsid w:val="007D7F9D"/>
    <w:rsid w:val="007E2768"/>
    <w:rsid w:val="007E792C"/>
    <w:rsid w:val="007F3EC6"/>
    <w:rsid w:val="007F5281"/>
    <w:rsid w:val="007F6C3B"/>
    <w:rsid w:val="007F6D07"/>
    <w:rsid w:val="00806D1B"/>
    <w:rsid w:val="00810EC4"/>
    <w:rsid w:val="00816B0D"/>
    <w:rsid w:val="00824E08"/>
    <w:rsid w:val="00825C93"/>
    <w:rsid w:val="0083147D"/>
    <w:rsid w:val="00845FFF"/>
    <w:rsid w:val="00850938"/>
    <w:rsid w:val="008545E3"/>
    <w:rsid w:val="00856142"/>
    <w:rsid w:val="00876157"/>
    <w:rsid w:val="00890073"/>
    <w:rsid w:val="00891366"/>
    <w:rsid w:val="008915EA"/>
    <w:rsid w:val="00893B32"/>
    <w:rsid w:val="00896030"/>
    <w:rsid w:val="008A14B9"/>
    <w:rsid w:val="008A44B8"/>
    <w:rsid w:val="008A611E"/>
    <w:rsid w:val="008D0565"/>
    <w:rsid w:val="008D209E"/>
    <w:rsid w:val="008D6D39"/>
    <w:rsid w:val="008E062A"/>
    <w:rsid w:val="008E22B4"/>
    <w:rsid w:val="008E2694"/>
    <w:rsid w:val="008E363A"/>
    <w:rsid w:val="008F4FD1"/>
    <w:rsid w:val="008F54F5"/>
    <w:rsid w:val="008F7870"/>
    <w:rsid w:val="00903190"/>
    <w:rsid w:val="00903345"/>
    <w:rsid w:val="00906DB6"/>
    <w:rsid w:val="009119CF"/>
    <w:rsid w:val="00916054"/>
    <w:rsid w:val="00923322"/>
    <w:rsid w:val="00930D74"/>
    <w:rsid w:val="009333E1"/>
    <w:rsid w:val="00933B5D"/>
    <w:rsid w:val="009345C5"/>
    <w:rsid w:val="0093486B"/>
    <w:rsid w:val="00937030"/>
    <w:rsid w:val="00942F43"/>
    <w:rsid w:val="009465F7"/>
    <w:rsid w:val="00950F33"/>
    <w:rsid w:val="0095270C"/>
    <w:rsid w:val="0096184E"/>
    <w:rsid w:val="0097339A"/>
    <w:rsid w:val="00981EBF"/>
    <w:rsid w:val="009833BF"/>
    <w:rsid w:val="0098727B"/>
    <w:rsid w:val="00987A6D"/>
    <w:rsid w:val="0099596D"/>
    <w:rsid w:val="009A532B"/>
    <w:rsid w:val="009A7F3A"/>
    <w:rsid w:val="009B201D"/>
    <w:rsid w:val="009C07E6"/>
    <w:rsid w:val="009C48BD"/>
    <w:rsid w:val="009C523C"/>
    <w:rsid w:val="009C5B9D"/>
    <w:rsid w:val="009C7884"/>
    <w:rsid w:val="009D3E02"/>
    <w:rsid w:val="009D5E81"/>
    <w:rsid w:val="009F5EE9"/>
    <w:rsid w:val="00A00407"/>
    <w:rsid w:val="00A02E3E"/>
    <w:rsid w:val="00A05D86"/>
    <w:rsid w:val="00A10668"/>
    <w:rsid w:val="00A159CC"/>
    <w:rsid w:val="00A30E6B"/>
    <w:rsid w:val="00A31B16"/>
    <w:rsid w:val="00A357D2"/>
    <w:rsid w:val="00A46D60"/>
    <w:rsid w:val="00A669F0"/>
    <w:rsid w:val="00A806CE"/>
    <w:rsid w:val="00A80C88"/>
    <w:rsid w:val="00A8138C"/>
    <w:rsid w:val="00A82413"/>
    <w:rsid w:val="00A83843"/>
    <w:rsid w:val="00A90CAB"/>
    <w:rsid w:val="00A9251D"/>
    <w:rsid w:val="00A92B5E"/>
    <w:rsid w:val="00A93514"/>
    <w:rsid w:val="00A942B5"/>
    <w:rsid w:val="00A94F94"/>
    <w:rsid w:val="00AA2269"/>
    <w:rsid w:val="00AA725A"/>
    <w:rsid w:val="00AB4223"/>
    <w:rsid w:val="00AB4287"/>
    <w:rsid w:val="00AB55BF"/>
    <w:rsid w:val="00AC2BBB"/>
    <w:rsid w:val="00AC2C16"/>
    <w:rsid w:val="00AC35FE"/>
    <w:rsid w:val="00AD00FE"/>
    <w:rsid w:val="00AD3D14"/>
    <w:rsid w:val="00AD7D0E"/>
    <w:rsid w:val="00AE19A7"/>
    <w:rsid w:val="00AF31EC"/>
    <w:rsid w:val="00AF4DB0"/>
    <w:rsid w:val="00AF5251"/>
    <w:rsid w:val="00AF5434"/>
    <w:rsid w:val="00B01188"/>
    <w:rsid w:val="00B06E6A"/>
    <w:rsid w:val="00B074E7"/>
    <w:rsid w:val="00B12721"/>
    <w:rsid w:val="00B12740"/>
    <w:rsid w:val="00B14AB1"/>
    <w:rsid w:val="00B34BB5"/>
    <w:rsid w:val="00B414CD"/>
    <w:rsid w:val="00B41825"/>
    <w:rsid w:val="00B42856"/>
    <w:rsid w:val="00B74F23"/>
    <w:rsid w:val="00B76B79"/>
    <w:rsid w:val="00B80B2A"/>
    <w:rsid w:val="00B85CBF"/>
    <w:rsid w:val="00BA5007"/>
    <w:rsid w:val="00BB37A4"/>
    <w:rsid w:val="00BB5D90"/>
    <w:rsid w:val="00BC42C4"/>
    <w:rsid w:val="00BD0E0E"/>
    <w:rsid w:val="00BE40B3"/>
    <w:rsid w:val="00BE5F77"/>
    <w:rsid w:val="00BF0B3C"/>
    <w:rsid w:val="00BF49EF"/>
    <w:rsid w:val="00C02D57"/>
    <w:rsid w:val="00C13563"/>
    <w:rsid w:val="00C13A0E"/>
    <w:rsid w:val="00C1574B"/>
    <w:rsid w:val="00C1621E"/>
    <w:rsid w:val="00C2466A"/>
    <w:rsid w:val="00C24EF4"/>
    <w:rsid w:val="00C256F5"/>
    <w:rsid w:val="00C27CAD"/>
    <w:rsid w:val="00C32518"/>
    <w:rsid w:val="00C346C9"/>
    <w:rsid w:val="00C36CDA"/>
    <w:rsid w:val="00C36F20"/>
    <w:rsid w:val="00C43FB6"/>
    <w:rsid w:val="00C45F83"/>
    <w:rsid w:val="00C5142C"/>
    <w:rsid w:val="00C62FBE"/>
    <w:rsid w:val="00C63498"/>
    <w:rsid w:val="00C70431"/>
    <w:rsid w:val="00C77D63"/>
    <w:rsid w:val="00C87C44"/>
    <w:rsid w:val="00C91FD4"/>
    <w:rsid w:val="00CA003A"/>
    <w:rsid w:val="00CB297B"/>
    <w:rsid w:val="00CB3198"/>
    <w:rsid w:val="00CB4687"/>
    <w:rsid w:val="00CC1403"/>
    <w:rsid w:val="00CC43C1"/>
    <w:rsid w:val="00CC629D"/>
    <w:rsid w:val="00D03886"/>
    <w:rsid w:val="00D1702F"/>
    <w:rsid w:val="00D179DE"/>
    <w:rsid w:val="00D258E1"/>
    <w:rsid w:val="00D31158"/>
    <w:rsid w:val="00D3645B"/>
    <w:rsid w:val="00D371A1"/>
    <w:rsid w:val="00D50CED"/>
    <w:rsid w:val="00D658A8"/>
    <w:rsid w:val="00D66645"/>
    <w:rsid w:val="00D731FD"/>
    <w:rsid w:val="00D739D6"/>
    <w:rsid w:val="00D73FCF"/>
    <w:rsid w:val="00D91955"/>
    <w:rsid w:val="00DA4B8D"/>
    <w:rsid w:val="00DA6E1E"/>
    <w:rsid w:val="00DA7091"/>
    <w:rsid w:val="00DB39CD"/>
    <w:rsid w:val="00DB4B12"/>
    <w:rsid w:val="00DB6062"/>
    <w:rsid w:val="00DC02BE"/>
    <w:rsid w:val="00DD1C4A"/>
    <w:rsid w:val="00DD1F55"/>
    <w:rsid w:val="00DD467A"/>
    <w:rsid w:val="00DE0E23"/>
    <w:rsid w:val="00DE2A02"/>
    <w:rsid w:val="00DE2F24"/>
    <w:rsid w:val="00DE428A"/>
    <w:rsid w:val="00DE616C"/>
    <w:rsid w:val="00DE701F"/>
    <w:rsid w:val="00E03E76"/>
    <w:rsid w:val="00E04361"/>
    <w:rsid w:val="00E100AE"/>
    <w:rsid w:val="00E1657A"/>
    <w:rsid w:val="00E22CC5"/>
    <w:rsid w:val="00E22D4C"/>
    <w:rsid w:val="00E22F64"/>
    <w:rsid w:val="00E32AC0"/>
    <w:rsid w:val="00E3559E"/>
    <w:rsid w:val="00E36D2B"/>
    <w:rsid w:val="00E37A61"/>
    <w:rsid w:val="00E40AA8"/>
    <w:rsid w:val="00E429E2"/>
    <w:rsid w:val="00E42AC7"/>
    <w:rsid w:val="00E45E7B"/>
    <w:rsid w:val="00E51847"/>
    <w:rsid w:val="00E5580E"/>
    <w:rsid w:val="00E701FE"/>
    <w:rsid w:val="00E81D42"/>
    <w:rsid w:val="00E83BF0"/>
    <w:rsid w:val="00E8712C"/>
    <w:rsid w:val="00E875FB"/>
    <w:rsid w:val="00E93710"/>
    <w:rsid w:val="00E955F1"/>
    <w:rsid w:val="00E96F8A"/>
    <w:rsid w:val="00EB1BC3"/>
    <w:rsid w:val="00EB50BD"/>
    <w:rsid w:val="00EB79ED"/>
    <w:rsid w:val="00EC1219"/>
    <w:rsid w:val="00EC4DAD"/>
    <w:rsid w:val="00EC4DCA"/>
    <w:rsid w:val="00ED69C5"/>
    <w:rsid w:val="00EF00D1"/>
    <w:rsid w:val="00EF3213"/>
    <w:rsid w:val="00F00C4E"/>
    <w:rsid w:val="00F10679"/>
    <w:rsid w:val="00F14592"/>
    <w:rsid w:val="00F14A5C"/>
    <w:rsid w:val="00F20245"/>
    <w:rsid w:val="00F219CE"/>
    <w:rsid w:val="00F22E09"/>
    <w:rsid w:val="00F44E11"/>
    <w:rsid w:val="00F57F17"/>
    <w:rsid w:val="00F64D4E"/>
    <w:rsid w:val="00F71507"/>
    <w:rsid w:val="00F72A4F"/>
    <w:rsid w:val="00F73DF7"/>
    <w:rsid w:val="00F73EE1"/>
    <w:rsid w:val="00F775A8"/>
    <w:rsid w:val="00F83B35"/>
    <w:rsid w:val="00F912B2"/>
    <w:rsid w:val="00F97DDC"/>
    <w:rsid w:val="00FA3ACE"/>
    <w:rsid w:val="00FA5D88"/>
    <w:rsid w:val="00FB408E"/>
    <w:rsid w:val="00FC08D6"/>
    <w:rsid w:val="00FC0DBC"/>
    <w:rsid w:val="00FC3B9D"/>
    <w:rsid w:val="00FC73FA"/>
    <w:rsid w:val="00FD24FB"/>
    <w:rsid w:val="00FD3C66"/>
    <w:rsid w:val="00FD6A13"/>
    <w:rsid w:val="00FE0486"/>
    <w:rsid w:val="00FE7FF8"/>
    <w:rsid w:val="00FF0915"/>
    <w:rsid w:val="00FF418C"/>
    <w:rsid w:val="00FF5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60D68B25-34D8-4AD4-803B-225CAD2EF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46700"/>
    <w:rPr>
      <w:color w:val="954F72" w:themeColor="followedHyperlink"/>
      <w:u w:val="single"/>
    </w:rPr>
  </w:style>
  <w:style w:type="paragraph" w:styleId="Revision">
    <w:name w:val="Revision"/>
    <w:hidden/>
    <w:uiPriority w:val="99"/>
    <w:semiHidden/>
    <w:rsid w:val="000470D4"/>
    <w:pPr>
      <w:spacing w:after="0" w:line="240" w:lineRule="auto"/>
    </w:pPr>
  </w:style>
  <w:style w:type="character" w:styleId="UnresolvedMention">
    <w:name w:val="Unresolved Mention"/>
    <w:basedOn w:val="DefaultParagraphFont"/>
    <w:uiPriority w:val="99"/>
    <w:semiHidden/>
    <w:unhideWhenUsed/>
    <w:rsid w:val="00697547"/>
    <w:rPr>
      <w:color w:val="605E5C"/>
      <w:shd w:val="clear" w:color="auto" w:fill="E1DFDD"/>
    </w:rPr>
  </w:style>
  <w:style w:type="character" w:customStyle="1" w:styleId="apple-converted-space">
    <w:name w:val="apple-converted-space"/>
    <w:basedOn w:val="DefaultParagraphFont"/>
    <w:rsid w:val="00E35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2580">
      <w:bodyDiv w:val="1"/>
      <w:marLeft w:val="0"/>
      <w:marRight w:val="0"/>
      <w:marTop w:val="0"/>
      <w:marBottom w:val="0"/>
      <w:divBdr>
        <w:top w:val="none" w:sz="0" w:space="0" w:color="auto"/>
        <w:left w:val="none" w:sz="0" w:space="0" w:color="auto"/>
        <w:bottom w:val="none" w:sz="0" w:space="0" w:color="auto"/>
        <w:right w:val="none" w:sz="0" w:space="0" w:color="auto"/>
      </w:divBdr>
    </w:div>
    <w:div w:id="51392848">
      <w:bodyDiv w:val="1"/>
      <w:marLeft w:val="0"/>
      <w:marRight w:val="0"/>
      <w:marTop w:val="0"/>
      <w:marBottom w:val="0"/>
      <w:divBdr>
        <w:top w:val="none" w:sz="0" w:space="0" w:color="auto"/>
        <w:left w:val="none" w:sz="0" w:space="0" w:color="auto"/>
        <w:bottom w:val="none" w:sz="0" w:space="0" w:color="auto"/>
        <w:right w:val="none" w:sz="0" w:space="0" w:color="auto"/>
      </w:divBdr>
    </w:div>
    <w:div w:id="51774965">
      <w:bodyDiv w:val="1"/>
      <w:marLeft w:val="0"/>
      <w:marRight w:val="0"/>
      <w:marTop w:val="0"/>
      <w:marBottom w:val="0"/>
      <w:divBdr>
        <w:top w:val="none" w:sz="0" w:space="0" w:color="auto"/>
        <w:left w:val="none" w:sz="0" w:space="0" w:color="auto"/>
        <w:bottom w:val="none" w:sz="0" w:space="0" w:color="auto"/>
        <w:right w:val="none" w:sz="0" w:space="0" w:color="auto"/>
      </w:divBdr>
    </w:div>
    <w:div w:id="55131881">
      <w:bodyDiv w:val="1"/>
      <w:marLeft w:val="0"/>
      <w:marRight w:val="0"/>
      <w:marTop w:val="0"/>
      <w:marBottom w:val="0"/>
      <w:divBdr>
        <w:top w:val="none" w:sz="0" w:space="0" w:color="auto"/>
        <w:left w:val="none" w:sz="0" w:space="0" w:color="auto"/>
        <w:bottom w:val="none" w:sz="0" w:space="0" w:color="auto"/>
        <w:right w:val="none" w:sz="0" w:space="0" w:color="auto"/>
      </w:divBdr>
    </w:div>
    <w:div w:id="60058972">
      <w:bodyDiv w:val="1"/>
      <w:marLeft w:val="0"/>
      <w:marRight w:val="0"/>
      <w:marTop w:val="0"/>
      <w:marBottom w:val="0"/>
      <w:divBdr>
        <w:top w:val="none" w:sz="0" w:space="0" w:color="auto"/>
        <w:left w:val="none" w:sz="0" w:space="0" w:color="auto"/>
        <w:bottom w:val="none" w:sz="0" w:space="0" w:color="auto"/>
        <w:right w:val="none" w:sz="0" w:space="0" w:color="auto"/>
      </w:divBdr>
    </w:div>
    <w:div w:id="83578072">
      <w:bodyDiv w:val="1"/>
      <w:marLeft w:val="0"/>
      <w:marRight w:val="0"/>
      <w:marTop w:val="0"/>
      <w:marBottom w:val="0"/>
      <w:divBdr>
        <w:top w:val="none" w:sz="0" w:space="0" w:color="auto"/>
        <w:left w:val="none" w:sz="0" w:space="0" w:color="auto"/>
        <w:bottom w:val="none" w:sz="0" w:space="0" w:color="auto"/>
        <w:right w:val="none" w:sz="0" w:space="0" w:color="auto"/>
      </w:divBdr>
    </w:div>
    <w:div w:id="108595471">
      <w:bodyDiv w:val="1"/>
      <w:marLeft w:val="0"/>
      <w:marRight w:val="0"/>
      <w:marTop w:val="0"/>
      <w:marBottom w:val="0"/>
      <w:divBdr>
        <w:top w:val="none" w:sz="0" w:space="0" w:color="auto"/>
        <w:left w:val="none" w:sz="0" w:space="0" w:color="auto"/>
        <w:bottom w:val="none" w:sz="0" w:space="0" w:color="auto"/>
        <w:right w:val="none" w:sz="0" w:space="0" w:color="auto"/>
      </w:divBdr>
    </w:div>
    <w:div w:id="204415381">
      <w:bodyDiv w:val="1"/>
      <w:marLeft w:val="0"/>
      <w:marRight w:val="0"/>
      <w:marTop w:val="0"/>
      <w:marBottom w:val="0"/>
      <w:divBdr>
        <w:top w:val="none" w:sz="0" w:space="0" w:color="auto"/>
        <w:left w:val="none" w:sz="0" w:space="0" w:color="auto"/>
        <w:bottom w:val="none" w:sz="0" w:space="0" w:color="auto"/>
        <w:right w:val="none" w:sz="0" w:space="0" w:color="auto"/>
      </w:divBdr>
    </w:div>
    <w:div w:id="276371103">
      <w:bodyDiv w:val="1"/>
      <w:marLeft w:val="0"/>
      <w:marRight w:val="0"/>
      <w:marTop w:val="0"/>
      <w:marBottom w:val="0"/>
      <w:divBdr>
        <w:top w:val="none" w:sz="0" w:space="0" w:color="auto"/>
        <w:left w:val="none" w:sz="0" w:space="0" w:color="auto"/>
        <w:bottom w:val="none" w:sz="0" w:space="0" w:color="auto"/>
        <w:right w:val="none" w:sz="0" w:space="0" w:color="auto"/>
      </w:divBdr>
    </w:div>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338629603">
      <w:bodyDiv w:val="1"/>
      <w:marLeft w:val="0"/>
      <w:marRight w:val="0"/>
      <w:marTop w:val="0"/>
      <w:marBottom w:val="0"/>
      <w:divBdr>
        <w:top w:val="none" w:sz="0" w:space="0" w:color="auto"/>
        <w:left w:val="none" w:sz="0" w:space="0" w:color="auto"/>
        <w:bottom w:val="none" w:sz="0" w:space="0" w:color="auto"/>
        <w:right w:val="none" w:sz="0" w:space="0" w:color="auto"/>
      </w:divBdr>
    </w:div>
    <w:div w:id="339043028">
      <w:bodyDiv w:val="1"/>
      <w:marLeft w:val="0"/>
      <w:marRight w:val="0"/>
      <w:marTop w:val="0"/>
      <w:marBottom w:val="0"/>
      <w:divBdr>
        <w:top w:val="none" w:sz="0" w:space="0" w:color="auto"/>
        <w:left w:val="none" w:sz="0" w:space="0" w:color="auto"/>
        <w:bottom w:val="none" w:sz="0" w:space="0" w:color="auto"/>
        <w:right w:val="none" w:sz="0" w:space="0" w:color="auto"/>
      </w:divBdr>
    </w:div>
    <w:div w:id="372659284">
      <w:bodyDiv w:val="1"/>
      <w:marLeft w:val="0"/>
      <w:marRight w:val="0"/>
      <w:marTop w:val="0"/>
      <w:marBottom w:val="0"/>
      <w:divBdr>
        <w:top w:val="none" w:sz="0" w:space="0" w:color="auto"/>
        <w:left w:val="none" w:sz="0" w:space="0" w:color="auto"/>
        <w:bottom w:val="none" w:sz="0" w:space="0" w:color="auto"/>
        <w:right w:val="none" w:sz="0" w:space="0" w:color="auto"/>
      </w:divBdr>
    </w:div>
    <w:div w:id="410398453">
      <w:bodyDiv w:val="1"/>
      <w:marLeft w:val="0"/>
      <w:marRight w:val="0"/>
      <w:marTop w:val="0"/>
      <w:marBottom w:val="0"/>
      <w:divBdr>
        <w:top w:val="none" w:sz="0" w:space="0" w:color="auto"/>
        <w:left w:val="none" w:sz="0" w:space="0" w:color="auto"/>
        <w:bottom w:val="none" w:sz="0" w:space="0" w:color="auto"/>
        <w:right w:val="none" w:sz="0" w:space="0" w:color="auto"/>
      </w:divBdr>
    </w:div>
    <w:div w:id="416246311">
      <w:bodyDiv w:val="1"/>
      <w:marLeft w:val="0"/>
      <w:marRight w:val="0"/>
      <w:marTop w:val="0"/>
      <w:marBottom w:val="0"/>
      <w:divBdr>
        <w:top w:val="none" w:sz="0" w:space="0" w:color="auto"/>
        <w:left w:val="none" w:sz="0" w:space="0" w:color="auto"/>
        <w:bottom w:val="none" w:sz="0" w:space="0" w:color="auto"/>
        <w:right w:val="none" w:sz="0" w:space="0" w:color="auto"/>
      </w:divBdr>
    </w:div>
    <w:div w:id="427896570">
      <w:bodyDiv w:val="1"/>
      <w:marLeft w:val="0"/>
      <w:marRight w:val="0"/>
      <w:marTop w:val="0"/>
      <w:marBottom w:val="0"/>
      <w:divBdr>
        <w:top w:val="none" w:sz="0" w:space="0" w:color="auto"/>
        <w:left w:val="none" w:sz="0" w:space="0" w:color="auto"/>
        <w:bottom w:val="none" w:sz="0" w:space="0" w:color="auto"/>
        <w:right w:val="none" w:sz="0" w:space="0" w:color="auto"/>
      </w:divBdr>
    </w:div>
    <w:div w:id="428350623">
      <w:bodyDiv w:val="1"/>
      <w:marLeft w:val="0"/>
      <w:marRight w:val="0"/>
      <w:marTop w:val="0"/>
      <w:marBottom w:val="0"/>
      <w:divBdr>
        <w:top w:val="none" w:sz="0" w:space="0" w:color="auto"/>
        <w:left w:val="none" w:sz="0" w:space="0" w:color="auto"/>
        <w:bottom w:val="none" w:sz="0" w:space="0" w:color="auto"/>
        <w:right w:val="none" w:sz="0" w:space="0" w:color="auto"/>
      </w:divBdr>
    </w:div>
    <w:div w:id="457915487">
      <w:bodyDiv w:val="1"/>
      <w:marLeft w:val="0"/>
      <w:marRight w:val="0"/>
      <w:marTop w:val="0"/>
      <w:marBottom w:val="0"/>
      <w:divBdr>
        <w:top w:val="none" w:sz="0" w:space="0" w:color="auto"/>
        <w:left w:val="none" w:sz="0" w:space="0" w:color="auto"/>
        <w:bottom w:val="none" w:sz="0" w:space="0" w:color="auto"/>
        <w:right w:val="none" w:sz="0" w:space="0" w:color="auto"/>
      </w:divBdr>
    </w:div>
    <w:div w:id="505092116">
      <w:bodyDiv w:val="1"/>
      <w:marLeft w:val="0"/>
      <w:marRight w:val="0"/>
      <w:marTop w:val="0"/>
      <w:marBottom w:val="0"/>
      <w:divBdr>
        <w:top w:val="none" w:sz="0" w:space="0" w:color="auto"/>
        <w:left w:val="none" w:sz="0" w:space="0" w:color="auto"/>
        <w:bottom w:val="none" w:sz="0" w:space="0" w:color="auto"/>
        <w:right w:val="none" w:sz="0" w:space="0" w:color="auto"/>
      </w:divBdr>
    </w:div>
    <w:div w:id="541138929">
      <w:bodyDiv w:val="1"/>
      <w:marLeft w:val="0"/>
      <w:marRight w:val="0"/>
      <w:marTop w:val="0"/>
      <w:marBottom w:val="0"/>
      <w:divBdr>
        <w:top w:val="none" w:sz="0" w:space="0" w:color="auto"/>
        <w:left w:val="none" w:sz="0" w:space="0" w:color="auto"/>
        <w:bottom w:val="none" w:sz="0" w:space="0" w:color="auto"/>
        <w:right w:val="none" w:sz="0" w:space="0" w:color="auto"/>
      </w:divBdr>
    </w:div>
    <w:div w:id="567808775">
      <w:bodyDiv w:val="1"/>
      <w:marLeft w:val="0"/>
      <w:marRight w:val="0"/>
      <w:marTop w:val="0"/>
      <w:marBottom w:val="0"/>
      <w:divBdr>
        <w:top w:val="none" w:sz="0" w:space="0" w:color="auto"/>
        <w:left w:val="none" w:sz="0" w:space="0" w:color="auto"/>
        <w:bottom w:val="none" w:sz="0" w:space="0" w:color="auto"/>
        <w:right w:val="none" w:sz="0" w:space="0" w:color="auto"/>
      </w:divBdr>
    </w:div>
    <w:div w:id="579363921">
      <w:bodyDiv w:val="1"/>
      <w:marLeft w:val="0"/>
      <w:marRight w:val="0"/>
      <w:marTop w:val="0"/>
      <w:marBottom w:val="0"/>
      <w:divBdr>
        <w:top w:val="none" w:sz="0" w:space="0" w:color="auto"/>
        <w:left w:val="none" w:sz="0" w:space="0" w:color="auto"/>
        <w:bottom w:val="none" w:sz="0" w:space="0" w:color="auto"/>
        <w:right w:val="none" w:sz="0" w:space="0" w:color="auto"/>
      </w:divBdr>
    </w:div>
    <w:div w:id="580061161">
      <w:bodyDiv w:val="1"/>
      <w:marLeft w:val="0"/>
      <w:marRight w:val="0"/>
      <w:marTop w:val="0"/>
      <w:marBottom w:val="0"/>
      <w:divBdr>
        <w:top w:val="none" w:sz="0" w:space="0" w:color="auto"/>
        <w:left w:val="none" w:sz="0" w:space="0" w:color="auto"/>
        <w:bottom w:val="none" w:sz="0" w:space="0" w:color="auto"/>
        <w:right w:val="none" w:sz="0" w:space="0" w:color="auto"/>
      </w:divBdr>
    </w:div>
    <w:div w:id="612784872">
      <w:bodyDiv w:val="1"/>
      <w:marLeft w:val="0"/>
      <w:marRight w:val="0"/>
      <w:marTop w:val="0"/>
      <w:marBottom w:val="0"/>
      <w:divBdr>
        <w:top w:val="none" w:sz="0" w:space="0" w:color="auto"/>
        <w:left w:val="none" w:sz="0" w:space="0" w:color="auto"/>
        <w:bottom w:val="none" w:sz="0" w:space="0" w:color="auto"/>
        <w:right w:val="none" w:sz="0" w:space="0" w:color="auto"/>
      </w:divBdr>
    </w:div>
    <w:div w:id="640889854">
      <w:bodyDiv w:val="1"/>
      <w:marLeft w:val="0"/>
      <w:marRight w:val="0"/>
      <w:marTop w:val="0"/>
      <w:marBottom w:val="0"/>
      <w:divBdr>
        <w:top w:val="none" w:sz="0" w:space="0" w:color="auto"/>
        <w:left w:val="none" w:sz="0" w:space="0" w:color="auto"/>
        <w:bottom w:val="none" w:sz="0" w:space="0" w:color="auto"/>
        <w:right w:val="none" w:sz="0" w:space="0" w:color="auto"/>
      </w:divBdr>
    </w:div>
    <w:div w:id="669991870">
      <w:bodyDiv w:val="1"/>
      <w:marLeft w:val="0"/>
      <w:marRight w:val="0"/>
      <w:marTop w:val="0"/>
      <w:marBottom w:val="0"/>
      <w:divBdr>
        <w:top w:val="none" w:sz="0" w:space="0" w:color="auto"/>
        <w:left w:val="none" w:sz="0" w:space="0" w:color="auto"/>
        <w:bottom w:val="none" w:sz="0" w:space="0" w:color="auto"/>
        <w:right w:val="none" w:sz="0" w:space="0" w:color="auto"/>
      </w:divBdr>
    </w:div>
    <w:div w:id="681861649">
      <w:bodyDiv w:val="1"/>
      <w:marLeft w:val="0"/>
      <w:marRight w:val="0"/>
      <w:marTop w:val="0"/>
      <w:marBottom w:val="0"/>
      <w:divBdr>
        <w:top w:val="none" w:sz="0" w:space="0" w:color="auto"/>
        <w:left w:val="none" w:sz="0" w:space="0" w:color="auto"/>
        <w:bottom w:val="none" w:sz="0" w:space="0" w:color="auto"/>
        <w:right w:val="none" w:sz="0" w:space="0" w:color="auto"/>
      </w:divBdr>
    </w:div>
    <w:div w:id="683434028">
      <w:bodyDiv w:val="1"/>
      <w:marLeft w:val="0"/>
      <w:marRight w:val="0"/>
      <w:marTop w:val="0"/>
      <w:marBottom w:val="0"/>
      <w:divBdr>
        <w:top w:val="none" w:sz="0" w:space="0" w:color="auto"/>
        <w:left w:val="none" w:sz="0" w:space="0" w:color="auto"/>
        <w:bottom w:val="none" w:sz="0" w:space="0" w:color="auto"/>
        <w:right w:val="none" w:sz="0" w:space="0" w:color="auto"/>
      </w:divBdr>
    </w:div>
    <w:div w:id="718288186">
      <w:bodyDiv w:val="1"/>
      <w:marLeft w:val="0"/>
      <w:marRight w:val="0"/>
      <w:marTop w:val="0"/>
      <w:marBottom w:val="0"/>
      <w:divBdr>
        <w:top w:val="none" w:sz="0" w:space="0" w:color="auto"/>
        <w:left w:val="none" w:sz="0" w:space="0" w:color="auto"/>
        <w:bottom w:val="none" w:sz="0" w:space="0" w:color="auto"/>
        <w:right w:val="none" w:sz="0" w:space="0" w:color="auto"/>
      </w:divBdr>
    </w:div>
    <w:div w:id="785121817">
      <w:bodyDiv w:val="1"/>
      <w:marLeft w:val="0"/>
      <w:marRight w:val="0"/>
      <w:marTop w:val="0"/>
      <w:marBottom w:val="0"/>
      <w:divBdr>
        <w:top w:val="none" w:sz="0" w:space="0" w:color="auto"/>
        <w:left w:val="none" w:sz="0" w:space="0" w:color="auto"/>
        <w:bottom w:val="none" w:sz="0" w:space="0" w:color="auto"/>
        <w:right w:val="none" w:sz="0" w:space="0" w:color="auto"/>
      </w:divBdr>
    </w:div>
    <w:div w:id="880289090">
      <w:bodyDiv w:val="1"/>
      <w:marLeft w:val="0"/>
      <w:marRight w:val="0"/>
      <w:marTop w:val="0"/>
      <w:marBottom w:val="0"/>
      <w:divBdr>
        <w:top w:val="none" w:sz="0" w:space="0" w:color="auto"/>
        <w:left w:val="none" w:sz="0" w:space="0" w:color="auto"/>
        <w:bottom w:val="none" w:sz="0" w:space="0" w:color="auto"/>
        <w:right w:val="none" w:sz="0" w:space="0" w:color="auto"/>
      </w:divBdr>
    </w:div>
    <w:div w:id="888419094">
      <w:bodyDiv w:val="1"/>
      <w:marLeft w:val="0"/>
      <w:marRight w:val="0"/>
      <w:marTop w:val="0"/>
      <w:marBottom w:val="0"/>
      <w:divBdr>
        <w:top w:val="none" w:sz="0" w:space="0" w:color="auto"/>
        <w:left w:val="none" w:sz="0" w:space="0" w:color="auto"/>
        <w:bottom w:val="none" w:sz="0" w:space="0" w:color="auto"/>
        <w:right w:val="none" w:sz="0" w:space="0" w:color="auto"/>
      </w:divBdr>
    </w:div>
    <w:div w:id="914242128">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983777406">
      <w:bodyDiv w:val="1"/>
      <w:marLeft w:val="0"/>
      <w:marRight w:val="0"/>
      <w:marTop w:val="0"/>
      <w:marBottom w:val="0"/>
      <w:divBdr>
        <w:top w:val="none" w:sz="0" w:space="0" w:color="auto"/>
        <w:left w:val="none" w:sz="0" w:space="0" w:color="auto"/>
        <w:bottom w:val="none" w:sz="0" w:space="0" w:color="auto"/>
        <w:right w:val="none" w:sz="0" w:space="0" w:color="auto"/>
      </w:divBdr>
    </w:div>
    <w:div w:id="1031956143">
      <w:bodyDiv w:val="1"/>
      <w:marLeft w:val="0"/>
      <w:marRight w:val="0"/>
      <w:marTop w:val="0"/>
      <w:marBottom w:val="0"/>
      <w:divBdr>
        <w:top w:val="none" w:sz="0" w:space="0" w:color="auto"/>
        <w:left w:val="none" w:sz="0" w:space="0" w:color="auto"/>
        <w:bottom w:val="none" w:sz="0" w:space="0" w:color="auto"/>
        <w:right w:val="none" w:sz="0" w:space="0" w:color="auto"/>
      </w:divBdr>
    </w:div>
    <w:div w:id="1050350653">
      <w:bodyDiv w:val="1"/>
      <w:marLeft w:val="0"/>
      <w:marRight w:val="0"/>
      <w:marTop w:val="0"/>
      <w:marBottom w:val="0"/>
      <w:divBdr>
        <w:top w:val="none" w:sz="0" w:space="0" w:color="auto"/>
        <w:left w:val="none" w:sz="0" w:space="0" w:color="auto"/>
        <w:bottom w:val="none" w:sz="0" w:space="0" w:color="auto"/>
        <w:right w:val="none" w:sz="0" w:space="0" w:color="auto"/>
      </w:divBdr>
    </w:div>
    <w:div w:id="1065907099">
      <w:bodyDiv w:val="1"/>
      <w:marLeft w:val="0"/>
      <w:marRight w:val="0"/>
      <w:marTop w:val="0"/>
      <w:marBottom w:val="0"/>
      <w:divBdr>
        <w:top w:val="none" w:sz="0" w:space="0" w:color="auto"/>
        <w:left w:val="none" w:sz="0" w:space="0" w:color="auto"/>
        <w:bottom w:val="none" w:sz="0" w:space="0" w:color="auto"/>
        <w:right w:val="none" w:sz="0" w:space="0" w:color="auto"/>
      </w:divBdr>
    </w:div>
    <w:div w:id="1149246479">
      <w:bodyDiv w:val="1"/>
      <w:marLeft w:val="0"/>
      <w:marRight w:val="0"/>
      <w:marTop w:val="0"/>
      <w:marBottom w:val="0"/>
      <w:divBdr>
        <w:top w:val="none" w:sz="0" w:space="0" w:color="auto"/>
        <w:left w:val="none" w:sz="0" w:space="0" w:color="auto"/>
        <w:bottom w:val="none" w:sz="0" w:space="0" w:color="auto"/>
        <w:right w:val="none" w:sz="0" w:space="0" w:color="auto"/>
      </w:divBdr>
    </w:div>
    <w:div w:id="1156579367">
      <w:bodyDiv w:val="1"/>
      <w:marLeft w:val="0"/>
      <w:marRight w:val="0"/>
      <w:marTop w:val="0"/>
      <w:marBottom w:val="0"/>
      <w:divBdr>
        <w:top w:val="none" w:sz="0" w:space="0" w:color="auto"/>
        <w:left w:val="none" w:sz="0" w:space="0" w:color="auto"/>
        <w:bottom w:val="none" w:sz="0" w:space="0" w:color="auto"/>
        <w:right w:val="none" w:sz="0" w:space="0" w:color="auto"/>
      </w:divBdr>
    </w:div>
    <w:div w:id="1199705479">
      <w:bodyDiv w:val="1"/>
      <w:marLeft w:val="0"/>
      <w:marRight w:val="0"/>
      <w:marTop w:val="0"/>
      <w:marBottom w:val="0"/>
      <w:divBdr>
        <w:top w:val="none" w:sz="0" w:space="0" w:color="auto"/>
        <w:left w:val="none" w:sz="0" w:space="0" w:color="auto"/>
        <w:bottom w:val="none" w:sz="0" w:space="0" w:color="auto"/>
        <w:right w:val="none" w:sz="0" w:space="0" w:color="auto"/>
      </w:divBdr>
    </w:div>
    <w:div w:id="1245651933">
      <w:bodyDiv w:val="1"/>
      <w:marLeft w:val="0"/>
      <w:marRight w:val="0"/>
      <w:marTop w:val="0"/>
      <w:marBottom w:val="0"/>
      <w:divBdr>
        <w:top w:val="none" w:sz="0" w:space="0" w:color="auto"/>
        <w:left w:val="none" w:sz="0" w:space="0" w:color="auto"/>
        <w:bottom w:val="none" w:sz="0" w:space="0" w:color="auto"/>
        <w:right w:val="none" w:sz="0" w:space="0" w:color="auto"/>
      </w:divBdr>
    </w:div>
    <w:div w:id="1275093828">
      <w:bodyDiv w:val="1"/>
      <w:marLeft w:val="0"/>
      <w:marRight w:val="0"/>
      <w:marTop w:val="0"/>
      <w:marBottom w:val="0"/>
      <w:divBdr>
        <w:top w:val="none" w:sz="0" w:space="0" w:color="auto"/>
        <w:left w:val="none" w:sz="0" w:space="0" w:color="auto"/>
        <w:bottom w:val="none" w:sz="0" w:space="0" w:color="auto"/>
        <w:right w:val="none" w:sz="0" w:space="0" w:color="auto"/>
      </w:divBdr>
    </w:div>
    <w:div w:id="1303735385">
      <w:bodyDiv w:val="1"/>
      <w:marLeft w:val="0"/>
      <w:marRight w:val="0"/>
      <w:marTop w:val="0"/>
      <w:marBottom w:val="0"/>
      <w:divBdr>
        <w:top w:val="none" w:sz="0" w:space="0" w:color="auto"/>
        <w:left w:val="none" w:sz="0" w:space="0" w:color="auto"/>
        <w:bottom w:val="none" w:sz="0" w:space="0" w:color="auto"/>
        <w:right w:val="none" w:sz="0" w:space="0" w:color="auto"/>
      </w:divBdr>
    </w:div>
    <w:div w:id="1329552614">
      <w:bodyDiv w:val="1"/>
      <w:marLeft w:val="0"/>
      <w:marRight w:val="0"/>
      <w:marTop w:val="0"/>
      <w:marBottom w:val="0"/>
      <w:divBdr>
        <w:top w:val="none" w:sz="0" w:space="0" w:color="auto"/>
        <w:left w:val="none" w:sz="0" w:space="0" w:color="auto"/>
        <w:bottom w:val="none" w:sz="0" w:space="0" w:color="auto"/>
        <w:right w:val="none" w:sz="0" w:space="0" w:color="auto"/>
      </w:divBdr>
    </w:div>
    <w:div w:id="1339456703">
      <w:bodyDiv w:val="1"/>
      <w:marLeft w:val="0"/>
      <w:marRight w:val="0"/>
      <w:marTop w:val="0"/>
      <w:marBottom w:val="0"/>
      <w:divBdr>
        <w:top w:val="none" w:sz="0" w:space="0" w:color="auto"/>
        <w:left w:val="none" w:sz="0" w:space="0" w:color="auto"/>
        <w:bottom w:val="none" w:sz="0" w:space="0" w:color="auto"/>
        <w:right w:val="none" w:sz="0" w:space="0" w:color="auto"/>
      </w:divBdr>
    </w:div>
    <w:div w:id="1362197516">
      <w:bodyDiv w:val="1"/>
      <w:marLeft w:val="0"/>
      <w:marRight w:val="0"/>
      <w:marTop w:val="0"/>
      <w:marBottom w:val="0"/>
      <w:divBdr>
        <w:top w:val="none" w:sz="0" w:space="0" w:color="auto"/>
        <w:left w:val="none" w:sz="0" w:space="0" w:color="auto"/>
        <w:bottom w:val="none" w:sz="0" w:space="0" w:color="auto"/>
        <w:right w:val="none" w:sz="0" w:space="0" w:color="auto"/>
      </w:divBdr>
    </w:div>
    <w:div w:id="1416197459">
      <w:bodyDiv w:val="1"/>
      <w:marLeft w:val="0"/>
      <w:marRight w:val="0"/>
      <w:marTop w:val="0"/>
      <w:marBottom w:val="0"/>
      <w:divBdr>
        <w:top w:val="none" w:sz="0" w:space="0" w:color="auto"/>
        <w:left w:val="none" w:sz="0" w:space="0" w:color="auto"/>
        <w:bottom w:val="none" w:sz="0" w:space="0" w:color="auto"/>
        <w:right w:val="none" w:sz="0" w:space="0" w:color="auto"/>
      </w:divBdr>
    </w:div>
    <w:div w:id="1479610225">
      <w:bodyDiv w:val="1"/>
      <w:marLeft w:val="0"/>
      <w:marRight w:val="0"/>
      <w:marTop w:val="0"/>
      <w:marBottom w:val="0"/>
      <w:divBdr>
        <w:top w:val="none" w:sz="0" w:space="0" w:color="auto"/>
        <w:left w:val="none" w:sz="0" w:space="0" w:color="auto"/>
        <w:bottom w:val="none" w:sz="0" w:space="0" w:color="auto"/>
        <w:right w:val="none" w:sz="0" w:space="0" w:color="auto"/>
      </w:divBdr>
    </w:div>
    <w:div w:id="1496720119">
      <w:bodyDiv w:val="1"/>
      <w:marLeft w:val="0"/>
      <w:marRight w:val="0"/>
      <w:marTop w:val="0"/>
      <w:marBottom w:val="0"/>
      <w:divBdr>
        <w:top w:val="none" w:sz="0" w:space="0" w:color="auto"/>
        <w:left w:val="none" w:sz="0" w:space="0" w:color="auto"/>
        <w:bottom w:val="none" w:sz="0" w:space="0" w:color="auto"/>
        <w:right w:val="none" w:sz="0" w:space="0" w:color="auto"/>
      </w:divBdr>
    </w:div>
    <w:div w:id="1500391873">
      <w:bodyDiv w:val="1"/>
      <w:marLeft w:val="0"/>
      <w:marRight w:val="0"/>
      <w:marTop w:val="0"/>
      <w:marBottom w:val="0"/>
      <w:divBdr>
        <w:top w:val="none" w:sz="0" w:space="0" w:color="auto"/>
        <w:left w:val="none" w:sz="0" w:space="0" w:color="auto"/>
        <w:bottom w:val="none" w:sz="0" w:space="0" w:color="auto"/>
        <w:right w:val="none" w:sz="0" w:space="0" w:color="auto"/>
      </w:divBdr>
    </w:div>
    <w:div w:id="1519003565">
      <w:bodyDiv w:val="1"/>
      <w:marLeft w:val="0"/>
      <w:marRight w:val="0"/>
      <w:marTop w:val="0"/>
      <w:marBottom w:val="0"/>
      <w:divBdr>
        <w:top w:val="none" w:sz="0" w:space="0" w:color="auto"/>
        <w:left w:val="none" w:sz="0" w:space="0" w:color="auto"/>
        <w:bottom w:val="none" w:sz="0" w:space="0" w:color="auto"/>
        <w:right w:val="none" w:sz="0" w:space="0" w:color="auto"/>
      </w:divBdr>
    </w:div>
    <w:div w:id="1534617246">
      <w:bodyDiv w:val="1"/>
      <w:marLeft w:val="0"/>
      <w:marRight w:val="0"/>
      <w:marTop w:val="0"/>
      <w:marBottom w:val="0"/>
      <w:divBdr>
        <w:top w:val="none" w:sz="0" w:space="0" w:color="auto"/>
        <w:left w:val="none" w:sz="0" w:space="0" w:color="auto"/>
        <w:bottom w:val="none" w:sz="0" w:space="0" w:color="auto"/>
        <w:right w:val="none" w:sz="0" w:space="0" w:color="auto"/>
      </w:divBdr>
    </w:div>
    <w:div w:id="1693922001">
      <w:bodyDiv w:val="1"/>
      <w:marLeft w:val="0"/>
      <w:marRight w:val="0"/>
      <w:marTop w:val="0"/>
      <w:marBottom w:val="0"/>
      <w:divBdr>
        <w:top w:val="none" w:sz="0" w:space="0" w:color="auto"/>
        <w:left w:val="none" w:sz="0" w:space="0" w:color="auto"/>
        <w:bottom w:val="none" w:sz="0" w:space="0" w:color="auto"/>
        <w:right w:val="none" w:sz="0" w:space="0" w:color="auto"/>
      </w:divBdr>
    </w:div>
    <w:div w:id="1799107971">
      <w:bodyDiv w:val="1"/>
      <w:marLeft w:val="0"/>
      <w:marRight w:val="0"/>
      <w:marTop w:val="0"/>
      <w:marBottom w:val="0"/>
      <w:divBdr>
        <w:top w:val="none" w:sz="0" w:space="0" w:color="auto"/>
        <w:left w:val="none" w:sz="0" w:space="0" w:color="auto"/>
        <w:bottom w:val="none" w:sz="0" w:space="0" w:color="auto"/>
        <w:right w:val="none" w:sz="0" w:space="0" w:color="auto"/>
      </w:divBdr>
    </w:div>
    <w:div w:id="1805540554">
      <w:bodyDiv w:val="1"/>
      <w:marLeft w:val="0"/>
      <w:marRight w:val="0"/>
      <w:marTop w:val="0"/>
      <w:marBottom w:val="0"/>
      <w:divBdr>
        <w:top w:val="none" w:sz="0" w:space="0" w:color="auto"/>
        <w:left w:val="none" w:sz="0" w:space="0" w:color="auto"/>
        <w:bottom w:val="none" w:sz="0" w:space="0" w:color="auto"/>
        <w:right w:val="none" w:sz="0" w:space="0" w:color="auto"/>
      </w:divBdr>
    </w:div>
    <w:div w:id="1807354145">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 w:id="1923221792">
      <w:bodyDiv w:val="1"/>
      <w:marLeft w:val="0"/>
      <w:marRight w:val="0"/>
      <w:marTop w:val="0"/>
      <w:marBottom w:val="0"/>
      <w:divBdr>
        <w:top w:val="none" w:sz="0" w:space="0" w:color="auto"/>
        <w:left w:val="none" w:sz="0" w:space="0" w:color="auto"/>
        <w:bottom w:val="none" w:sz="0" w:space="0" w:color="auto"/>
        <w:right w:val="none" w:sz="0" w:space="0" w:color="auto"/>
      </w:divBdr>
    </w:div>
    <w:div w:id="2039306947">
      <w:bodyDiv w:val="1"/>
      <w:marLeft w:val="0"/>
      <w:marRight w:val="0"/>
      <w:marTop w:val="0"/>
      <w:marBottom w:val="0"/>
      <w:divBdr>
        <w:top w:val="none" w:sz="0" w:space="0" w:color="auto"/>
        <w:left w:val="none" w:sz="0" w:space="0" w:color="auto"/>
        <w:bottom w:val="none" w:sz="0" w:space="0" w:color="auto"/>
        <w:right w:val="none" w:sz="0" w:space="0" w:color="auto"/>
      </w:divBdr>
    </w:div>
    <w:div w:id="2064910252">
      <w:bodyDiv w:val="1"/>
      <w:marLeft w:val="0"/>
      <w:marRight w:val="0"/>
      <w:marTop w:val="0"/>
      <w:marBottom w:val="0"/>
      <w:divBdr>
        <w:top w:val="none" w:sz="0" w:space="0" w:color="auto"/>
        <w:left w:val="none" w:sz="0" w:space="0" w:color="auto"/>
        <w:bottom w:val="none" w:sz="0" w:space="0" w:color="auto"/>
        <w:right w:val="none" w:sz="0" w:space="0" w:color="auto"/>
      </w:divBdr>
    </w:div>
    <w:div w:id="209573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84AAE-B82A-4F60-A90A-28461FE05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29</Pages>
  <Words>8093</Words>
  <Characters>46132</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Joseph Stinziano</cp:lastModifiedBy>
  <cp:revision>9</cp:revision>
  <cp:lastPrinted>2020-01-22T17:29:00Z</cp:lastPrinted>
  <dcterms:created xsi:type="dcterms:W3CDTF">2020-07-02T13:21:00Z</dcterms:created>
  <dcterms:modified xsi:type="dcterms:W3CDTF">2020-07-06T21:03:00Z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